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F96A" w14:textId="77777777" w:rsidR="00581293" w:rsidRDefault="00581293" w:rsidP="00167CB4">
      <w:pPr>
        <w:spacing w:before="100" w:beforeAutospacing="1" w:after="100" w:afterAutospacing="1" w:line="240" w:lineRule="auto"/>
        <w:jc w:val="center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rtl/>
        </w:rPr>
      </w:pPr>
      <w:r w:rsidRPr="00581293">
        <w:rPr>
          <w:rFonts w:asciiTheme="minorBidi" w:eastAsia="Times New Roman" w:hAnsiTheme="minorBidi"/>
          <w:b/>
          <w:bCs/>
          <w:kern w:val="36"/>
          <w:sz w:val="48"/>
          <w:szCs w:val="48"/>
          <w:rtl/>
        </w:rPr>
        <w:t xml:space="preserve">ניתוח </w:t>
      </w:r>
      <w:proofErr w:type="spellStart"/>
      <w:r w:rsidRPr="00581293">
        <w:rPr>
          <w:rFonts w:asciiTheme="minorBidi" w:eastAsia="Times New Roman" w:hAnsiTheme="minorBidi"/>
          <w:b/>
          <w:bCs/>
          <w:kern w:val="36"/>
          <w:sz w:val="48"/>
          <w:szCs w:val="48"/>
          <w:rtl/>
        </w:rPr>
        <w:t>האיפיון</w:t>
      </w:r>
      <w:proofErr w:type="spellEnd"/>
      <w:r w:rsidRPr="00581293">
        <w:rPr>
          <w:rFonts w:asciiTheme="minorBidi" w:eastAsia="Times New Roman" w:hAnsiTheme="minorBidi"/>
          <w:b/>
          <w:bCs/>
          <w:kern w:val="36"/>
          <w:sz w:val="48"/>
          <w:szCs w:val="48"/>
          <w:rtl/>
        </w:rPr>
        <w:t xml:space="preserve"> הקיים והצעה ל</w:t>
      </w:r>
      <w:r>
        <w:rPr>
          <w:rFonts w:asciiTheme="minorBidi" w:eastAsia="Times New Roman" w:hAnsiTheme="minorBidi" w:hint="cs"/>
          <w:b/>
          <w:bCs/>
          <w:kern w:val="36"/>
          <w:sz w:val="48"/>
          <w:szCs w:val="48"/>
          <w:rtl/>
        </w:rPr>
        <w:t>שינוי ושדרוג</w:t>
      </w:r>
      <w:r w:rsidR="00167CB4">
        <w:rPr>
          <w:rFonts w:asciiTheme="minorBidi" w:eastAsia="Times New Roman" w:hAnsiTheme="minorBidi" w:hint="cs"/>
          <w:b/>
          <w:bCs/>
          <w:kern w:val="36"/>
          <w:sz w:val="48"/>
          <w:szCs w:val="48"/>
          <w:rtl/>
        </w:rPr>
        <w:t xml:space="preserve"> תהליכי ההכרה בסיעוד</w:t>
      </w:r>
      <w:r>
        <w:rPr>
          <w:rFonts w:asciiTheme="minorBidi" w:eastAsia="Times New Roman" w:hAnsiTheme="minorBidi" w:hint="cs"/>
          <w:b/>
          <w:bCs/>
          <w:kern w:val="36"/>
          <w:sz w:val="48"/>
          <w:szCs w:val="48"/>
          <w:rtl/>
        </w:rPr>
        <w:t xml:space="preserve"> לאור מהפכת ה</w:t>
      </w:r>
      <w:r w:rsidR="00167CB4">
        <w:rPr>
          <w:rFonts w:asciiTheme="minorBidi" w:eastAsia="Times New Roman" w:hAnsiTheme="minorBidi" w:hint="cs"/>
          <w:b/>
          <w:bCs/>
          <w:kern w:val="36"/>
          <w:sz w:val="48"/>
          <w:szCs w:val="48"/>
          <w:rtl/>
        </w:rPr>
        <w:t>-</w:t>
      </w:r>
      <w:r>
        <w:rPr>
          <w:rFonts w:asciiTheme="minorBidi" w:eastAsia="Times New Roman" w:hAnsiTheme="minorBidi" w:hint="cs"/>
          <w:b/>
          <w:bCs/>
          <w:kern w:val="36"/>
          <w:sz w:val="48"/>
          <w:szCs w:val="48"/>
        </w:rPr>
        <w:t>AI</w:t>
      </w:r>
    </w:p>
    <w:p w14:paraId="02260CA3" w14:textId="77777777" w:rsidR="00581293" w:rsidRPr="00167CB4" w:rsidRDefault="00581293" w:rsidP="00581293">
      <w:pPr>
        <w:spacing w:before="100" w:beforeAutospacing="1" w:after="100" w:afterAutospacing="1" w:line="240" w:lineRule="auto"/>
        <w:jc w:val="center"/>
        <w:outlineLvl w:val="0"/>
        <w:rPr>
          <w:rFonts w:asciiTheme="minorBidi" w:eastAsia="Times New Roman" w:hAnsiTheme="minorBidi"/>
          <w:b/>
          <w:bCs/>
          <w:kern w:val="36"/>
          <w:sz w:val="32"/>
          <w:szCs w:val="32"/>
          <w:rtl/>
        </w:rPr>
      </w:pPr>
      <w:r w:rsidRPr="00167CB4">
        <w:rPr>
          <w:rFonts w:asciiTheme="minorBidi" w:eastAsia="Times New Roman" w:hAnsiTheme="minorBidi" w:hint="cs"/>
          <w:b/>
          <w:bCs/>
          <w:kern w:val="36"/>
          <w:sz w:val="32"/>
          <w:szCs w:val="32"/>
          <w:rtl/>
        </w:rPr>
        <w:t>החדשנות של המחר ולא של האתמול..</w:t>
      </w:r>
    </w:p>
    <w:p w14:paraId="08BF7461" w14:textId="54731410" w:rsidR="00AD6842" w:rsidRPr="00581293" w:rsidRDefault="00E7672C" w:rsidP="00167CB4">
      <w:p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ins w:id="0" w:author="moran ran" w:date="2025-01-30T17:43:00Z" w16du:dateUtc="2025-01-30T15:43:00Z">
        <w:r>
          <w:rPr>
            <w:rFonts w:asciiTheme="minorBidi" w:eastAsia="Times New Roman" w:hAnsiTheme="minorBidi" w:hint="cs"/>
            <w:sz w:val="24"/>
            <w:szCs w:val="24"/>
            <w:rtl/>
          </w:rPr>
          <w:t xml:space="preserve">הנחת עבודה: </w:t>
        </w:r>
      </w:ins>
      <w:r w:rsidR="00AD6842" w:rsidRPr="00581293">
        <w:rPr>
          <w:rFonts w:asciiTheme="minorBidi" w:eastAsia="Times New Roman" w:hAnsiTheme="minorBidi"/>
          <w:sz w:val="24"/>
          <w:szCs w:val="24"/>
          <w:rtl/>
        </w:rPr>
        <w:t>הא</w:t>
      </w:r>
      <w:del w:id="1" w:author="moran ran" w:date="2025-01-30T17:43:00Z" w16du:dateUtc="2025-01-30T15:43:00Z">
        <w:r w:rsidR="00AD6842" w:rsidRPr="00581293" w:rsidDel="00E7672C">
          <w:rPr>
            <w:rFonts w:asciiTheme="minorBidi" w:eastAsia="Times New Roman" w:hAnsiTheme="minorBidi"/>
            <w:sz w:val="24"/>
            <w:szCs w:val="24"/>
            <w:rtl/>
          </w:rPr>
          <w:delText>י</w:delText>
        </w:r>
      </w:del>
      <w:r w:rsidR="00AD6842" w:rsidRPr="00581293">
        <w:rPr>
          <w:rFonts w:asciiTheme="minorBidi" w:eastAsia="Times New Roman" w:hAnsiTheme="minorBidi"/>
          <w:sz w:val="24"/>
          <w:szCs w:val="24"/>
          <w:rtl/>
        </w:rPr>
        <w:t xml:space="preserve">פיון הקיים </w:t>
      </w:r>
      <w:ins w:id="2" w:author="moran ran" w:date="2025-01-30T17:43:00Z" w16du:dateUtc="2025-01-30T15:43:00Z">
        <w:r>
          <w:rPr>
            <w:rFonts w:asciiTheme="minorBidi" w:eastAsia="Times New Roman" w:hAnsiTheme="minorBidi" w:hint="cs"/>
            <w:sz w:val="24"/>
            <w:szCs w:val="24"/>
            <w:rtl/>
          </w:rPr>
          <w:t xml:space="preserve">שהוצע במסמך... </w:t>
        </w:r>
      </w:ins>
      <w:r w:rsidR="00AD6842" w:rsidRPr="00581293">
        <w:rPr>
          <w:rFonts w:asciiTheme="minorBidi" w:eastAsia="Times New Roman" w:hAnsiTheme="minorBidi"/>
          <w:sz w:val="24"/>
          <w:szCs w:val="24"/>
          <w:rtl/>
        </w:rPr>
        <w:t>משקף את החשיבה של 2021, כשהדגש היה על אוטומציה של תהליכים קיימים. כיום, עם התקדמות ה</w:t>
      </w:r>
      <w:r w:rsidR="00AD6842" w:rsidRPr="00581293">
        <w:rPr>
          <w:rFonts w:asciiTheme="minorBidi" w:eastAsia="Times New Roman" w:hAnsiTheme="minorBidi"/>
          <w:sz w:val="24"/>
          <w:szCs w:val="24"/>
        </w:rPr>
        <w:t xml:space="preserve">-AI, </w:t>
      </w:r>
      <w:r w:rsidR="00AD6842" w:rsidRPr="00581293">
        <w:rPr>
          <w:rFonts w:asciiTheme="minorBidi" w:eastAsia="Times New Roman" w:hAnsiTheme="minorBidi"/>
          <w:sz w:val="24"/>
          <w:szCs w:val="24"/>
          <w:rtl/>
        </w:rPr>
        <w:t>יש הזדמנות לשינוי מהותי יותר שישפר את איכות ההערכות עצמן ואת השירות לאזרח</w:t>
      </w:r>
      <w:r w:rsidR="00AD6842" w:rsidRPr="00581293">
        <w:rPr>
          <w:rFonts w:asciiTheme="minorBidi" w:eastAsia="Times New Roman" w:hAnsiTheme="minorBidi"/>
          <w:sz w:val="24"/>
          <w:szCs w:val="24"/>
        </w:rPr>
        <w:t>.</w:t>
      </w:r>
    </w:p>
    <w:p w14:paraId="33E05255" w14:textId="77777777" w:rsidR="00581293" w:rsidRPr="00581293" w:rsidRDefault="00581293" w:rsidP="0058129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המצב </w:t>
      </w:r>
      <w:proofErr w:type="spellStart"/>
      <w:r w:rsidRPr="00581293">
        <w:rPr>
          <w:rFonts w:asciiTheme="minorBidi" w:eastAsia="Times New Roman" w:hAnsiTheme="minorBidi"/>
          <w:b/>
          <w:bCs/>
          <w:sz w:val="24"/>
          <w:szCs w:val="24"/>
          <w:rtl/>
        </w:rPr>
        <w:t>באיפיון</w:t>
      </w:r>
      <w:proofErr w:type="spellEnd"/>
      <w:r w:rsidRPr="00581293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 הקיים</w:t>
      </w:r>
      <w:r w:rsidRPr="00581293">
        <w:rPr>
          <w:rFonts w:asciiTheme="minorBidi" w:eastAsia="Times New Roman" w:hAnsiTheme="minorBidi"/>
          <w:b/>
          <w:bCs/>
          <w:sz w:val="24"/>
          <w:szCs w:val="24"/>
        </w:rPr>
        <w:t xml:space="preserve"> (2021)</w:t>
      </w:r>
      <w:r>
        <w:rPr>
          <w:rFonts w:asciiTheme="minorBidi" w:eastAsia="Times New Roman" w:hAnsiTheme="minorBidi"/>
          <w:b/>
          <w:bCs/>
          <w:sz w:val="24"/>
          <w:szCs w:val="24"/>
        </w:rPr>
        <w:t xml:space="preserve"> </w:t>
      </w:r>
      <w:r w:rsidRPr="00581293">
        <w:rPr>
          <w:rFonts w:asciiTheme="minorBidi" w:eastAsia="Times New Roman" w:hAnsiTheme="minorBidi"/>
          <w:b/>
          <w:bCs/>
          <w:sz w:val="24"/>
          <w:szCs w:val="24"/>
        </w:rPr>
        <w:t>:</w:t>
      </w:r>
    </w:p>
    <w:p w14:paraId="3FC34DFA" w14:textId="718B0BB3" w:rsidR="00581293" w:rsidRPr="00581293" w:rsidRDefault="00581293" w:rsidP="00581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sz w:val="24"/>
          <w:szCs w:val="24"/>
        </w:rPr>
      </w:pPr>
      <w:r w:rsidRPr="00581293">
        <w:rPr>
          <w:rFonts w:asciiTheme="minorBidi" w:eastAsia="Times New Roman" w:hAnsiTheme="minorBidi"/>
          <w:b/>
          <w:bCs/>
          <w:sz w:val="24"/>
          <w:szCs w:val="24"/>
          <w:rtl/>
        </w:rPr>
        <w:t>מתמקד באוטומציה של תהליך הניתוב</w:t>
      </w:r>
      <w:ins w:id="3" w:author="moran ran" w:date="2025-01-30T17:44:00Z" w16du:dateUtc="2025-01-30T15:44:00Z">
        <w:r w:rsidR="00E7672C">
          <w:rPr>
            <w:rFonts w:asciiTheme="minorBidi" w:eastAsia="Times New Roman" w:hAnsiTheme="minorBidi" w:hint="cs"/>
            <w:b/>
            <w:bCs/>
            <w:sz w:val="24"/>
            <w:szCs w:val="24"/>
            <w:rtl/>
          </w:rPr>
          <w:t xml:space="preserve"> לטיפול המעריכים (ניהול תורים)</w:t>
        </w:r>
      </w:ins>
      <w:r w:rsidRPr="00581293">
        <w:rPr>
          <w:rFonts w:asciiTheme="minorBidi" w:eastAsia="Times New Roman" w:hAnsiTheme="minorBidi"/>
          <w:b/>
          <w:bCs/>
          <w:sz w:val="24"/>
          <w:szCs w:val="24"/>
        </w:rPr>
        <w:t xml:space="preserve">: </w:t>
      </w:r>
    </w:p>
    <w:p w14:paraId="429348DF" w14:textId="77777777" w:rsidR="00581293" w:rsidRPr="00581293" w:rsidRDefault="00581293" w:rsidP="005812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חלוקת עבודה בין מעריכים</w:t>
      </w:r>
    </w:p>
    <w:p w14:paraId="275F7B77" w14:textId="77777777" w:rsidR="00581293" w:rsidRPr="00581293" w:rsidRDefault="00581293" w:rsidP="005812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ניהול זמינות מעריכים</w:t>
      </w:r>
    </w:p>
    <w:p w14:paraId="15103FA7" w14:textId="77777777" w:rsidR="00581293" w:rsidRPr="00581293" w:rsidRDefault="00581293" w:rsidP="005812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תיעדוף לפי דחיפות ושפה</w:t>
      </w:r>
    </w:p>
    <w:p w14:paraId="2B669EB8" w14:textId="77777777" w:rsidR="00581293" w:rsidRPr="00581293" w:rsidRDefault="00581293" w:rsidP="005812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חלוקה רנדומלית והוגנת</w:t>
      </w:r>
    </w:p>
    <w:p w14:paraId="1AE3C366" w14:textId="77777777" w:rsidR="00581293" w:rsidRPr="00581293" w:rsidRDefault="00581293" w:rsidP="00581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b/>
          <w:bCs/>
          <w:sz w:val="24"/>
          <w:szCs w:val="24"/>
          <w:rtl/>
        </w:rPr>
        <w:t>מגבלות הפתרון המוצע</w:t>
      </w:r>
      <w:r w:rsidRPr="00581293">
        <w:rPr>
          <w:rFonts w:asciiTheme="minorBidi" w:eastAsia="Times New Roman" w:hAnsiTheme="minorBidi"/>
          <w:sz w:val="24"/>
          <w:szCs w:val="24"/>
        </w:rPr>
        <w:t xml:space="preserve">: </w:t>
      </w:r>
    </w:p>
    <w:p w14:paraId="2ECBEFA1" w14:textId="77777777" w:rsidR="00581293" w:rsidRPr="00581293" w:rsidRDefault="00581293" w:rsidP="005812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עדיין תלוי בהערכה ידנית</w:t>
      </w:r>
    </w:p>
    <w:p w14:paraId="60B4C994" w14:textId="77777777" w:rsidR="00581293" w:rsidRPr="00581293" w:rsidRDefault="00581293" w:rsidP="005812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לא מייעל את תהליך ההערכה עצמו</w:t>
      </w:r>
    </w:p>
    <w:p w14:paraId="12A627A8" w14:textId="77777777" w:rsidR="00581293" w:rsidRPr="00581293" w:rsidRDefault="00581293" w:rsidP="005812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לא משפר את דיוק ההערכות</w:t>
      </w:r>
    </w:p>
    <w:p w14:paraId="0B4C194C" w14:textId="278E0D7D" w:rsidR="00581293" w:rsidRPr="00581293" w:rsidRDefault="00581293" w:rsidP="005812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 xml:space="preserve">מתמקד בתהליך </w:t>
      </w:r>
      <w:ins w:id="4" w:author="moran ran" w:date="2025-01-30T17:45:00Z" w16du:dateUtc="2025-01-30T15:45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ההערכה </w:t>
        </w:r>
      </w:ins>
      <w:r w:rsidRPr="00581293">
        <w:rPr>
          <w:rFonts w:asciiTheme="minorBidi" w:eastAsia="Times New Roman" w:hAnsiTheme="minorBidi"/>
          <w:sz w:val="24"/>
          <w:szCs w:val="24"/>
          <w:rtl/>
        </w:rPr>
        <w:t>ולא ב</w:t>
      </w:r>
      <w:ins w:id="5" w:author="moran ran" w:date="2025-01-30T17:45:00Z" w16du:dateUtc="2025-01-30T15:45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>מודל השירות או ה</w:t>
        </w:r>
      </w:ins>
      <w:r w:rsidRPr="00581293">
        <w:rPr>
          <w:rFonts w:asciiTheme="minorBidi" w:eastAsia="Times New Roman" w:hAnsiTheme="minorBidi"/>
          <w:sz w:val="24"/>
          <w:szCs w:val="24"/>
          <w:rtl/>
        </w:rPr>
        <w:t>תוצאה</w:t>
      </w:r>
    </w:p>
    <w:p w14:paraId="0173341B" w14:textId="77777777" w:rsidR="00581293" w:rsidRPr="00581293" w:rsidRDefault="00581293" w:rsidP="0058129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b/>
          <w:bCs/>
          <w:sz w:val="24"/>
          <w:szCs w:val="24"/>
          <w:rtl/>
        </w:rPr>
        <w:t>לאן כדאי להתקדם - הזדמנויות ב</w:t>
      </w:r>
      <w:r w:rsidRPr="00581293">
        <w:rPr>
          <w:rFonts w:asciiTheme="minorBidi" w:eastAsia="Times New Roman" w:hAnsiTheme="minorBidi"/>
          <w:b/>
          <w:bCs/>
          <w:sz w:val="24"/>
          <w:szCs w:val="24"/>
        </w:rPr>
        <w:t>-AI:</w:t>
      </w:r>
    </w:p>
    <w:p w14:paraId="3BA2ABD4" w14:textId="77777777" w:rsidR="00581293" w:rsidRPr="00581293" w:rsidRDefault="00581293" w:rsidP="00581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b/>
          <w:bCs/>
          <w:sz w:val="24"/>
          <w:szCs w:val="24"/>
          <w:rtl/>
        </w:rPr>
        <w:t>שיפור תהליך ההערכה עצמו</w:t>
      </w:r>
      <w:r w:rsidRPr="00581293">
        <w:rPr>
          <w:rFonts w:asciiTheme="minorBidi" w:eastAsia="Times New Roman" w:hAnsiTheme="minorBidi"/>
          <w:b/>
          <w:bCs/>
          <w:sz w:val="24"/>
          <w:szCs w:val="24"/>
        </w:rPr>
        <w:t>:</w:t>
      </w:r>
      <w:r w:rsidRPr="00581293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6AA6AA72" w14:textId="77777777" w:rsidR="00581293" w:rsidRPr="00581293" w:rsidRDefault="00581293" w:rsidP="005812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ניתוח תיקים רפואיים אוטומטי</w:t>
      </w:r>
    </w:p>
    <w:p w14:paraId="5B32222B" w14:textId="77777777" w:rsidR="00E7672C" w:rsidRDefault="00E7672C" w:rsidP="00581293">
      <w:pPr>
        <w:numPr>
          <w:ilvl w:val="1"/>
          <w:numId w:val="2"/>
        </w:numPr>
        <w:spacing w:before="100" w:beforeAutospacing="1" w:after="100" w:afterAutospacing="1" w:line="240" w:lineRule="auto"/>
        <w:rPr>
          <w:ins w:id="6" w:author="moran ran" w:date="2025-01-30T17:45:00Z" w16du:dateUtc="2025-01-30T15:45:00Z"/>
          <w:rFonts w:asciiTheme="minorBidi" w:eastAsia="Times New Roman" w:hAnsiTheme="minorBidi"/>
          <w:sz w:val="24"/>
          <w:szCs w:val="24"/>
        </w:rPr>
      </w:pPr>
      <w:ins w:id="7" w:author="moran ran" w:date="2025-01-30T17:45:00Z" w16du:dateUtc="2025-01-30T15:45:00Z">
        <w:r>
          <w:rPr>
            <w:rFonts w:asciiTheme="minorBidi" w:eastAsia="Times New Roman" w:hAnsiTheme="minorBidi" w:hint="cs"/>
            <w:sz w:val="24"/>
            <w:szCs w:val="24"/>
            <w:rtl/>
          </w:rPr>
          <w:t>האחדה (</w:t>
        </w:r>
      </w:ins>
      <w:r w:rsidR="00581293" w:rsidRPr="00581293">
        <w:rPr>
          <w:rFonts w:asciiTheme="minorBidi" w:eastAsia="Times New Roman" w:hAnsiTheme="minorBidi"/>
          <w:sz w:val="24"/>
          <w:szCs w:val="24"/>
          <w:rtl/>
        </w:rPr>
        <w:t>סטנדרטיזציה</w:t>
      </w:r>
      <w:ins w:id="8" w:author="moran ran" w:date="2025-01-30T17:45:00Z" w16du:dateUtc="2025-01-30T15:45:00Z">
        <w:r>
          <w:rPr>
            <w:rFonts w:asciiTheme="minorBidi" w:eastAsia="Times New Roman" w:hAnsiTheme="minorBidi" w:hint="cs"/>
            <w:sz w:val="24"/>
            <w:szCs w:val="24"/>
            <w:rtl/>
          </w:rPr>
          <w:t>)</w:t>
        </w:r>
      </w:ins>
      <w:r w:rsidR="00581293" w:rsidRPr="00581293">
        <w:rPr>
          <w:rFonts w:asciiTheme="minorBidi" w:eastAsia="Times New Roman" w:hAnsiTheme="minorBidi"/>
          <w:sz w:val="24"/>
          <w:szCs w:val="24"/>
          <w:rtl/>
        </w:rPr>
        <w:t xml:space="preserve"> של תהליך ההערכה</w:t>
      </w:r>
    </w:p>
    <w:p w14:paraId="16E5D931" w14:textId="505FD626" w:rsidR="00581293" w:rsidRPr="00581293" w:rsidRDefault="00581293" w:rsidP="00E767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del w:id="9" w:author="moran ran" w:date="2025-01-30T17:45:00Z" w16du:dateUtc="2025-01-30T15:45:00Z">
        <w:r w:rsidDel="00E7672C">
          <w:rPr>
            <w:rFonts w:asciiTheme="minorBidi" w:eastAsia="Times New Roman" w:hAnsiTheme="minorBidi" w:hint="cs"/>
            <w:sz w:val="24"/>
            <w:szCs w:val="24"/>
            <w:rtl/>
          </w:rPr>
          <w:delText xml:space="preserve"> ואוטומיזציה של התהליך</w:delText>
        </w:r>
      </w:del>
      <w:ins w:id="10" w:author="moran ran" w:date="2025-01-30T17:45:00Z" w16du:dateUtc="2025-01-30T15:45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>המרת נתונים אוטומטית</w:t>
        </w:r>
      </w:ins>
      <w:r>
        <w:rPr>
          <w:rFonts w:asciiTheme="minorBidi" w:eastAsia="Times New Roman" w:hAnsiTheme="minorBidi" w:hint="cs"/>
          <w:sz w:val="24"/>
          <w:szCs w:val="24"/>
          <w:rtl/>
        </w:rPr>
        <w:t xml:space="preserve"> ל</w:t>
      </w:r>
      <w:ins w:id="11" w:author="moran ran" w:date="2025-01-30T17:45:00Z" w16du:dateUtc="2025-01-30T15:45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פי </w:t>
        </w:r>
      </w:ins>
      <w:r>
        <w:rPr>
          <w:rFonts w:asciiTheme="minorBidi" w:eastAsia="Times New Roman" w:hAnsiTheme="minorBidi" w:hint="cs"/>
          <w:sz w:val="24"/>
          <w:szCs w:val="24"/>
          <w:rtl/>
        </w:rPr>
        <w:t>קלסיפיקציה</w:t>
      </w:r>
      <w:ins w:id="12" w:author="moran ran" w:date="2025-01-30T17:46:00Z" w16du:dateUtc="2025-01-30T15:46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 מקצועית </w:t>
        </w:r>
      </w:ins>
    </w:p>
    <w:p w14:paraId="0AC9F75C" w14:textId="4358D8D6" w:rsidR="00581293" w:rsidRPr="00581293" w:rsidRDefault="00581293" w:rsidP="005812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המלצות מבוססות על מקרים דומים</w:t>
      </w:r>
      <w:r>
        <w:rPr>
          <w:rFonts w:asciiTheme="minorBidi" w:eastAsia="Times New Roman" w:hAnsiTheme="minorBidi" w:hint="cs"/>
          <w:sz w:val="24"/>
          <w:szCs w:val="24"/>
          <w:rtl/>
        </w:rPr>
        <w:t xml:space="preserve"> </w:t>
      </w:r>
      <w:del w:id="13" w:author="moran ran" w:date="2025-01-30T17:46:00Z" w16du:dateUtc="2025-01-30T15:46:00Z">
        <w:r w:rsidDel="00E7672C">
          <w:rPr>
            <w:rFonts w:asciiTheme="minorBidi" w:eastAsia="Times New Roman" w:hAnsiTheme="minorBidi" w:hint="cs"/>
            <w:sz w:val="24"/>
            <w:szCs w:val="24"/>
            <w:rtl/>
          </w:rPr>
          <w:delText>ו</w:delText>
        </w:r>
        <w:r w:rsidDel="00E7672C">
          <w:rPr>
            <w:rFonts w:asciiTheme="minorBidi" w:eastAsia="Times New Roman" w:hAnsiTheme="minorBidi"/>
            <w:sz w:val="24"/>
            <w:szCs w:val="24"/>
          </w:rPr>
          <w:delText>Machin learning</w:delText>
        </w:r>
      </w:del>
      <w:ins w:id="14" w:author="moran ran" w:date="2025-01-30T17:46:00Z" w16du:dateUtc="2025-01-30T15:46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ולמידת מכונה </w:t>
        </w:r>
      </w:ins>
    </w:p>
    <w:p w14:paraId="01232DA3" w14:textId="77777777" w:rsidR="00581293" w:rsidRDefault="00581293" w:rsidP="005812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 w:hint="cs"/>
          <w:sz w:val="24"/>
          <w:szCs w:val="24"/>
          <w:rtl/>
        </w:rPr>
        <w:t>התבססות על הערכה תפקודית וסיווגה לפי מרכיבי התפקוד השונים (</w:t>
      </w:r>
      <w:r>
        <w:rPr>
          <w:rFonts w:asciiTheme="minorBidi" w:eastAsia="Times New Roman" w:hAnsiTheme="minorBidi" w:hint="cs"/>
          <w:sz w:val="24"/>
          <w:szCs w:val="24"/>
        </w:rPr>
        <w:t>ICF</w:t>
      </w:r>
      <w:r>
        <w:rPr>
          <w:rFonts w:asciiTheme="minorBidi" w:eastAsia="Times New Roman" w:hAnsiTheme="minorBidi" w:hint="cs"/>
          <w:sz w:val="24"/>
          <w:szCs w:val="24"/>
          <w:rtl/>
        </w:rPr>
        <w:t>): תפקוד אישי, חברתי, סביבתי בריאותי</w:t>
      </w:r>
    </w:p>
    <w:p w14:paraId="3D9A75F2" w14:textId="1C325C24" w:rsidR="00581293" w:rsidRPr="00581293" w:rsidRDefault="00581293" w:rsidP="005812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זיהוי דפוסים והתדרדרות תפקודית</w:t>
      </w:r>
      <w:ins w:id="15" w:author="moran ran" w:date="2025-01-30T17:46:00Z" w16du:dateUtc="2025-01-30T15:46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 </w:t>
        </w:r>
        <w:r w:rsidR="00E7672C">
          <w:rPr>
            <w:rFonts w:asciiTheme="minorBidi" w:eastAsia="Times New Roman" w:hAnsiTheme="minorBidi"/>
            <w:sz w:val="24"/>
            <w:szCs w:val="24"/>
            <w:rtl/>
          </w:rPr>
          <w:t>–</w:t>
        </w:r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 אילו מדדים נוספים מעניינים את המשרד? כדאי לתת </w:t>
        </w:r>
      </w:ins>
      <w:ins w:id="16" w:author="moran ran" w:date="2025-01-30T17:47:00Z" w16du:dateUtc="2025-01-30T15:47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מקום לניתוח ממדים מעמיק ורחב ופיתוח מדדים חדשים כמו למשל השיח על מדד שבריריות. </w:t>
        </w:r>
      </w:ins>
    </w:p>
    <w:p w14:paraId="69AB9370" w14:textId="77777777" w:rsidR="00581293" w:rsidRPr="00581293" w:rsidRDefault="00581293" w:rsidP="00581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b/>
          <w:bCs/>
          <w:sz w:val="24"/>
          <w:szCs w:val="24"/>
          <w:rtl/>
        </w:rPr>
        <w:t>שילוב מקורות מידע</w:t>
      </w:r>
      <w:r w:rsidRPr="00581293">
        <w:rPr>
          <w:rFonts w:asciiTheme="minorBidi" w:eastAsia="Times New Roman" w:hAnsiTheme="minorBidi"/>
          <w:b/>
          <w:bCs/>
          <w:sz w:val="24"/>
          <w:szCs w:val="24"/>
        </w:rPr>
        <w:t>:</w:t>
      </w:r>
      <w:r w:rsidRPr="00581293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764422C6" w14:textId="77777777" w:rsidR="00581293" w:rsidRDefault="00581293" w:rsidP="005812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מידע רפואי מקופות החולים</w:t>
      </w:r>
    </w:p>
    <w:p w14:paraId="2EF70622" w14:textId="77777777" w:rsidR="00581293" w:rsidRPr="00581293" w:rsidRDefault="00581293" w:rsidP="005812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 w:hint="cs"/>
          <w:sz w:val="24"/>
          <w:szCs w:val="24"/>
          <w:rtl/>
        </w:rPr>
        <w:t>מידע על אשפוזים</w:t>
      </w:r>
    </w:p>
    <w:p w14:paraId="55B31819" w14:textId="77777777" w:rsidR="00581293" w:rsidRDefault="00581293" w:rsidP="00581293">
      <w:pPr>
        <w:numPr>
          <w:ilvl w:val="1"/>
          <w:numId w:val="2"/>
        </w:numPr>
        <w:spacing w:before="100" w:beforeAutospacing="1" w:after="100" w:afterAutospacing="1" w:line="240" w:lineRule="auto"/>
        <w:rPr>
          <w:ins w:id="17" w:author="moran ran" w:date="2025-01-30T17:47:00Z" w16du:dateUtc="2025-01-30T15:47:00Z"/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היסטוריית טיפולים</w:t>
      </w:r>
    </w:p>
    <w:p w14:paraId="2D326710" w14:textId="1725AFFA" w:rsidR="00E7672C" w:rsidRPr="00581293" w:rsidRDefault="00E7672C" w:rsidP="005812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ins w:id="18" w:author="moran ran" w:date="2025-01-30T17:47:00Z" w16du:dateUtc="2025-01-30T15:47:00Z">
        <w:r>
          <w:rPr>
            <w:rFonts w:asciiTheme="minorBidi" w:eastAsia="Times New Roman" w:hAnsiTheme="minorBidi" w:hint="cs"/>
            <w:sz w:val="24"/>
            <w:szCs w:val="24"/>
            <w:rtl/>
          </w:rPr>
          <w:t>מידע מתוך מקורו</w:t>
        </w:r>
      </w:ins>
      <w:ins w:id="19" w:author="moran ran" w:date="2025-01-30T17:48:00Z" w16du:dateUtc="2025-01-30T15:48:00Z">
        <w:r>
          <w:rPr>
            <w:rFonts w:asciiTheme="minorBidi" w:eastAsia="Times New Roman" w:hAnsiTheme="minorBidi" w:hint="cs"/>
            <w:sz w:val="24"/>
            <w:szCs w:val="24"/>
            <w:rtl/>
          </w:rPr>
          <w:t xml:space="preserve">ת שונים </w:t>
        </w:r>
        <w:proofErr w:type="spellStart"/>
        <w:r>
          <w:rPr>
            <w:rFonts w:asciiTheme="minorBidi" w:eastAsia="Times New Roman" w:hAnsiTheme="minorBidi" w:hint="cs"/>
            <w:sz w:val="24"/>
            <w:szCs w:val="24"/>
            <w:rtl/>
          </w:rPr>
          <w:t>בבטלא</w:t>
        </w:r>
      </w:ins>
      <w:proofErr w:type="spellEnd"/>
    </w:p>
    <w:p w14:paraId="52B05770" w14:textId="77777777" w:rsidR="00581293" w:rsidRPr="00581293" w:rsidRDefault="00581293" w:rsidP="005812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דיווחי מטפלים ומשפחה</w:t>
      </w:r>
      <w:r>
        <w:rPr>
          <w:rFonts w:asciiTheme="minorBidi" w:eastAsia="Times New Roman" w:hAnsiTheme="minorBidi" w:hint="cs"/>
          <w:sz w:val="24"/>
          <w:szCs w:val="24"/>
          <w:rtl/>
        </w:rPr>
        <w:t>?</w:t>
      </w:r>
    </w:p>
    <w:p w14:paraId="52175427" w14:textId="77777777" w:rsidR="00581293" w:rsidRPr="00581293" w:rsidRDefault="00581293" w:rsidP="005812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מידע ממערכות רווחה</w:t>
      </w:r>
      <w:r>
        <w:rPr>
          <w:rFonts w:asciiTheme="minorBidi" w:eastAsia="Times New Roman" w:hAnsiTheme="minorBidi" w:hint="cs"/>
          <w:sz w:val="24"/>
          <w:szCs w:val="24"/>
          <w:rtl/>
        </w:rPr>
        <w:t>?</w:t>
      </w:r>
    </w:p>
    <w:p w14:paraId="64044EA8" w14:textId="77777777" w:rsidR="00581293" w:rsidRPr="00581293" w:rsidRDefault="00581293" w:rsidP="00581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b/>
          <w:bCs/>
          <w:sz w:val="24"/>
          <w:szCs w:val="24"/>
          <w:rtl/>
        </w:rPr>
        <w:t>בניית פרופיל תפקודי חכם</w:t>
      </w:r>
      <w:r w:rsidRPr="00581293">
        <w:rPr>
          <w:rFonts w:asciiTheme="minorBidi" w:eastAsia="Times New Roman" w:hAnsiTheme="minorBidi"/>
          <w:b/>
          <w:bCs/>
          <w:sz w:val="24"/>
          <w:szCs w:val="24"/>
        </w:rPr>
        <w:t>:</w:t>
      </w:r>
      <w:r w:rsidRPr="00581293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144A71DA" w14:textId="33D3C66B" w:rsidR="00581293" w:rsidRPr="00581293" w:rsidRDefault="00581293" w:rsidP="005812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מדדים אובייקטיביים</w:t>
      </w:r>
      <w:r>
        <w:rPr>
          <w:rFonts w:asciiTheme="minorBidi" w:eastAsia="Times New Roman" w:hAnsiTheme="minorBidi" w:hint="cs"/>
          <w:sz w:val="24"/>
          <w:szCs w:val="24"/>
          <w:rtl/>
        </w:rPr>
        <w:t xml:space="preserve"> מבוססים ומתוקפים- </w:t>
      </w:r>
      <w:r>
        <w:rPr>
          <w:rFonts w:asciiTheme="minorBidi" w:eastAsia="Times New Roman" w:hAnsiTheme="minorBidi" w:hint="cs"/>
          <w:sz w:val="24"/>
          <w:szCs w:val="24"/>
        </w:rPr>
        <w:t>ICF</w:t>
      </w:r>
      <w:ins w:id="20" w:author="moran ran" w:date="2025-01-30T17:48:00Z" w16du:dateUtc="2025-01-30T15:48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 והרחבתו (סביבה, חברה, משתנים אישיים)</w:t>
        </w:r>
      </w:ins>
    </w:p>
    <w:p w14:paraId="06FE847A" w14:textId="77777777" w:rsidR="00581293" w:rsidRPr="00581293" w:rsidRDefault="00581293" w:rsidP="005812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מעקב אחר שינויים לאורך זמן</w:t>
      </w:r>
    </w:p>
    <w:p w14:paraId="6D2CEC59" w14:textId="77777777" w:rsidR="00581293" w:rsidRPr="00581293" w:rsidRDefault="00581293" w:rsidP="005812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זיהוי מגמות והתראה מוקדמת</w:t>
      </w:r>
    </w:p>
    <w:p w14:paraId="6F73FCBA" w14:textId="6B2EE8CE" w:rsidR="00581293" w:rsidRDefault="00581293" w:rsidP="005812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 w:hint="cs"/>
          <w:sz w:val="24"/>
          <w:szCs w:val="24"/>
          <w:rtl/>
        </w:rPr>
        <w:t xml:space="preserve">המלצות מותאמות </w:t>
      </w:r>
      <w:ins w:id="21" w:author="moran ran" w:date="2025-01-30T17:48:00Z" w16du:dateUtc="2025-01-30T15:48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>ת</w:t>
        </w:r>
      </w:ins>
      <w:del w:id="22" w:author="moran ran" w:date="2025-01-30T17:48:00Z" w16du:dateUtc="2025-01-30T15:48:00Z">
        <w:r w:rsidDel="00E7672C">
          <w:rPr>
            <w:rFonts w:asciiTheme="minorBidi" w:eastAsia="Times New Roman" w:hAnsiTheme="minorBidi" w:hint="cs"/>
            <w:sz w:val="24"/>
            <w:szCs w:val="24"/>
            <w:rtl/>
          </w:rPr>
          <w:delText>ל</w:delText>
        </w:r>
      </w:del>
      <w:r>
        <w:rPr>
          <w:rFonts w:asciiTheme="minorBidi" w:eastAsia="Times New Roman" w:hAnsiTheme="minorBidi" w:hint="cs"/>
          <w:sz w:val="24"/>
          <w:szCs w:val="24"/>
          <w:rtl/>
        </w:rPr>
        <w:t>פקוד ו</w:t>
      </w:r>
      <w:r w:rsidRPr="00581293">
        <w:rPr>
          <w:rFonts w:asciiTheme="minorBidi" w:eastAsia="Times New Roman" w:hAnsiTheme="minorBidi"/>
          <w:sz w:val="24"/>
          <w:szCs w:val="24"/>
          <w:rtl/>
        </w:rPr>
        <w:t>התאמה דינמית של תכנית הטיפול</w:t>
      </w:r>
      <w:ins w:id="23" w:author="moran ran" w:date="2025-01-30T17:48:00Z" w16du:dateUtc="2025-01-30T15:48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 </w:t>
        </w:r>
        <w:r w:rsidR="00E7672C">
          <w:rPr>
            <w:rFonts w:asciiTheme="minorBidi" w:eastAsia="Times New Roman" w:hAnsiTheme="minorBidi"/>
            <w:sz w:val="24"/>
            <w:szCs w:val="24"/>
            <w:rtl/>
          </w:rPr>
          <w:t>–</w:t>
        </w:r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 אילו המלצות ואיזו תוכנית? </w:t>
        </w:r>
      </w:ins>
      <w:ins w:id="24" w:author="moran ran" w:date="2025-01-30T17:49:00Z" w16du:dateUtc="2025-01-30T15:49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אני יכולה לשער אבל כדאי כאן להיות ממוקד. אם </w:t>
        </w:r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lastRenderedPageBreak/>
          <w:t>שושי מחפשת הערכת שתעזור להגדיר רמות תמיכה אולי כדאי להתמקד בזה כשלב ראשון.</w:t>
        </w:r>
      </w:ins>
    </w:p>
    <w:p w14:paraId="4FB36913" w14:textId="73B218C1" w:rsidR="00AD6842" w:rsidRPr="00581293" w:rsidRDefault="00AD6842" w:rsidP="005812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 w:hint="cs"/>
          <w:sz w:val="24"/>
          <w:szCs w:val="24"/>
          <w:rtl/>
        </w:rPr>
        <w:t>עדכון שוטף ממערכות הטיפול- קופ"ח, לטובת עדכון והתאמת תכנית הטיפול</w:t>
      </w:r>
      <w:ins w:id="25" w:author="moran ran" w:date="2025-01-30T17:49:00Z" w16du:dateUtc="2025-01-30T15:49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 </w:t>
        </w:r>
        <w:r w:rsidR="00E7672C">
          <w:rPr>
            <w:rFonts w:asciiTheme="minorBidi" w:eastAsia="Times New Roman" w:hAnsiTheme="minorBidi"/>
            <w:sz w:val="24"/>
            <w:szCs w:val="24"/>
            <w:rtl/>
          </w:rPr>
          <w:t>–</w:t>
        </w:r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 זה האתגר שאבי דיבר עליו בזמנו.</w:t>
        </w:r>
      </w:ins>
      <w:ins w:id="26" w:author="moran ran" w:date="2025-01-30T17:50:00Z" w16du:dateUtc="2025-01-30T15:50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 עבודת התממשקויות היא מורכבת ומסובכת. אם יש </w:t>
        </w:r>
        <w:proofErr w:type="spellStart"/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>לבטלא</w:t>
        </w:r>
        <w:proofErr w:type="spellEnd"/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 כבר תשתית קיימת שאפשר לבנות עליה זה כבר משהו אחר. בטח לא לשלב הראשון.</w:t>
        </w:r>
      </w:ins>
    </w:p>
    <w:p w14:paraId="30D2E155" w14:textId="77777777" w:rsidR="00AD6842" w:rsidRDefault="00AD6842" w:rsidP="00581293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sz w:val="24"/>
          <w:szCs w:val="24"/>
          <w:rtl/>
        </w:rPr>
      </w:pPr>
    </w:p>
    <w:p w14:paraId="251B5525" w14:textId="77777777" w:rsidR="00581293" w:rsidRPr="00581293" w:rsidRDefault="00581293" w:rsidP="0058129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b/>
          <w:bCs/>
          <w:sz w:val="24"/>
          <w:szCs w:val="24"/>
          <w:rtl/>
        </w:rPr>
        <w:t>יתרונות המעבר ל</w:t>
      </w:r>
      <w:r w:rsidRPr="00581293">
        <w:rPr>
          <w:rFonts w:asciiTheme="minorBidi" w:eastAsia="Times New Roman" w:hAnsiTheme="minorBidi"/>
          <w:b/>
          <w:bCs/>
          <w:sz w:val="24"/>
          <w:szCs w:val="24"/>
        </w:rPr>
        <w:t xml:space="preserve">-AI </w:t>
      </w:r>
      <w:r w:rsidRPr="00581293">
        <w:rPr>
          <w:rFonts w:asciiTheme="minorBidi" w:eastAsia="Times New Roman" w:hAnsiTheme="minorBidi"/>
          <w:b/>
          <w:bCs/>
          <w:sz w:val="24"/>
          <w:szCs w:val="24"/>
          <w:rtl/>
        </w:rPr>
        <w:t>בהערכות</w:t>
      </w:r>
      <w:r w:rsidRPr="00581293">
        <w:rPr>
          <w:rFonts w:asciiTheme="minorBidi" w:eastAsia="Times New Roman" w:hAnsiTheme="minorBidi"/>
          <w:b/>
          <w:bCs/>
          <w:sz w:val="24"/>
          <w:szCs w:val="24"/>
        </w:rPr>
        <w:t>:</w:t>
      </w:r>
    </w:p>
    <w:p w14:paraId="249E290F" w14:textId="77777777" w:rsidR="00581293" w:rsidRPr="00581293" w:rsidRDefault="00581293" w:rsidP="00581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b/>
          <w:bCs/>
          <w:sz w:val="24"/>
          <w:szCs w:val="24"/>
          <w:rtl/>
        </w:rPr>
        <w:t>שיפור השירות</w:t>
      </w:r>
      <w:r w:rsidRPr="00581293">
        <w:rPr>
          <w:rFonts w:asciiTheme="minorBidi" w:eastAsia="Times New Roman" w:hAnsiTheme="minorBidi"/>
          <w:b/>
          <w:bCs/>
          <w:sz w:val="24"/>
          <w:szCs w:val="24"/>
        </w:rPr>
        <w:t>:</w:t>
      </w:r>
      <w:r w:rsidRPr="00581293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6299FC43" w14:textId="77777777" w:rsidR="00581293" w:rsidRPr="00581293" w:rsidRDefault="00581293" w:rsidP="005812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זמני טיפול מהירים יותר</w:t>
      </w:r>
    </w:p>
    <w:p w14:paraId="486F920C" w14:textId="77777777" w:rsidR="00581293" w:rsidRPr="00581293" w:rsidRDefault="00581293" w:rsidP="005812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החלטות עקביות ומדויקות</w:t>
      </w:r>
    </w:p>
    <w:p w14:paraId="7B42ABED" w14:textId="77777777" w:rsidR="00581293" w:rsidRPr="00581293" w:rsidRDefault="00581293" w:rsidP="005812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זיהוי מוקדם של מקרים דחופים</w:t>
      </w:r>
    </w:p>
    <w:p w14:paraId="47CA8D92" w14:textId="7A2DD430" w:rsidR="00581293" w:rsidRPr="00581293" w:rsidRDefault="00581293" w:rsidP="005812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התאמה טובה יותר של שירותים</w:t>
      </w:r>
      <w:ins w:id="27" w:author="moran ran" w:date="2025-01-30T17:50:00Z" w16du:dateUtc="2025-01-30T15:50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 ותוכניות טיפול </w:t>
        </w:r>
      </w:ins>
    </w:p>
    <w:p w14:paraId="40A5F839" w14:textId="77777777" w:rsidR="00581293" w:rsidRPr="00581293" w:rsidRDefault="00581293" w:rsidP="00581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b/>
          <w:bCs/>
          <w:sz w:val="24"/>
          <w:szCs w:val="24"/>
          <w:rtl/>
        </w:rPr>
        <w:t>התייעלות המערכת</w:t>
      </w:r>
      <w:r w:rsidRPr="00581293">
        <w:rPr>
          <w:rFonts w:asciiTheme="minorBidi" w:eastAsia="Times New Roman" w:hAnsiTheme="minorBidi"/>
          <w:b/>
          <w:bCs/>
          <w:sz w:val="24"/>
          <w:szCs w:val="24"/>
        </w:rPr>
        <w:t>:</w:t>
      </w:r>
      <w:r w:rsidRPr="00581293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3A3088E9" w14:textId="77777777" w:rsidR="00581293" w:rsidRPr="00581293" w:rsidRDefault="00581293" w:rsidP="005812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הפחתת עומס על מעריכים</w:t>
      </w:r>
    </w:p>
    <w:p w14:paraId="73012331" w14:textId="77777777" w:rsidR="00581293" w:rsidRPr="00581293" w:rsidRDefault="00581293" w:rsidP="005812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מיקוד במקרים מורכבים</w:t>
      </w:r>
    </w:p>
    <w:p w14:paraId="0DAFF2C2" w14:textId="77777777" w:rsidR="00581293" w:rsidRPr="00581293" w:rsidRDefault="00581293" w:rsidP="005812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שיפור בקרה</w:t>
      </w:r>
      <w:r w:rsidR="00AD6842">
        <w:rPr>
          <w:rFonts w:asciiTheme="minorBidi" w:eastAsia="Times New Roman" w:hAnsiTheme="minorBidi" w:hint="cs"/>
          <w:sz w:val="24"/>
          <w:szCs w:val="24"/>
          <w:rtl/>
        </w:rPr>
        <w:t>, פיקוח</w:t>
      </w:r>
      <w:r w:rsidRPr="00581293">
        <w:rPr>
          <w:rFonts w:asciiTheme="minorBidi" w:eastAsia="Times New Roman" w:hAnsiTheme="minorBidi"/>
          <w:sz w:val="24"/>
          <w:szCs w:val="24"/>
          <w:rtl/>
        </w:rPr>
        <w:t xml:space="preserve"> ומעקב</w:t>
      </w:r>
    </w:p>
    <w:p w14:paraId="3200BBF1" w14:textId="7C89ECD8" w:rsidR="00581293" w:rsidRPr="00581293" w:rsidRDefault="00581293" w:rsidP="005812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חיסכון במשאבים</w:t>
      </w:r>
      <w:ins w:id="28" w:author="moran ran" w:date="2025-01-30T17:50:00Z" w16du:dateUtc="2025-01-30T15:50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 </w:t>
        </w:r>
        <w:r w:rsidR="00E7672C">
          <w:rPr>
            <w:rFonts w:asciiTheme="minorBidi" w:eastAsia="Times New Roman" w:hAnsiTheme="minorBidi"/>
            <w:sz w:val="24"/>
            <w:szCs w:val="24"/>
            <w:rtl/>
          </w:rPr>
          <w:t>–</w:t>
        </w:r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 כדאי להתייחס כאן באופן כללי ל </w:t>
        </w:r>
        <w:r w:rsidR="00E7672C">
          <w:rPr>
            <w:rFonts w:asciiTheme="minorBidi" w:eastAsia="Times New Roman" w:hAnsiTheme="minorBidi"/>
            <w:sz w:val="24"/>
            <w:szCs w:val="24"/>
          </w:rPr>
          <w:t>ROI</w:t>
        </w:r>
      </w:ins>
    </w:p>
    <w:p w14:paraId="6136E09E" w14:textId="01C30033" w:rsidR="00581293" w:rsidRPr="00581293" w:rsidRDefault="00581293" w:rsidP="00581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b/>
          <w:bCs/>
          <w:sz w:val="24"/>
          <w:szCs w:val="24"/>
          <w:rtl/>
        </w:rPr>
        <w:t>איכות הטיפול</w:t>
      </w:r>
      <w:r w:rsidRPr="00581293">
        <w:rPr>
          <w:rFonts w:asciiTheme="minorBidi" w:eastAsia="Times New Roman" w:hAnsiTheme="minorBidi"/>
          <w:b/>
          <w:bCs/>
          <w:sz w:val="24"/>
          <w:szCs w:val="24"/>
        </w:rPr>
        <w:t>:</w:t>
      </w:r>
      <w:r w:rsidRPr="00581293">
        <w:rPr>
          <w:rFonts w:asciiTheme="minorBidi" w:eastAsia="Times New Roman" w:hAnsiTheme="minorBidi"/>
          <w:sz w:val="24"/>
          <w:szCs w:val="24"/>
        </w:rPr>
        <w:t xml:space="preserve"> </w:t>
      </w:r>
      <w:ins w:id="29" w:author="moran ran" w:date="2025-01-30T17:51:00Z" w16du:dateUtc="2025-01-30T15:51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 האם קשור למסמך? זה כבר ברמת השטח ואתה בונה משהו מערכתי, מתווה, רגולטורי</w:t>
        </w:r>
      </w:ins>
    </w:p>
    <w:p w14:paraId="115405F6" w14:textId="77777777" w:rsidR="00581293" w:rsidRPr="00581293" w:rsidRDefault="00581293" w:rsidP="005812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התאמה אישית של שירותים</w:t>
      </w:r>
    </w:p>
    <w:p w14:paraId="5F756BCF" w14:textId="77777777" w:rsidR="00581293" w:rsidRPr="00581293" w:rsidRDefault="00581293" w:rsidP="005812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מעקב רציף אחר מצב המטופל</w:t>
      </w:r>
    </w:p>
    <w:p w14:paraId="36B5BBF1" w14:textId="77777777" w:rsidR="00581293" w:rsidRPr="00581293" w:rsidRDefault="00581293" w:rsidP="005812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זיהוי מוקדם של החמרה</w:t>
      </w:r>
    </w:p>
    <w:p w14:paraId="74F7DAEC" w14:textId="77777777" w:rsidR="00581293" w:rsidRPr="00581293" w:rsidRDefault="00581293" w:rsidP="005812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שיפור מתמיד בתהליכי הטיפול</w:t>
      </w:r>
    </w:p>
    <w:p w14:paraId="63968FC9" w14:textId="77777777" w:rsidR="00581293" w:rsidRPr="00581293" w:rsidRDefault="00581293" w:rsidP="0058129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b/>
          <w:bCs/>
          <w:sz w:val="24"/>
          <w:szCs w:val="24"/>
          <w:rtl/>
        </w:rPr>
        <w:t>המלצות להמשך</w:t>
      </w:r>
      <w:r w:rsidRPr="00581293">
        <w:rPr>
          <w:rFonts w:asciiTheme="minorBidi" w:eastAsia="Times New Roman" w:hAnsiTheme="minorBidi"/>
          <w:b/>
          <w:bCs/>
          <w:sz w:val="24"/>
          <w:szCs w:val="24"/>
        </w:rPr>
        <w:t>:</w:t>
      </w:r>
    </w:p>
    <w:p w14:paraId="2216FC32" w14:textId="77777777" w:rsidR="00581293" w:rsidRPr="00581293" w:rsidRDefault="00581293" w:rsidP="005812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b/>
          <w:bCs/>
          <w:sz w:val="24"/>
          <w:szCs w:val="24"/>
          <w:rtl/>
        </w:rPr>
        <w:t>בשלב ראשון</w:t>
      </w:r>
      <w:r w:rsidRPr="00581293">
        <w:rPr>
          <w:rFonts w:asciiTheme="minorBidi" w:eastAsia="Times New Roman" w:hAnsiTheme="minorBidi"/>
          <w:b/>
          <w:bCs/>
          <w:sz w:val="24"/>
          <w:szCs w:val="24"/>
        </w:rPr>
        <w:t>:</w:t>
      </w:r>
      <w:r w:rsidRPr="00581293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66D5CC66" w14:textId="77777777" w:rsidR="00581293" w:rsidRPr="00581293" w:rsidRDefault="00581293" w:rsidP="005812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למידה מעמיקה של תהליכי ההערכה הקיימים</w:t>
      </w:r>
    </w:p>
    <w:p w14:paraId="330F54C6" w14:textId="77777777" w:rsidR="00AD6842" w:rsidRPr="00552D4E" w:rsidRDefault="00AD6842" w:rsidP="00552D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 w:hint="cs"/>
          <w:sz w:val="24"/>
          <w:szCs w:val="24"/>
        </w:rPr>
        <w:t>POC</w:t>
      </w:r>
      <w:r>
        <w:rPr>
          <w:rFonts w:asciiTheme="minorBidi" w:eastAsia="Times New Roman" w:hAnsiTheme="minorBidi" w:hint="cs"/>
          <w:sz w:val="24"/>
          <w:szCs w:val="24"/>
          <w:rtl/>
        </w:rPr>
        <w:t xml:space="preserve"> לבחינה של ניתוח תיקים קיימים </w:t>
      </w:r>
      <w:r w:rsidR="00552D4E">
        <w:rPr>
          <w:rFonts w:asciiTheme="minorBidi" w:eastAsia="Times New Roman" w:hAnsiTheme="minorBidi" w:hint="cs"/>
          <w:sz w:val="24"/>
          <w:szCs w:val="24"/>
          <w:rtl/>
        </w:rPr>
        <w:t xml:space="preserve">ובניית פרופיל תפקודי </w:t>
      </w:r>
      <w:r>
        <w:rPr>
          <w:rFonts w:asciiTheme="minorBidi" w:eastAsia="Times New Roman" w:hAnsiTheme="minorBidi" w:hint="cs"/>
          <w:sz w:val="24"/>
          <w:szCs w:val="24"/>
          <w:rtl/>
        </w:rPr>
        <w:t xml:space="preserve">באמצעות </w:t>
      </w:r>
      <w:r>
        <w:rPr>
          <w:rFonts w:asciiTheme="minorBidi" w:eastAsia="Times New Roman" w:hAnsiTheme="minorBidi" w:hint="cs"/>
          <w:sz w:val="24"/>
          <w:szCs w:val="24"/>
        </w:rPr>
        <w:t>AI</w:t>
      </w:r>
      <w:r w:rsidR="00552D4E" w:rsidRPr="00552D4E">
        <w:rPr>
          <w:rFonts w:asciiTheme="minorBidi" w:eastAsia="Times New Roman" w:hAnsiTheme="minorBidi" w:hint="cs"/>
          <w:sz w:val="24"/>
          <w:szCs w:val="24"/>
          <w:rtl/>
        </w:rPr>
        <w:t xml:space="preserve"> </w:t>
      </w:r>
      <w:r w:rsidR="00552D4E">
        <w:rPr>
          <w:rFonts w:asciiTheme="minorBidi" w:eastAsia="Times New Roman" w:hAnsiTheme="minorBidi" w:hint="cs"/>
          <w:sz w:val="24"/>
          <w:szCs w:val="24"/>
          <w:rtl/>
        </w:rPr>
        <w:t>(</w:t>
      </w:r>
      <w:proofErr w:type="spellStart"/>
      <w:r w:rsidR="00552D4E">
        <w:rPr>
          <w:rFonts w:asciiTheme="minorBidi" w:eastAsia="Times New Roman" w:hAnsiTheme="minorBidi" w:hint="cs"/>
          <w:sz w:val="24"/>
          <w:szCs w:val="24"/>
          <w:rtl/>
        </w:rPr>
        <w:t>בי"ם</w:t>
      </w:r>
      <w:proofErr w:type="spellEnd"/>
      <w:r w:rsidR="00552D4E">
        <w:rPr>
          <w:rFonts w:asciiTheme="minorBidi" w:eastAsia="Times New Roman" w:hAnsiTheme="minorBidi" w:hint="cs"/>
          <w:sz w:val="24"/>
          <w:szCs w:val="24"/>
          <w:rtl/>
        </w:rPr>
        <w:t>)</w:t>
      </w:r>
    </w:p>
    <w:p w14:paraId="6E340319" w14:textId="67697358" w:rsidR="00AD6842" w:rsidRPr="00581293" w:rsidRDefault="00552D4E" w:rsidP="00AD68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 w:hint="cs"/>
          <w:sz w:val="24"/>
          <w:szCs w:val="24"/>
          <w:rtl/>
        </w:rPr>
        <w:t xml:space="preserve">בניית תכנית טיפול </w:t>
      </w:r>
      <w:ins w:id="30" w:author="moran ran" w:date="2025-01-30T17:51:00Z" w16du:dateUtc="2025-01-30T15:51:00Z">
        <w:r w:rsidR="00E7672C">
          <w:rPr>
            <w:rFonts w:asciiTheme="minorBidi" w:eastAsia="Times New Roman" w:hAnsiTheme="minorBidi"/>
            <w:sz w:val="24"/>
            <w:szCs w:val="24"/>
            <w:rtl/>
          </w:rPr>
          <w:t>–</w:t>
        </w:r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 צריך לזכור שים מתמקדים בשירותים יותר "רכים" אולי צריך לתת מקום גם לבחינה </w:t>
        </w:r>
      </w:ins>
      <w:ins w:id="31" w:author="moran ran" w:date="2025-01-30T17:53:00Z" w16du:dateUtc="2025-01-30T15:53:00Z">
        <w:r w:rsidR="006843CD">
          <w:rPr>
            <w:rFonts w:asciiTheme="minorBidi" w:eastAsia="Times New Roman" w:hAnsiTheme="minorBidi" w:hint="cs"/>
            <w:sz w:val="24"/>
            <w:szCs w:val="24"/>
            <w:rtl/>
          </w:rPr>
          <w:t xml:space="preserve">תיאורטית </w:t>
        </w:r>
      </w:ins>
      <w:ins w:id="32" w:author="moran ran" w:date="2025-01-30T17:51:00Z" w16du:dateUtc="2025-01-30T15:51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>של סל הבסיס ב</w:t>
        </w:r>
      </w:ins>
      <w:ins w:id="33" w:author="moran ran" w:date="2025-01-30T17:52:00Z" w16du:dateUtc="2025-01-30T15:52:00Z"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 </w:t>
        </w:r>
        <w:r w:rsidR="00E7672C">
          <w:rPr>
            <w:rFonts w:asciiTheme="minorBidi" w:eastAsia="Times New Roman" w:hAnsiTheme="minorBidi"/>
            <w:sz w:val="24"/>
            <w:szCs w:val="24"/>
          </w:rPr>
          <w:t>POC</w:t>
        </w:r>
        <w:r w:rsidR="00E7672C">
          <w:rPr>
            <w:rFonts w:asciiTheme="minorBidi" w:eastAsia="Times New Roman" w:hAnsiTheme="minorBidi" w:hint="cs"/>
            <w:sz w:val="24"/>
            <w:szCs w:val="24"/>
            <w:rtl/>
          </w:rPr>
          <w:t xml:space="preserve"> כי אחרת זה לא תוכנית טיפול מלאה </w:t>
        </w:r>
      </w:ins>
      <w:r>
        <w:rPr>
          <w:rFonts w:asciiTheme="minorBidi" w:eastAsia="Times New Roman" w:hAnsiTheme="minorBidi" w:hint="cs"/>
          <w:sz w:val="24"/>
          <w:szCs w:val="24"/>
          <w:rtl/>
        </w:rPr>
        <w:t xml:space="preserve">מומלצת מבוססת </w:t>
      </w:r>
      <w:r>
        <w:rPr>
          <w:rFonts w:asciiTheme="minorBidi" w:eastAsia="Times New Roman" w:hAnsiTheme="minorBidi" w:hint="cs"/>
          <w:sz w:val="24"/>
          <w:szCs w:val="24"/>
        </w:rPr>
        <w:t>AI</w:t>
      </w:r>
      <w:r>
        <w:rPr>
          <w:rFonts w:asciiTheme="minorBidi" w:eastAsia="Times New Roman" w:hAnsiTheme="minorBidi" w:hint="cs"/>
          <w:sz w:val="24"/>
          <w:szCs w:val="24"/>
          <w:rtl/>
        </w:rPr>
        <w:t xml:space="preserve"> ותיקופה </w:t>
      </w:r>
      <w:r w:rsidRPr="00552D4E">
        <w:rPr>
          <w:rFonts w:asciiTheme="minorBidi" w:eastAsia="Times New Roman" w:hAnsiTheme="minorBidi" w:hint="cs"/>
          <w:sz w:val="24"/>
          <w:szCs w:val="24"/>
          <w:rtl/>
        </w:rPr>
        <w:t xml:space="preserve">(בפיילוט </w:t>
      </w:r>
      <w:proofErr w:type="spellStart"/>
      <w:r w:rsidRPr="00552D4E">
        <w:rPr>
          <w:rFonts w:asciiTheme="minorBidi" w:eastAsia="Times New Roman" w:hAnsiTheme="minorBidi" w:hint="cs"/>
          <w:sz w:val="24"/>
          <w:szCs w:val="24"/>
          <w:rtl/>
        </w:rPr>
        <w:t>בי"ם</w:t>
      </w:r>
      <w:proofErr w:type="spellEnd"/>
      <w:r w:rsidRPr="00552D4E">
        <w:rPr>
          <w:rFonts w:asciiTheme="minorBidi" w:eastAsia="Times New Roman" w:hAnsiTheme="minorBidi"/>
          <w:sz w:val="24"/>
          <w:szCs w:val="24"/>
        </w:rPr>
        <w:t>(</w:t>
      </w:r>
    </w:p>
    <w:p w14:paraId="5C67C7BF" w14:textId="77777777" w:rsidR="00581293" w:rsidRPr="00581293" w:rsidRDefault="00581293" w:rsidP="005812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זיהוי דפוסים והצלחות בטיפול</w:t>
      </w:r>
    </w:p>
    <w:p w14:paraId="1466D95C" w14:textId="77777777" w:rsidR="00581293" w:rsidRDefault="00581293" w:rsidP="00581293">
      <w:pPr>
        <w:numPr>
          <w:ilvl w:val="1"/>
          <w:numId w:val="4"/>
        </w:numPr>
        <w:spacing w:before="100" w:beforeAutospacing="1" w:after="100" w:afterAutospacing="1" w:line="240" w:lineRule="auto"/>
        <w:rPr>
          <w:ins w:id="34" w:author="moran ran" w:date="2025-01-30T17:53:00Z" w16du:dateUtc="2025-01-30T15:53:00Z"/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הגדרת מדדי הצלחה ברורים</w:t>
      </w:r>
      <w:r w:rsidR="00AD6842">
        <w:rPr>
          <w:rFonts w:asciiTheme="minorBidi" w:eastAsia="Times New Roman" w:hAnsiTheme="minorBidi" w:hint="cs"/>
          <w:sz w:val="24"/>
          <w:szCs w:val="24"/>
          <w:rtl/>
        </w:rPr>
        <w:t xml:space="preserve"> </w:t>
      </w:r>
    </w:p>
    <w:p w14:paraId="3F34CCFA" w14:textId="6E81E536" w:rsidR="006843CD" w:rsidRPr="00581293" w:rsidRDefault="006843CD" w:rsidP="005812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ins w:id="35" w:author="moran ran" w:date="2025-01-30T17:53:00Z" w16du:dateUtc="2025-01-30T15:53:00Z">
        <w:r>
          <w:rPr>
            <w:rFonts w:asciiTheme="minorBidi" w:eastAsia="Times New Roman" w:hAnsiTheme="minorBidi" w:hint="cs"/>
            <w:sz w:val="24"/>
            <w:szCs w:val="24"/>
            <w:rtl/>
          </w:rPr>
          <w:t xml:space="preserve">אני חושבת שיש אפשרות גם לא לחבר את זה ל </w:t>
        </w:r>
        <w:r>
          <w:rPr>
            <w:rFonts w:asciiTheme="minorBidi" w:eastAsia="Times New Roman" w:hAnsiTheme="minorBidi"/>
            <w:sz w:val="24"/>
            <w:szCs w:val="24"/>
          </w:rPr>
          <w:t>POC</w:t>
        </w:r>
        <w:r>
          <w:rPr>
            <w:rFonts w:asciiTheme="minorBidi" w:eastAsia="Times New Roman" w:hAnsiTheme="minorBidi" w:hint="cs"/>
            <w:sz w:val="24"/>
            <w:szCs w:val="24"/>
            <w:rtl/>
          </w:rPr>
          <w:t xml:space="preserve"> אלא לדבר על מחקר נפרד </w:t>
        </w:r>
        <w:r>
          <w:rPr>
            <w:rFonts w:asciiTheme="minorBidi" w:eastAsia="Times New Roman" w:hAnsiTheme="minorBidi"/>
            <w:sz w:val="24"/>
            <w:szCs w:val="24"/>
            <w:rtl/>
          </w:rPr>
          <w:t>–</w:t>
        </w:r>
        <w:r>
          <w:rPr>
            <w:rFonts w:asciiTheme="minorBidi" w:eastAsia="Times New Roman" w:hAnsiTheme="minorBidi" w:hint="cs"/>
            <w:sz w:val="24"/>
            <w:szCs w:val="24"/>
            <w:rtl/>
          </w:rPr>
          <w:t xml:space="preserve"> בתוך המשרד, שלוקח </w:t>
        </w:r>
      </w:ins>
      <w:ins w:id="36" w:author="moran ran" w:date="2025-01-30T17:54:00Z" w16du:dateUtc="2025-01-30T15:54:00Z">
        <w:r>
          <w:rPr>
            <w:rFonts w:asciiTheme="minorBidi" w:eastAsia="Times New Roman" w:hAnsiTheme="minorBidi" w:hint="cs"/>
            <w:sz w:val="24"/>
            <w:szCs w:val="24"/>
            <w:rtl/>
          </w:rPr>
          <w:t xml:space="preserve">תיקים </w:t>
        </w:r>
        <w:r>
          <w:rPr>
            <w:rFonts w:asciiTheme="minorBidi" w:eastAsia="Times New Roman" w:hAnsiTheme="minorBidi"/>
            <w:sz w:val="24"/>
            <w:szCs w:val="24"/>
            <w:rtl/>
          </w:rPr>
          <w:t>–</w:t>
        </w:r>
        <w:r>
          <w:rPr>
            <w:rFonts w:asciiTheme="minorBidi" w:eastAsia="Times New Roman" w:hAnsiTheme="minorBidi" w:hint="cs"/>
            <w:sz w:val="24"/>
            <w:szCs w:val="24"/>
            <w:rtl/>
          </w:rPr>
          <w:t xml:space="preserve"> ממיר לפרופיל </w:t>
        </w:r>
        <w:r>
          <w:rPr>
            <w:rFonts w:asciiTheme="minorBidi" w:eastAsia="Times New Roman" w:hAnsiTheme="minorBidi"/>
            <w:sz w:val="24"/>
            <w:szCs w:val="24"/>
            <w:rtl/>
          </w:rPr>
          <w:t>–</w:t>
        </w:r>
        <w:r>
          <w:rPr>
            <w:rFonts w:asciiTheme="minorBidi" w:eastAsia="Times New Roman" w:hAnsiTheme="minorBidi" w:hint="cs"/>
            <w:sz w:val="24"/>
            <w:szCs w:val="24"/>
            <w:rtl/>
          </w:rPr>
          <w:t xml:space="preserve"> מוציא רמות תמיכה. אבל כאן צריך כמות גדולה יותר של תיקים וזה האתגר. היתרון </w:t>
        </w:r>
        <w:r>
          <w:rPr>
            <w:rFonts w:asciiTheme="minorBidi" w:eastAsia="Times New Roman" w:hAnsiTheme="minorBidi"/>
            <w:sz w:val="24"/>
            <w:szCs w:val="24"/>
            <w:rtl/>
          </w:rPr>
          <w:t>–</w:t>
        </w:r>
        <w:r>
          <w:rPr>
            <w:rFonts w:asciiTheme="minorBidi" w:eastAsia="Times New Roman" w:hAnsiTheme="minorBidi" w:hint="cs"/>
            <w:sz w:val="24"/>
            <w:szCs w:val="24"/>
            <w:rtl/>
          </w:rPr>
          <w:t xml:space="preserve"> אתה נותן מענה מדויק יותר לצורך </w:t>
        </w:r>
        <w:r>
          <w:rPr>
            <w:rFonts w:asciiTheme="minorBidi" w:eastAsia="Times New Roman" w:hAnsiTheme="minorBidi"/>
            <w:sz w:val="24"/>
            <w:szCs w:val="24"/>
            <w:rtl/>
          </w:rPr>
          <w:t>–</w:t>
        </w:r>
        <w:r>
          <w:rPr>
            <w:rFonts w:asciiTheme="minorBidi" w:eastAsia="Times New Roman" w:hAnsiTheme="minorBidi" w:hint="cs"/>
            <w:sz w:val="24"/>
            <w:szCs w:val="24"/>
            <w:rtl/>
          </w:rPr>
          <w:t xml:space="preserve"> פרופיל ורמות תמיכה במקום פרופיל והמלצות על שירותים. החיסרון </w:t>
        </w:r>
        <w:r>
          <w:rPr>
            <w:rFonts w:asciiTheme="minorBidi" w:eastAsia="Times New Roman" w:hAnsiTheme="minorBidi"/>
            <w:sz w:val="24"/>
            <w:szCs w:val="24"/>
            <w:rtl/>
          </w:rPr>
          <w:t>–</w:t>
        </w:r>
        <w:r>
          <w:rPr>
            <w:rFonts w:asciiTheme="minorBidi" w:eastAsia="Times New Roman" w:hAnsiTheme="minorBidi" w:hint="cs"/>
            <w:sz w:val="24"/>
            <w:szCs w:val="24"/>
            <w:rtl/>
          </w:rPr>
          <w:t xml:space="preserve"> יכול לקחת יותר זמן למימוש כי דורש אישור שימוש בכמות מסיבית יותר של תיקים </w:t>
        </w:r>
      </w:ins>
      <w:ins w:id="37" w:author="moran ran" w:date="2025-01-30T17:55:00Z" w16du:dateUtc="2025-01-30T15:55:00Z">
        <w:r>
          <w:rPr>
            <w:rFonts w:asciiTheme="minorBidi" w:eastAsia="Times New Roman" w:hAnsiTheme="minorBidi"/>
            <w:sz w:val="24"/>
            <w:szCs w:val="24"/>
            <w:rtl/>
          </w:rPr>
          <w:t>–</w:t>
        </w:r>
      </w:ins>
      <w:ins w:id="38" w:author="moran ran" w:date="2025-01-30T17:54:00Z" w16du:dateUtc="2025-01-30T15:54:00Z">
        <w:r>
          <w:rPr>
            <w:rFonts w:asciiTheme="minorBidi" w:eastAsia="Times New Roman" w:hAnsiTheme="minorBidi" w:hint="cs"/>
            <w:sz w:val="24"/>
            <w:szCs w:val="24"/>
            <w:rtl/>
          </w:rPr>
          <w:t xml:space="preserve"> 200</w:t>
        </w:r>
      </w:ins>
      <w:ins w:id="39" w:author="moran ran" w:date="2025-01-30T17:55:00Z" w16du:dateUtc="2025-01-30T15:55:00Z">
        <w:r>
          <w:rPr>
            <w:rFonts w:asciiTheme="minorBidi" w:eastAsia="Times New Roman" w:hAnsiTheme="minorBidi" w:hint="cs"/>
            <w:sz w:val="24"/>
            <w:szCs w:val="24"/>
            <w:rtl/>
          </w:rPr>
          <w:t xml:space="preserve"> לכל הפחות.</w:t>
        </w:r>
      </w:ins>
    </w:p>
    <w:p w14:paraId="48AD5246" w14:textId="77777777" w:rsidR="00581293" w:rsidRPr="00581293" w:rsidRDefault="00581293" w:rsidP="005812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b/>
          <w:bCs/>
          <w:sz w:val="24"/>
          <w:szCs w:val="24"/>
          <w:rtl/>
        </w:rPr>
        <w:t>בהמשך</w:t>
      </w:r>
      <w:r w:rsidRPr="00581293">
        <w:rPr>
          <w:rFonts w:asciiTheme="minorBidi" w:eastAsia="Times New Roman" w:hAnsiTheme="minorBidi"/>
          <w:b/>
          <w:bCs/>
          <w:sz w:val="24"/>
          <w:szCs w:val="24"/>
        </w:rPr>
        <w:t>:</w:t>
      </w:r>
      <w:r w:rsidRPr="00581293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3C3A1595" w14:textId="77777777" w:rsidR="00581293" w:rsidRPr="00581293" w:rsidRDefault="00581293" w:rsidP="005812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פיתוח מודל</w:t>
      </w:r>
      <w:r w:rsidRPr="00581293">
        <w:rPr>
          <w:rFonts w:asciiTheme="minorBidi" w:eastAsia="Times New Roman" w:hAnsiTheme="minorBidi"/>
          <w:sz w:val="24"/>
          <w:szCs w:val="24"/>
        </w:rPr>
        <w:t xml:space="preserve"> AI </w:t>
      </w:r>
      <w:r w:rsidRPr="00581293">
        <w:rPr>
          <w:rFonts w:asciiTheme="minorBidi" w:eastAsia="Times New Roman" w:hAnsiTheme="minorBidi"/>
          <w:sz w:val="24"/>
          <w:szCs w:val="24"/>
          <w:rtl/>
        </w:rPr>
        <w:t>ראשוני</w:t>
      </w:r>
    </w:p>
    <w:p w14:paraId="1B5AB9EA" w14:textId="77777777" w:rsidR="00581293" w:rsidRPr="00581293" w:rsidRDefault="00581293" w:rsidP="005812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בחינת היתכנות טכנולוגית</w:t>
      </w:r>
    </w:p>
    <w:p w14:paraId="029B161C" w14:textId="77777777" w:rsidR="00581293" w:rsidRPr="00581293" w:rsidRDefault="00581293" w:rsidP="005812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פיילוט מצומצם</w:t>
      </w:r>
    </w:p>
    <w:p w14:paraId="12ABEA52" w14:textId="77777777" w:rsidR="00581293" w:rsidRPr="00581293" w:rsidRDefault="00581293" w:rsidP="005812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581293">
        <w:rPr>
          <w:rFonts w:asciiTheme="minorBidi" w:eastAsia="Times New Roman" w:hAnsiTheme="minorBidi"/>
          <w:sz w:val="24"/>
          <w:szCs w:val="24"/>
          <w:rtl/>
        </w:rPr>
        <w:t>הרחבה הדרגתית</w:t>
      </w:r>
    </w:p>
    <w:p w14:paraId="6848FD77" w14:textId="77777777" w:rsidR="00167CB4" w:rsidRPr="00167CB4" w:rsidRDefault="00167CB4" w:rsidP="00167CB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67CB4">
        <w:rPr>
          <w:rFonts w:asciiTheme="minorBidi" w:eastAsia="Times New Roman" w:hAnsiTheme="minorBidi"/>
          <w:b/>
          <w:bCs/>
          <w:sz w:val="24"/>
          <w:szCs w:val="24"/>
          <w:rtl/>
        </w:rPr>
        <w:lastRenderedPageBreak/>
        <w:t>סינרגיה עם פרויקט הוועדות הרפואיות</w:t>
      </w:r>
      <w:r w:rsidRPr="00167CB4">
        <w:rPr>
          <w:rFonts w:asciiTheme="minorBidi" w:eastAsia="Times New Roman" w:hAnsiTheme="minorBidi"/>
          <w:b/>
          <w:bCs/>
          <w:sz w:val="24"/>
          <w:szCs w:val="24"/>
        </w:rPr>
        <w:t>:</w:t>
      </w:r>
    </w:p>
    <w:p w14:paraId="5330BF7B" w14:textId="77777777" w:rsidR="00167CB4" w:rsidRPr="00167CB4" w:rsidRDefault="00167CB4" w:rsidP="00167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67CB4">
        <w:rPr>
          <w:rFonts w:asciiTheme="minorBidi" w:eastAsia="Times New Roman" w:hAnsiTheme="minorBidi"/>
          <w:sz w:val="24"/>
          <w:szCs w:val="24"/>
          <w:rtl/>
        </w:rPr>
        <w:t>למידה מתהליכי הפיתוח וההטמעה</w:t>
      </w:r>
    </w:p>
    <w:p w14:paraId="102EB830" w14:textId="77777777" w:rsidR="00167CB4" w:rsidRPr="00167CB4" w:rsidRDefault="00167CB4" w:rsidP="00167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67CB4">
        <w:rPr>
          <w:rFonts w:asciiTheme="minorBidi" w:eastAsia="Times New Roman" w:hAnsiTheme="minorBidi"/>
          <w:sz w:val="24"/>
          <w:szCs w:val="24"/>
          <w:rtl/>
        </w:rPr>
        <w:t>שימוש בתובנות לגבי עבודה עם מידע רפואי</w:t>
      </w:r>
    </w:p>
    <w:p w14:paraId="6B5CCF7E" w14:textId="77777777" w:rsidR="00167CB4" w:rsidRPr="00167CB4" w:rsidRDefault="00167CB4" w:rsidP="00167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67CB4">
        <w:rPr>
          <w:rFonts w:asciiTheme="minorBidi" w:eastAsia="Times New Roman" w:hAnsiTheme="minorBidi"/>
          <w:sz w:val="24"/>
          <w:szCs w:val="24"/>
          <w:rtl/>
        </w:rPr>
        <w:t>ניצול תשתיות משותפות</w:t>
      </w:r>
    </w:p>
    <w:p w14:paraId="62910E9B" w14:textId="77777777" w:rsidR="00167CB4" w:rsidRPr="00167CB4" w:rsidRDefault="00167CB4" w:rsidP="00167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67CB4">
        <w:rPr>
          <w:rFonts w:asciiTheme="minorBidi" w:eastAsia="Times New Roman" w:hAnsiTheme="minorBidi"/>
          <w:sz w:val="24"/>
          <w:szCs w:val="24"/>
          <w:rtl/>
        </w:rPr>
        <w:t>האצת תהליכי פיתוח והטמעה</w:t>
      </w:r>
    </w:p>
    <w:p w14:paraId="71EA37A2" w14:textId="77777777" w:rsidR="00167CB4" w:rsidRPr="00167CB4" w:rsidRDefault="00167CB4" w:rsidP="00167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67CB4">
        <w:rPr>
          <w:rFonts w:asciiTheme="minorBidi" w:eastAsia="Times New Roman" w:hAnsiTheme="minorBidi"/>
          <w:sz w:val="24"/>
          <w:szCs w:val="24"/>
          <w:rtl/>
        </w:rPr>
        <w:t xml:space="preserve">שיפור היכולת </w:t>
      </w:r>
      <w:proofErr w:type="spellStart"/>
      <w:r w:rsidRPr="00167CB4">
        <w:rPr>
          <w:rFonts w:asciiTheme="minorBidi" w:eastAsia="Times New Roman" w:hAnsiTheme="minorBidi"/>
          <w:sz w:val="24"/>
          <w:szCs w:val="24"/>
          <w:rtl/>
        </w:rPr>
        <w:t>לסקייל</w:t>
      </w:r>
      <w:proofErr w:type="spellEnd"/>
      <w:r w:rsidRPr="00167CB4">
        <w:rPr>
          <w:rFonts w:asciiTheme="minorBidi" w:eastAsia="Times New Roman" w:hAnsiTheme="minorBidi"/>
          <w:sz w:val="24"/>
          <w:szCs w:val="24"/>
          <w:rtl/>
        </w:rPr>
        <w:t xml:space="preserve"> את המערכת</w:t>
      </w:r>
    </w:p>
    <w:p w14:paraId="41652E33" w14:textId="77777777" w:rsidR="00167CB4" w:rsidRPr="00167CB4" w:rsidRDefault="00167CB4" w:rsidP="00167CB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67CB4">
        <w:rPr>
          <w:rFonts w:asciiTheme="minorBidi" w:eastAsia="Times New Roman" w:hAnsiTheme="minorBidi"/>
          <w:b/>
          <w:bCs/>
          <w:sz w:val="24"/>
          <w:szCs w:val="24"/>
          <w:rtl/>
        </w:rPr>
        <w:t>מדדי הצלחה כמותיים</w:t>
      </w:r>
      <w:r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 (הערכה לא מבוססת) </w:t>
      </w:r>
      <w:r w:rsidRPr="00167CB4">
        <w:rPr>
          <w:rFonts w:asciiTheme="minorBidi" w:eastAsia="Times New Roman" w:hAnsiTheme="minorBidi"/>
          <w:b/>
          <w:bCs/>
          <w:sz w:val="24"/>
          <w:szCs w:val="24"/>
        </w:rPr>
        <w:t>:</w:t>
      </w:r>
    </w:p>
    <w:p w14:paraId="61AA272D" w14:textId="77777777" w:rsidR="00167CB4" w:rsidRPr="00167CB4" w:rsidRDefault="00167CB4" w:rsidP="00167C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67CB4">
        <w:rPr>
          <w:rFonts w:asciiTheme="minorBidi" w:eastAsia="Times New Roman" w:hAnsiTheme="minorBidi"/>
          <w:sz w:val="24"/>
          <w:szCs w:val="24"/>
          <w:rtl/>
        </w:rPr>
        <w:t>קיצור זמני טיפול ב-50%</w:t>
      </w:r>
    </w:p>
    <w:p w14:paraId="57ADE295" w14:textId="77777777" w:rsidR="00167CB4" w:rsidRPr="00167CB4" w:rsidRDefault="00167CB4" w:rsidP="00167C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67CB4">
        <w:rPr>
          <w:rFonts w:asciiTheme="minorBidi" w:eastAsia="Times New Roman" w:hAnsiTheme="minorBidi"/>
          <w:sz w:val="24"/>
          <w:szCs w:val="24"/>
          <w:rtl/>
        </w:rPr>
        <w:t>דיוק של 90% בהערכות אוטומטיות</w:t>
      </w:r>
    </w:p>
    <w:p w14:paraId="44DA43EC" w14:textId="77777777" w:rsidR="00167CB4" w:rsidRPr="00167CB4" w:rsidRDefault="00167CB4" w:rsidP="00167C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67CB4">
        <w:rPr>
          <w:rFonts w:asciiTheme="minorBidi" w:eastAsia="Times New Roman" w:hAnsiTheme="minorBidi"/>
          <w:sz w:val="24"/>
          <w:szCs w:val="24"/>
          <w:rtl/>
        </w:rPr>
        <w:t>חיסכון של 30% בעלויות תפעוליות</w:t>
      </w:r>
    </w:p>
    <w:p w14:paraId="046C8DC1" w14:textId="77777777" w:rsidR="00167CB4" w:rsidRPr="00167CB4" w:rsidRDefault="00167CB4" w:rsidP="00167C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67CB4">
        <w:rPr>
          <w:rFonts w:asciiTheme="minorBidi" w:eastAsia="Times New Roman" w:hAnsiTheme="minorBidi"/>
          <w:sz w:val="24"/>
          <w:szCs w:val="24"/>
          <w:rtl/>
        </w:rPr>
        <w:t>שביעות רצון של 85% מהמשתמשים</w:t>
      </w:r>
    </w:p>
    <w:p w14:paraId="5386D07F" w14:textId="77777777" w:rsidR="00167CB4" w:rsidRDefault="00167CB4" w:rsidP="00167CB4">
      <w:pPr>
        <w:numPr>
          <w:ilvl w:val="0"/>
          <w:numId w:val="10"/>
        </w:numPr>
        <w:spacing w:before="100" w:beforeAutospacing="1" w:after="100" w:afterAutospacing="1" w:line="240" w:lineRule="auto"/>
        <w:rPr>
          <w:ins w:id="40" w:author="moran ran" w:date="2025-01-30T17:55:00Z" w16du:dateUtc="2025-01-30T15:55:00Z"/>
          <w:rFonts w:asciiTheme="minorBidi" w:eastAsia="Times New Roman" w:hAnsiTheme="minorBidi"/>
          <w:sz w:val="24"/>
          <w:szCs w:val="24"/>
        </w:rPr>
      </w:pPr>
      <w:r w:rsidRPr="00167CB4">
        <w:rPr>
          <w:rFonts w:asciiTheme="minorBidi" w:eastAsia="Times New Roman" w:hAnsiTheme="minorBidi"/>
          <w:sz w:val="24"/>
          <w:szCs w:val="24"/>
          <w:rtl/>
        </w:rPr>
        <w:t>הפחתת טעויות אנוש ב-70%</w:t>
      </w:r>
    </w:p>
    <w:p w14:paraId="6F4BA885" w14:textId="1CA65715" w:rsidR="006843CD" w:rsidRPr="00167CB4" w:rsidRDefault="006843CD" w:rsidP="00167C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ins w:id="41" w:author="moran ran" w:date="2025-01-30T17:55:00Z" w16du:dateUtc="2025-01-30T15:55:00Z">
        <w:r>
          <w:rPr>
            <w:rFonts w:asciiTheme="minorBidi" w:eastAsia="Times New Roman" w:hAnsiTheme="minorBidi" w:hint="cs"/>
            <w:sz w:val="24"/>
            <w:szCs w:val="24"/>
            <w:rtl/>
          </w:rPr>
          <w:t xml:space="preserve">מרשים </w:t>
        </w:r>
        <w:r w:rsidRPr="006843CD">
          <w:rPr>
            <mc:AlternateContent>
              <mc:Choice Requires="w16se">
                <w:rFonts w:asciiTheme="minorBidi" w:eastAsia="Times New Roman" w:hAnsiTheme="minorBidi"/>
              </mc:Choice>
              <mc:Fallback>
                <w:rFonts w:ascii="Segoe UI Emoji" w:eastAsia="Segoe UI Emoji" w:hAnsi="Segoe UI Emoji" w:cs="Segoe UI Emoji"/>
              </mc:Fallback>
            </mc:AlternateContent>
            <w:sz w:val="24"/>
            <w:szCs w:val="24"/>
          </w:rPr>
          <mc:AlternateContent>
            <mc:Choice Requires="w16se">
              <w16se:symEx w16se:font="Segoe UI Emoji" w16se:char="1F60A"/>
            </mc:Choice>
            <mc:Fallback>
              <w:t>😊</w:t>
            </mc:Fallback>
          </mc:AlternateContent>
        </w:r>
        <w:r>
          <w:rPr>
            <w:rFonts w:asciiTheme="minorBidi" w:eastAsia="Times New Roman" w:hAnsiTheme="minorBidi" w:hint="cs"/>
            <w:sz w:val="24"/>
            <w:szCs w:val="24"/>
            <w:rtl/>
          </w:rPr>
          <w:t xml:space="preserve"> </w:t>
        </w:r>
      </w:ins>
    </w:p>
    <w:p w14:paraId="75F9787E" w14:textId="77777777" w:rsidR="00A51E26" w:rsidRPr="00167CB4" w:rsidRDefault="00A51E26" w:rsidP="00581293">
      <w:pPr>
        <w:rPr>
          <w:rFonts w:asciiTheme="minorBidi" w:hAnsiTheme="minorBidi"/>
        </w:rPr>
      </w:pPr>
    </w:p>
    <w:sectPr w:rsidR="00A51E26" w:rsidRPr="00167CB4" w:rsidSect="0014558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EC2"/>
    <w:multiLevelType w:val="multilevel"/>
    <w:tmpl w:val="4A42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37944"/>
    <w:multiLevelType w:val="multilevel"/>
    <w:tmpl w:val="FB1E3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66B66"/>
    <w:multiLevelType w:val="multilevel"/>
    <w:tmpl w:val="058E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B608E"/>
    <w:multiLevelType w:val="multilevel"/>
    <w:tmpl w:val="050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56449"/>
    <w:multiLevelType w:val="multilevel"/>
    <w:tmpl w:val="3F54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0215B"/>
    <w:multiLevelType w:val="multilevel"/>
    <w:tmpl w:val="AC0C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461A0"/>
    <w:multiLevelType w:val="multilevel"/>
    <w:tmpl w:val="1D04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20909"/>
    <w:multiLevelType w:val="multilevel"/>
    <w:tmpl w:val="A258B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9513DB"/>
    <w:multiLevelType w:val="multilevel"/>
    <w:tmpl w:val="E418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23C2D"/>
    <w:multiLevelType w:val="multilevel"/>
    <w:tmpl w:val="AC9C7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770497">
    <w:abstractNumId w:val="1"/>
  </w:num>
  <w:num w:numId="2" w16cid:durableId="2019386448">
    <w:abstractNumId w:val="2"/>
  </w:num>
  <w:num w:numId="3" w16cid:durableId="118694017">
    <w:abstractNumId w:val="0"/>
  </w:num>
  <w:num w:numId="4" w16cid:durableId="576287653">
    <w:abstractNumId w:val="7"/>
  </w:num>
  <w:num w:numId="5" w16cid:durableId="128280171">
    <w:abstractNumId w:val="9"/>
  </w:num>
  <w:num w:numId="6" w16cid:durableId="2063551880">
    <w:abstractNumId w:val="4"/>
  </w:num>
  <w:num w:numId="7" w16cid:durableId="1618675748">
    <w:abstractNumId w:val="6"/>
  </w:num>
  <w:num w:numId="8" w16cid:durableId="1684280841">
    <w:abstractNumId w:val="8"/>
  </w:num>
  <w:num w:numId="9" w16cid:durableId="2132088249">
    <w:abstractNumId w:val="5"/>
  </w:num>
  <w:num w:numId="10" w16cid:durableId="121589605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ran ran">
    <w15:presenceInfo w15:providerId="Windows Live" w15:userId="fe9393a5196dee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293"/>
    <w:rsid w:val="00145582"/>
    <w:rsid w:val="00167CB4"/>
    <w:rsid w:val="00243A49"/>
    <w:rsid w:val="00552D4E"/>
    <w:rsid w:val="00581293"/>
    <w:rsid w:val="006843CD"/>
    <w:rsid w:val="00A51E26"/>
    <w:rsid w:val="00AD6842"/>
    <w:rsid w:val="00D422CC"/>
    <w:rsid w:val="00E7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E712"/>
  <w15:chartTrackingRefBased/>
  <w15:docId w15:val="{F06DA235-B4BC-4DE6-8775-1153D39EA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581293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812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whitespace-pre-wrap">
    <w:name w:val="whitespace-pre-wrap"/>
    <w:basedOn w:val="a"/>
    <w:rsid w:val="0058129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581293"/>
    <w:rPr>
      <w:b/>
      <w:bCs/>
    </w:rPr>
  </w:style>
  <w:style w:type="paragraph" w:styleId="a4">
    <w:name w:val="Revision"/>
    <w:hidden/>
    <w:uiPriority w:val="99"/>
    <w:semiHidden/>
    <w:rsid w:val="00E767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0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NIOISCCM</Company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ירונה שלום</dc:creator>
  <cp:keywords/>
  <dc:description/>
  <cp:lastModifiedBy>moran ran</cp:lastModifiedBy>
  <cp:revision>2</cp:revision>
  <dcterms:created xsi:type="dcterms:W3CDTF">2025-01-30T15:56:00Z</dcterms:created>
  <dcterms:modified xsi:type="dcterms:W3CDTF">2025-01-30T15:56:00Z</dcterms:modified>
</cp:coreProperties>
</file>