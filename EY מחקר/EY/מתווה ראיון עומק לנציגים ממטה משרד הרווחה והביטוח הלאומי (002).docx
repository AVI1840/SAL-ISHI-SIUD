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856975" w14:textId="255A70F6" w:rsidR="00CD5111" w:rsidRPr="00CD5111" w:rsidRDefault="00CD5111" w:rsidP="00CD5111">
      <w:pPr>
        <w:rPr>
          <w:rFonts w:cstheme="minorHAnsi"/>
          <w:b/>
          <w:bCs/>
          <w:u w:val="single"/>
          <w:rtl/>
        </w:rPr>
      </w:pPr>
      <w:r w:rsidRPr="00CD5111">
        <w:rPr>
          <w:rFonts w:cstheme="minorHAnsi"/>
          <w:b/>
          <w:bCs/>
          <w:u w:val="single"/>
          <w:rtl/>
        </w:rPr>
        <w:t>שאלון לגורמי מקצוע במטה משרד ה</w:t>
      </w:r>
      <w:r>
        <w:rPr>
          <w:rFonts w:cstheme="minorHAnsi" w:hint="cs"/>
          <w:b/>
          <w:bCs/>
          <w:u w:val="single"/>
          <w:rtl/>
        </w:rPr>
        <w:t>רווחה</w:t>
      </w:r>
      <w:r w:rsidR="00E364F8">
        <w:rPr>
          <w:rFonts w:cstheme="minorHAnsi" w:hint="cs"/>
          <w:b/>
          <w:bCs/>
          <w:u w:val="single"/>
          <w:rtl/>
        </w:rPr>
        <w:t xml:space="preserve"> והביטחון החברתי/</w:t>
      </w:r>
      <w:proofErr w:type="spellStart"/>
      <w:r w:rsidR="00E364F8">
        <w:rPr>
          <w:rFonts w:cstheme="minorHAnsi" w:hint="cs"/>
          <w:b/>
          <w:bCs/>
          <w:u w:val="single"/>
          <w:rtl/>
        </w:rPr>
        <w:t>בטל"א</w:t>
      </w:r>
      <w:proofErr w:type="spellEnd"/>
      <w:r w:rsidRPr="00CD5111">
        <w:rPr>
          <w:rFonts w:cstheme="minorHAnsi"/>
          <w:b/>
          <w:bCs/>
          <w:u w:val="single"/>
          <w:rtl/>
        </w:rPr>
        <w:t xml:space="preserve">: </w:t>
      </w:r>
    </w:p>
    <w:p w14:paraId="2FB755B8" w14:textId="27F55D14" w:rsidR="00CD5111" w:rsidRPr="00CD5111" w:rsidRDefault="00CD5111" w:rsidP="00CD5111">
      <w:pPr>
        <w:rPr>
          <w:rFonts w:cstheme="minorHAnsi"/>
          <w:rtl/>
        </w:rPr>
      </w:pPr>
      <w:r w:rsidRPr="00CD5111">
        <w:rPr>
          <w:rFonts w:cstheme="minorHAnsi"/>
          <w:b/>
          <w:bCs/>
          <w:rtl/>
        </w:rPr>
        <w:t xml:space="preserve">מטרת </w:t>
      </w:r>
      <w:r w:rsidR="00A27215">
        <w:rPr>
          <w:rFonts w:cstheme="minorHAnsi" w:hint="cs"/>
          <w:b/>
          <w:bCs/>
          <w:rtl/>
        </w:rPr>
        <w:t>מחקר השטח</w:t>
      </w:r>
      <w:r w:rsidRPr="00CD5111">
        <w:rPr>
          <w:rFonts w:cstheme="minorHAnsi"/>
          <w:b/>
          <w:bCs/>
          <w:rtl/>
        </w:rPr>
        <w:t>:</w:t>
      </w:r>
      <w:r w:rsidRPr="00CD5111">
        <w:rPr>
          <w:rFonts w:cstheme="minorHAnsi"/>
          <w:rtl/>
        </w:rPr>
        <w:t xml:space="preserve"> איסוף מידע וצרכים מהשטח על מנת שמקבלי ההחלטות יוכלו לקבל החלטות טובות</w:t>
      </w:r>
      <w:r w:rsidR="005A095C">
        <w:rPr>
          <w:rFonts w:cstheme="minorHAnsi" w:hint="cs"/>
          <w:rtl/>
        </w:rPr>
        <w:t xml:space="preserve"> וישימות</w:t>
      </w:r>
      <w:r w:rsidR="008D762D">
        <w:rPr>
          <w:rFonts w:cstheme="minorHAnsi" w:hint="cs"/>
          <w:rtl/>
        </w:rPr>
        <w:t>.</w:t>
      </w:r>
    </w:p>
    <w:p w14:paraId="7C13C73C" w14:textId="1E1E3542" w:rsidR="00CD5111" w:rsidRPr="00CD5111" w:rsidRDefault="00571B23" w:rsidP="00CD5111">
      <w:pPr>
        <w:rPr>
          <w:rFonts w:cstheme="minorHAnsi"/>
          <w:rtl/>
        </w:rPr>
      </w:pPr>
      <w:r>
        <w:rPr>
          <w:rFonts w:cstheme="minorHAnsi" w:hint="cs"/>
          <w:rtl/>
        </w:rPr>
        <w:t>ב</w:t>
      </w:r>
      <w:r w:rsidR="0056721B">
        <w:rPr>
          <w:rFonts w:cstheme="minorHAnsi" w:hint="cs"/>
          <w:rtl/>
        </w:rPr>
        <w:t>אמצעות המחקר</w:t>
      </w:r>
      <w:r w:rsidR="00CD5111" w:rsidRPr="00CD5111">
        <w:rPr>
          <w:rFonts w:cstheme="minorHAnsi"/>
          <w:rtl/>
        </w:rPr>
        <w:t xml:space="preserve"> מקבלי ההחלטות במשרד יכולים לוודא שהם "בכיוון הנכון" ושהחלטות שמתקבלות מקושרות למציאות, ניתנות לביצוע וייטיבו עם מקבלי השירות. </w:t>
      </w:r>
    </w:p>
    <w:p w14:paraId="252B9608" w14:textId="1FD6613B" w:rsidR="00CD5111" w:rsidRPr="00CD5111" w:rsidRDefault="00CD5111" w:rsidP="00CD5111">
      <w:pPr>
        <w:rPr>
          <w:rFonts w:cstheme="minorHAnsi"/>
          <w:b/>
          <w:bCs/>
          <w:color w:val="000000"/>
          <w:kern w:val="24"/>
          <w:sz w:val="36"/>
          <w:szCs w:val="36"/>
        </w:rPr>
      </w:pPr>
      <w:r w:rsidRPr="00CD5111">
        <w:rPr>
          <w:rFonts w:cstheme="minorHAnsi"/>
          <w:b/>
          <w:bCs/>
          <w:rtl/>
        </w:rPr>
        <w:t xml:space="preserve">מטרת </w:t>
      </w:r>
      <w:proofErr w:type="spellStart"/>
      <w:r w:rsidRPr="00CD5111">
        <w:rPr>
          <w:rFonts w:cstheme="minorHAnsi"/>
          <w:b/>
          <w:bCs/>
          <w:rtl/>
        </w:rPr>
        <w:t>הראיון</w:t>
      </w:r>
      <w:proofErr w:type="spellEnd"/>
      <w:r w:rsidRPr="00CD5111">
        <w:rPr>
          <w:rFonts w:cstheme="minorHAnsi"/>
          <w:b/>
          <w:bCs/>
          <w:rtl/>
        </w:rPr>
        <w:t>:</w:t>
      </w:r>
      <w:r w:rsidRPr="00CD5111">
        <w:rPr>
          <w:rFonts w:cstheme="minorHAnsi"/>
        </w:rPr>
        <w:t xml:space="preserve"> </w:t>
      </w:r>
      <w:r w:rsidRPr="00CD5111">
        <w:rPr>
          <w:rFonts w:cstheme="minorHAnsi"/>
          <w:rtl/>
        </w:rPr>
        <w:t xml:space="preserve">מטרת </w:t>
      </w:r>
      <w:proofErr w:type="spellStart"/>
      <w:r w:rsidRPr="00CD5111">
        <w:rPr>
          <w:rFonts w:cstheme="minorHAnsi"/>
          <w:rtl/>
        </w:rPr>
        <w:t>הראיון</w:t>
      </w:r>
      <w:proofErr w:type="spellEnd"/>
      <w:r w:rsidRPr="00CD5111">
        <w:rPr>
          <w:rFonts w:cstheme="minorHAnsi"/>
          <w:rtl/>
        </w:rPr>
        <w:t xml:space="preserve"> היא ללמוד על השירותים בקהילה לאזרחים ותיקים כפי שהם היום מנקודת מבטכם, ללמוד האם השירות מתאים לצרכים של האזרחים הו</w:t>
      </w:r>
      <w:r w:rsidR="008D762D">
        <w:rPr>
          <w:rFonts w:cstheme="minorHAnsi" w:hint="cs"/>
          <w:rtl/>
        </w:rPr>
        <w:t>ו</w:t>
      </w:r>
      <w:r w:rsidRPr="00CD5111">
        <w:rPr>
          <w:rFonts w:cstheme="minorHAnsi"/>
          <w:rtl/>
        </w:rPr>
        <w:t>תיקים (בדגש על מקבל</w:t>
      </w:r>
      <w:r w:rsidR="004D014B">
        <w:rPr>
          <w:rFonts w:cstheme="minorHAnsi" w:hint="cs"/>
          <w:rtl/>
        </w:rPr>
        <w:t>י</w:t>
      </w:r>
      <w:r w:rsidRPr="00CD5111">
        <w:rPr>
          <w:rFonts w:cstheme="minorHAnsi"/>
          <w:rtl/>
        </w:rPr>
        <w:t xml:space="preserve"> גמלת סיעוד 1+2)</w:t>
      </w:r>
      <w:ins w:id="0" w:author="אביעד יצחקי" w:date="2023-08-30T14:35:00Z">
        <w:r w:rsidR="005C184C">
          <w:rPr>
            <w:rFonts w:cstheme="minorHAnsi" w:hint="cs"/>
            <w:rtl/>
          </w:rPr>
          <w:t xml:space="preserve">, עד כמה הוא מקדם שייכות חברתית ומונע התדרדרות תפקודית </w:t>
        </w:r>
      </w:ins>
      <w:del w:id="1" w:author="אביעד יצחקי" w:date="2023-08-30T14:35:00Z">
        <w:r w:rsidR="004E769B" w:rsidDel="005C184C">
          <w:rPr>
            <w:rFonts w:cstheme="minorHAnsi" w:hint="cs"/>
            <w:rtl/>
          </w:rPr>
          <w:delText xml:space="preserve"> </w:delText>
        </w:r>
      </w:del>
      <w:r w:rsidR="004E769B" w:rsidRPr="00744CC9">
        <w:rPr>
          <w:rFonts w:cstheme="minorHAnsi" w:hint="cs"/>
          <w:rtl/>
        </w:rPr>
        <w:t>ולשמוע מכם כיצד ניתן לשפר ולהרחיב את השירות</w:t>
      </w:r>
      <w:r w:rsidR="00DE1535">
        <w:rPr>
          <w:rFonts w:cstheme="minorHAnsi" w:hint="cs"/>
          <w:rtl/>
        </w:rPr>
        <w:t>ים והמנגנוני</w:t>
      </w:r>
      <w:r w:rsidR="00DE1535">
        <w:rPr>
          <w:rFonts w:cstheme="minorHAnsi" w:hint="eastAsia"/>
          <w:rtl/>
        </w:rPr>
        <w:t>ם</w:t>
      </w:r>
      <w:r w:rsidR="00DE1535">
        <w:rPr>
          <w:rFonts w:cstheme="minorHAnsi" w:hint="cs"/>
          <w:rtl/>
        </w:rPr>
        <w:t xml:space="preserve"> הניהוליים הנדרשים</w:t>
      </w:r>
      <w:r w:rsidR="00BB0444" w:rsidRPr="00744CC9">
        <w:rPr>
          <w:rFonts w:cstheme="minorHAnsi" w:hint="cs"/>
          <w:rtl/>
        </w:rPr>
        <w:t>.</w:t>
      </w:r>
    </w:p>
    <w:p w14:paraId="1427735F" w14:textId="583FD8C6" w:rsidR="00CD5111" w:rsidRPr="00CD5111" w:rsidRDefault="00E6685F" w:rsidP="00CD5111">
      <w:pPr>
        <w:rPr>
          <w:rFonts w:cstheme="minorHAnsi"/>
          <w:rtl/>
        </w:rPr>
      </w:pPr>
      <w:r w:rsidRPr="00CD5111">
        <w:rPr>
          <w:rFonts w:cstheme="minorHAnsi"/>
          <w:noProof/>
        </w:rPr>
        <w:drawing>
          <wp:anchor distT="0" distB="0" distL="114300" distR="114300" simplePos="0" relativeHeight="251658240" behindDoc="1" locked="0" layoutInCell="1" allowOverlap="1" wp14:anchorId="2CAC0CD1" wp14:editId="2B2EDEF7">
            <wp:simplePos x="0" y="0"/>
            <wp:positionH relativeFrom="column">
              <wp:posOffset>928370</wp:posOffset>
            </wp:positionH>
            <wp:positionV relativeFrom="paragraph">
              <wp:posOffset>4445</wp:posOffset>
            </wp:positionV>
            <wp:extent cx="3481705" cy="1638300"/>
            <wp:effectExtent l="0" t="0" r="0" b="0"/>
            <wp:wrapTight wrapText="bothSides">
              <wp:wrapPolygon edited="0">
                <wp:start x="16309" y="502"/>
                <wp:lineTo x="10873" y="5023"/>
                <wp:lineTo x="8746" y="5023"/>
                <wp:lineTo x="5791" y="7535"/>
                <wp:lineTo x="5791" y="9042"/>
                <wp:lineTo x="3782" y="13060"/>
                <wp:lineTo x="1182" y="15070"/>
                <wp:lineTo x="236" y="16074"/>
                <wp:lineTo x="236" y="21349"/>
                <wp:lineTo x="20682" y="21349"/>
                <wp:lineTo x="20682" y="17079"/>
                <wp:lineTo x="19973" y="17079"/>
                <wp:lineTo x="20446" y="15321"/>
                <wp:lineTo x="19737" y="14819"/>
                <wp:lineTo x="12409" y="13060"/>
                <wp:lineTo x="10991" y="9042"/>
                <wp:lineTo x="10755" y="5023"/>
                <wp:lineTo x="13827" y="5023"/>
                <wp:lineTo x="21273" y="2260"/>
                <wp:lineTo x="21155" y="502"/>
                <wp:lineTo x="16309" y="50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81705" cy="1638300"/>
                    </a:xfrm>
                    <a:prstGeom prst="rect">
                      <a:avLst/>
                    </a:prstGeom>
                    <a:noFill/>
                  </pic:spPr>
                </pic:pic>
              </a:graphicData>
            </a:graphic>
            <wp14:sizeRelH relativeFrom="margin">
              <wp14:pctWidth>0</wp14:pctWidth>
            </wp14:sizeRelH>
            <wp14:sizeRelV relativeFrom="margin">
              <wp14:pctHeight>0</wp14:pctHeight>
            </wp14:sizeRelV>
          </wp:anchor>
        </w:drawing>
      </w:r>
    </w:p>
    <w:p w14:paraId="29361C0C" w14:textId="77777777" w:rsidR="00CD5111" w:rsidRPr="00CD5111" w:rsidRDefault="00CD5111" w:rsidP="00CD5111">
      <w:pPr>
        <w:tabs>
          <w:tab w:val="left" w:pos="1052"/>
        </w:tabs>
        <w:rPr>
          <w:rFonts w:cstheme="minorHAnsi"/>
          <w:noProof/>
          <w:rtl/>
        </w:rPr>
      </w:pPr>
    </w:p>
    <w:p w14:paraId="4D190CDF" w14:textId="77777777" w:rsidR="00CD5111" w:rsidRPr="00CD5111" w:rsidRDefault="00CD5111" w:rsidP="00CD5111">
      <w:pPr>
        <w:tabs>
          <w:tab w:val="left" w:pos="1052"/>
        </w:tabs>
        <w:rPr>
          <w:rFonts w:cstheme="minorHAnsi"/>
          <w:noProof/>
          <w:rtl/>
        </w:rPr>
      </w:pPr>
    </w:p>
    <w:p w14:paraId="56917AB9" w14:textId="77777777" w:rsidR="00CD5111" w:rsidRPr="00CD5111" w:rsidRDefault="00CD5111" w:rsidP="00CD5111">
      <w:pPr>
        <w:tabs>
          <w:tab w:val="left" w:pos="1052"/>
        </w:tabs>
        <w:rPr>
          <w:rFonts w:cstheme="minorHAnsi"/>
          <w:noProof/>
          <w:rtl/>
        </w:rPr>
      </w:pPr>
    </w:p>
    <w:p w14:paraId="43EAC927" w14:textId="77777777" w:rsidR="00CD5111" w:rsidRPr="00CD5111" w:rsidRDefault="00CD5111" w:rsidP="00CD5111">
      <w:pPr>
        <w:tabs>
          <w:tab w:val="left" w:pos="1052"/>
        </w:tabs>
        <w:rPr>
          <w:rFonts w:cstheme="minorHAnsi"/>
          <w:noProof/>
          <w:rtl/>
        </w:rPr>
      </w:pPr>
    </w:p>
    <w:p w14:paraId="5A819C8F" w14:textId="77777777" w:rsidR="00CD5111" w:rsidRPr="00CD5111" w:rsidRDefault="00CD5111" w:rsidP="00CD5111">
      <w:pPr>
        <w:tabs>
          <w:tab w:val="left" w:pos="1052"/>
        </w:tabs>
        <w:rPr>
          <w:rFonts w:cstheme="minorHAnsi"/>
          <w:noProof/>
          <w:rtl/>
        </w:rPr>
      </w:pPr>
    </w:p>
    <w:p w14:paraId="71B48AE9" w14:textId="77777777" w:rsidR="00CD5111" w:rsidRPr="00CD5111" w:rsidRDefault="00CD5111" w:rsidP="00CD5111">
      <w:pPr>
        <w:tabs>
          <w:tab w:val="left" w:pos="1052"/>
        </w:tabs>
        <w:rPr>
          <w:rFonts w:cstheme="minorHAnsi"/>
          <w:noProof/>
          <w:rtl/>
        </w:rPr>
      </w:pPr>
    </w:p>
    <w:p w14:paraId="60BBA72C" w14:textId="1AE22BBC" w:rsidR="00CD5111" w:rsidRPr="00CD5111" w:rsidRDefault="00CD5111" w:rsidP="00CD5111">
      <w:pPr>
        <w:tabs>
          <w:tab w:val="left" w:pos="1052"/>
        </w:tabs>
        <w:rPr>
          <w:rFonts w:cstheme="minorHAnsi"/>
          <w:b/>
          <w:bCs/>
          <w:noProof/>
          <w:rtl/>
        </w:rPr>
      </w:pPr>
      <w:r w:rsidRPr="00CD5111">
        <w:rPr>
          <w:rFonts w:cstheme="minorHAnsi"/>
          <w:b/>
          <w:bCs/>
          <w:noProof/>
          <w:rtl/>
        </w:rPr>
        <w:t xml:space="preserve">התחלת ראיון (הצגה עצמית, הצגת הפרויקט) </w:t>
      </w:r>
    </w:p>
    <w:p w14:paraId="1A092CA3" w14:textId="4B15D65D" w:rsidR="00CD5111" w:rsidRPr="00CD5111" w:rsidRDefault="00CD5111" w:rsidP="00CD5111">
      <w:pPr>
        <w:tabs>
          <w:tab w:val="left" w:pos="1052"/>
        </w:tabs>
        <w:rPr>
          <w:rFonts w:cstheme="minorHAnsi"/>
          <w:noProof/>
          <w:rtl/>
        </w:rPr>
      </w:pPr>
      <w:r w:rsidRPr="00CD5111">
        <w:rPr>
          <w:rFonts w:cstheme="minorHAnsi"/>
          <w:noProof/>
          <w:rtl/>
        </w:rPr>
        <w:t xml:space="preserve">שלום, אנחנו _______ מחברת </w:t>
      </w:r>
      <w:r w:rsidRPr="00CD5111">
        <w:rPr>
          <w:rFonts w:cstheme="minorHAnsi"/>
          <w:noProof/>
        </w:rPr>
        <w:t>EY</w:t>
      </w:r>
      <w:r w:rsidRPr="00CD5111">
        <w:rPr>
          <w:rFonts w:cstheme="minorHAnsi"/>
          <w:noProof/>
          <w:rtl/>
        </w:rPr>
        <w:t xml:space="preserve"> (הסבר קצר מאוד על הפירמה)</w:t>
      </w:r>
    </w:p>
    <w:p w14:paraId="35B2C914" w14:textId="4D527526" w:rsidR="00CD5111" w:rsidRPr="00CD5111" w:rsidRDefault="00CD5111" w:rsidP="00CD5111">
      <w:pPr>
        <w:tabs>
          <w:tab w:val="left" w:pos="1052"/>
        </w:tabs>
        <w:rPr>
          <w:rFonts w:cstheme="minorHAnsi"/>
          <w:noProof/>
          <w:rtl/>
        </w:rPr>
      </w:pPr>
      <w:r w:rsidRPr="00CD5111">
        <w:rPr>
          <w:rFonts w:cstheme="minorHAnsi"/>
          <w:noProof/>
          <w:rtl/>
        </w:rPr>
        <w:t>אנחנו מלווים בימים אלו את משרד הרווחה</w:t>
      </w:r>
      <w:r w:rsidR="007C3651">
        <w:rPr>
          <w:rFonts w:cstheme="minorHAnsi" w:hint="cs"/>
          <w:noProof/>
          <w:rtl/>
        </w:rPr>
        <w:t xml:space="preserve"> והביטחון החברתי</w:t>
      </w:r>
      <w:r w:rsidRPr="00CD5111">
        <w:rPr>
          <w:rFonts w:cstheme="minorHAnsi"/>
          <w:noProof/>
          <w:rtl/>
        </w:rPr>
        <w:t xml:space="preserve"> </w:t>
      </w:r>
      <w:r w:rsidR="00BB0444" w:rsidRPr="00744CC9">
        <w:rPr>
          <w:rFonts w:cstheme="minorHAnsi" w:hint="cs"/>
          <w:noProof/>
          <w:rtl/>
        </w:rPr>
        <w:t xml:space="preserve">והביטוח הלאומי </w:t>
      </w:r>
      <w:r w:rsidRPr="00CD5111">
        <w:rPr>
          <w:rFonts w:cstheme="minorHAnsi"/>
          <w:noProof/>
          <w:rtl/>
        </w:rPr>
        <w:t xml:space="preserve">בגיבוש תכנית עבודה אופרטיבית להרחבת היצע (איכות, מבחר ופריסה) השירותים החברתיים בקהילה </w:t>
      </w:r>
      <w:r w:rsidR="001B6D7F">
        <w:rPr>
          <w:rFonts w:cstheme="minorHAnsi" w:hint="cs"/>
          <w:noProof/>
          <w:rtl/>
        </w:rPr>
        <w:t xml:space="preserve">לאזרחים ותיקים </w:t>
      </w:r>
      <w:r w:rsidRPr="00CD5111">
        <w:rPr>
          <w:rFonts w:cstheme="minorHAnsi"/>
          <w:noProof/>
          <w:rtl/>
        </w:rPr>
        <w:t>המופעלים על ידי משרד הרווחה</w:t>
      </w:r>
      <w:r w:rsidR="00962AD6">
        <w:rPr>
          <w:rFonts w:cstheme="minorHAnsi" w:hint="cs"/>
          <w:noProof/>
          <w:rtl/>
        </w:rPr>
        <w:t xml:space="preserve">. </w:t>
      </w:r>
      <w:r w:rsidR="00020056">
        <w:rPr>
          <w:rFonts w:cstheme="minorHAnsi" w:hint="cs"/>
          <w:noProof/>
          <w:rtl/>
        </w:rPr>
        <w:t xml:space="preserve">במסגרת העבודה </w:t>
      </w:r>
      <w:r w:rsidR="00742F7E">
        <w:rPr>
          <w:rFonts w:cstheme="minorHAnsi" w:hint="cs"/>
          <w:noProof/>
          <w:rtl/>
        </w:rPr>
        <w:t>המטרה</w:t>
      </w:r>
      <w:r w:rsidR="00020056">
        <w:rPr>
          <w:rFonts w:cstheme="minorHAnsi" w:hint="cs"/>
          <w:noProof/>
          <w:rtl/>
        </w:rPr>
        <w:t xml:space="preserve"> היא</w:t>
      </w:r>
      <w:r w:rsidRPr="00CD5111">
        <w:rPr>
          <w:rFonts w:cstheme="minorHAnsi"/>
          <w:noProof/>
          <w:rtl/>
        </w:rPr>
        <w:t xml:space="preserve"> הרחבת שירות קהילות תומכות, לאזרחים ותיקים הזכאים לקצבת סיעוד במטרה לקדם דחיקת תלות, שייכות, משמעות, בריאות וחוסן אצל מקבלי השירות כחלק מתכנית </w:t>
      </w:r>
      <w:r w:rsidRPr="00CD5111">
        <w:rPr>
          <w:rFonts w:cstheme="minorHAnsi"/>
          <w:b/>
          <w:bCs/>
          <w:noProof/>
          <w:rtl/>
        </w:rPr>
        <w:t>למעבר מקבלת קצבה כספית לצריכת שירותים חברתיים בקהילה</w:t>
      </w:r>
      <w:r w:rsidRPr="00CD5111">
        <w:rPr>
          <w:rFonts w:cstheme="minorHAnsi"/>
          <w:noProof/>
          <w:rtl/>
        </w:rPr>
        <w:t xml:space="preserve">. </w:t>
      </w:r>
    </w:p>
    <w:p w14:paraId="05BA3C7A" w14:textId="41060919" w:rsidR="00CD5111" w:rsidRPr="00CD5111" w:rsidRDefault="00915110" w:rsidP="00CD5111">
      <w:pPr>
        <w:tabs>
          <w:tab w:val="left" w:pos="1052"/>
        </w:tabs>
        <w:rPr>
          <w:rFonts w:cstheme="minorHAnsi"/>
          <w:noProof/>
          <w:rtl/>
        </w:rPr>
      </w:pPr>
      <w:r>
        <w:rPr>
          <w:rFonts w:cstheme="minorHAnsi" w:hint="cs"/>
          <w:noProof/>
          <w:rtl/>
        </w:rPr>
        <w:t>במחקר השטח</w:t>
      </w:r>
      <w:r w:rsidR="00CD5111" w:rsidRPr="00CD5111">
        <w:rPr>
          <w:rFonts w:cstheme="minorHAnsi"/>
          <w:noProof/>
          <w:rtl/>
        </w:rPr>
        <w:t xml:space="preserve"> נכללים </w:t>
      </w:r>
      <w:r w:rsidR="00BB0444">
        <w:rPr>
          <w:rFonts w:cstheme="minorHAnsi" w:hint="cs"/>
          <w:noProof/>
          <w:rtl/>
        </w:rPr>
        <w:t xml:space="preserve">בנוסף לגורמי המטה במשרד הרווחה והביטוח הלאומי, </w:t>
      </w:r>
      <w:r w:rsidR="00CD5111" w:rsidRPr="00CD5111">
        <w:rPr>
          <w:rFonts w:cstheme="minorHAnsi"/>
          <w:noProof/>
          <w:rtl/>
        </w:rPr>
        <w:t>גם מקבלי השירות עצמם ומשפחתם, המפעילים</w:t>
      </w:r>
      <w:r w:rsidR="00BB0444">
        <w:rPr>
          <w:rFonts w:cstheme="minorHAnsi" w:hint="cs"/>
          <w:noProof/>
          <w:rtl/>
        </w:rPr>
        <w:t xml:space="preserve"> וה</w:t>
      </w:r>
      <w:r w:rsidR="00CD5111" w:rsidRPr="00CD5111">
        <w:rPr>
          <w:rFonts w:cstheme="minorHAnsi"/>
          <w:noProof/>
          <w:rtl/>
        </w:rPr>
        <w:t xml:space="preserve">רשויות </w:t>
      </w:r>
      <w:r w:rsidR="00BB0444">
        <w:rPr>
          <w:rFonts w:cstheme="minorHAnsi" w:hint="cs"/>
          <w:noProof/>
          <w:rtl/>
        </w:rPr>
        <w:t>ה</w:t>
      </w:r>
      <w:r w:rsidR="00CD5111" w:rsidRPr="00CD5111">
        <w:rPr>
          <w:rFonts w:cstheme="minorHAnsi"/>
          <w:noProof/>
          <w:rtl/>
        </w:rPr>
        <w:t>מקומיות - תודה על הירתמותך לתהליך.</w:t>
      </w:r>
    </w:p>
    <w:p w14:paraId="54AEBE81" w14:textId="11A433AE" w:rsidR="00CD5111" w:rsidRPr="00CD5111" w:rsidRDefault="00CD5111" w:rsidP="00CD5111">
      <w:pPr>
        <w:tabs>
          <w:tab w:val="left" w:pos="1052"/>
        </w:tabs>
        <w:rPr>
          <w:rFonts w:cstheme="minorHAnsi"/>
          <w:noProof/>
          <w:rtl/>
        </w:rPr>
      </w:pPr>
      <w:r w:rsidRPr="00CD5111">
        <w:rPr>
          <w:rFonts w:cstheme="minorHAnsi"/>
          <w:noProof/>
          <w:rtl/>
        </w:rPr>
        <w:t xml:space="preserve">אנחנו נקיים עכשיו ראיון של שעה +-. הראיון הוא ראיון פתוח ונשמח לשמוע כל דבר שתרצ.י להעלות. </w:t>
      </w:r>
    </w:p>
    <w:p w14:paraId="4ECB789D" w14:textId="48D5B87C" w:rsidR="00CD5111" w:rsidRDefault="00CD5111" w:rsidP="00CD5111">
      <w:pPr>
        <w:tabs>
          <w:tab w:val="left" w:pos="1052"/>
        </w:tabs>
        <w:rPr>
          <w:rFonts w:cstheme="minorHAnsi"/>
          <w:rtl/>
        </w:rPr>
      </w:pPr>
      <w:r w:rsidRPr="00CD5111">
        <w:rPr>
          <w:rFonts w:cstheme="minorHAnsi"/>
          <w:noProof/>
          <w:rtl/>
        </w:rPr>
        <w:t xml:space="preserve">רגע לפני שנתחיל, חשוב לנו להדגיש כי הראיון עצמו אמנם תואם לבקשת גורמי המטה במשרד, אך תוכן הראיון הינו חסוי ולא יעברו מהראיון ציטוטים בשמך. אנו נעביר בסוף התהליך מסמך תובנות מסכם מכלל הראיונות שנערוך. </w:t>
      </w:r>
    </w:p>
    <w:p w14:paraId="1EC85DD6" w14:textId="29D8A31F" w:rsidR="00E6685F" w:rsidRPr="0090452A" w:rsidRDefault="00E6685F" w:rsidP="00E6685F">
      <w:pPr>
        <w:rPr>
          <w:rFonts w:cstheme="minorHAnsi"/>
          <w:b/>
          <w:bCs/>
          <w:u w:val="single"/>
        </w:rPr>
      </w:pPr>
      <w:r>
        <w:rPr>
          <w:rFonts w:cstheme="minorHAnsi" w:hint="cs"/>
          <w:b/>
          <w:bCs/>
          <w:u w:val="single"/>
          <w:rtl/>
        </w:rPr>
        <w:t xml:space="preserve">חלק א: </w:t>
      </w:r>
      <w:r w:rsidRPr="0090452A">
        <w:rPr>
          <w:rFonts w:cstheme="minorHAnsi"/>
          <w:b/>
          <w:bCs/>
          <w:u w:val="single"/>
          <w:rtl/>
        </w:rPr>
        <w:t xml:space="preserve">בניית מערכת יחסים </w:t>
      </w:r>
      <w:r w:rsidRPr="0090452A">
        <w:rPr>
          <w:rFonts w:cstheme="minorHAnsi"/>
          <w:sz w:val="18"/>
          <w:szCs w:val="18"/>
          <w:u w:val="single"/>
          <w:rtl/>
        </w:rPr>
        <w:t>(חיפוש מידע)</w:t>
      </w:r>
      <w:r w:rsidRPr="0090452A">
        <w:rPr>
          <w:rFonts w:cstheme="minorHAnsi"/>
          <w:b/>
          <w:bCs/>
          <w:u w:val="single"/>
          <w:rtl/>
        </w:rPr>
        <w:t xml:space="preserve"> </w:t>
      </w:r>
    </w:p>
    <w:p w14:paraId="07C49856" w14:textId="77777777" w:rsidR="00E6685F" w:rsidRPr="0090452A" w:rsidRDefault="00E6685F" w:rsidP="00E6685F">
      <w:pPr>
        <w:pStyle w:val="a7"/>
        <w:numPr>
          <w:ilvl w:val="0"/>
          <w:numId w:val="1"/>
        </w:numPr>
        <w:spacing w:line="300" w:lineRule="auto"/>
        <w:rPr>
          <w:rFonts w:cstheme="minorHAnsi"/>
        </w:rPr>
      </w:pPr>
      <w:proofErr w:type="spellStart"/>
      <w:r w:rsidRPr="0090452A">
        <w:rPr>
          <w:rFonts w:cstheme="minorHAnsi"/>
          <w:rtl/>
        </w:rPr>
        <w:t>ספר.י</w:t>
      </w:r>
      <w:proofErr w:type="spellEnd"/>
      <w:r w:rsidRPr="0090452A">
        <w:rPr>
          <w:rFonts w:cstheme="minorHAnsi"/>
          <w:rtl/>
        </w:rPr>
        <w:t xml:space="preserve"> קצת על עצמך</w:t>
      </w:r>
    </w:p>
    <w:p w14:paraId="7E9093EA" w14:textId="55345E81" w:rsidR="00E6685F" w:rsidRDefault="00E6685F" w:rsidP="00E6685F">
      <w:pPr>
        <w:pStyle w:val="a7"/>
        <w:numPr>
          <w:ilvl w:val="0"/>
          <w:numId w:val="1"/>
        </w:numPr>
        <w:spacing w:line="300" w:lineRule="auto"/>
        <w:ind w:left="714" w:hanging="357"/>
        <w:rPr>
          <w:rFonts w:cstheme="minorHAnsi"/>
        </w:rPr>
      </w:pPr>
      <w:r>
        <w:rPr>
          <w:rFonts w:cstheme="minorHAnsi" w:hint="cs"/>
          <w:rtl/>
        </w:rPr>
        <w:t>ספר לנו קצת על התפקיד שלך:</w:t>
      </w:r>
      <w:r>
        <w:rPr>
          <w:rFonts w:cstheme="minorHAnsi"/>
          <w:rtl/>
        </w:rPr>
        <w:br/>
      </w:r>
      <w:r>
        <w:rPr>
          <w:rFonts w:cstheme="minorHAnsi" w:hint="cs"/>
          <w:rtl/>
        </w:rPr>
        <w:t>א. מה תחומי האחריות שלך ומהי הכפיפות הארגונית (משפטית, מקצועית)?</w:t>
      </w:r>
    </w:p>
    <w:p w14:paraId="4E0A612E" w14:textId="2ADED816" w:rsidR="00E6685F" w:rsidRDefault="00E6685F" w:rsidP="00E6685F">
      <w:pPr>
        <w:pStyle w:val="a7"/>
        <w:numPr>
          <w:ilvl w:val="0"/>
          <w:numId w:val="2"/>
        </w:numPr>
        <w:spacing w:line="300" w:lineRule="auto"/>
        <w:rPr>
          <w:rFonts w:cstheme="minorHAnsi"/>
        </w:rPr>
      </w:pPr>
      <w:r>
        <w:rPr>
          <w:rFonts w:cstheme="minorHAnsi" w:hint="cs"/>
          <w:rtl/>
        </w:rPr>
        <w:t xml:space="preserve">אילו ממשקים </w:t>
      </w:r>
      <w:proofErr w:type="spellStart"/>
      <w:r>
        <w:rPr>
          <w:rFonts w:cstheme="minorHAnsi" w:hint="cs"/>
          <w:rtl/>
        </w:rPr>
        <w:t>את</w:t>
      </w:r>
      <w:r w:rsidR="0009216D">
        <w:rPr>
          <w:rFonts w:cstheme="minorHAnsi" w:hint="cs"/>
          <w:rtl/>
        </w:rPr>
        <w:t>.</w:t>
      </w:r>
      <w:r>
        <w:rPr>
          <w:rFonts w:cstheme="minorHAnsi" w:hint="cs"/>
          <w:rtl/>
        </w:rPr>
        <w:t>ה</w:t>
      </w:r>
      <w:proofErr w:type="spellEnd"/>
      <w:r>
        <w:rPr>
          <w:rFonts w:cstheme="minorHAnsi" w:hint="cs"/>
          <w:rtl/>
        </w:rPr>
        <w:t xml:space="preserve"> </w:t>
      </w:r>
      <w:proofErr w:type="spellStart"/>
      <w:r>
        <w:rPr>
          <w:rFonts w:cstheme="minorHAnsi" w:hint="cs"/>
          <w:rtl/>
        </w:rPr>
        <w:t>מנהל</w:t>
      </w:r>
      <w:r w:rsidR="0009216D">
        <w:rPr>
          <w:rFonts w:cstheme="minorHAnsi" w:hint="cs"/>
          <w:rtl/>
        </w:rPr>
        <w:t>.ת</w:t>
      </w:r>
      <w:proofErr w:type="spellEnd"/>
      <w:r>
        <w:rPr>
          <w:rFonts w:cstheme="minorHAnsi" w:hint="cs"/>
          <w:rtl/>
        </w:rPr>
        <w:t xml:space="preserve"> במסגרת התפקיד? (מקבלי השירות ומשפחותיהם, מפעילים, נציגים מרשויות) ואיזה סו</w:t>
      </w:r>
      <w:r w:rsidR="006461A0">
        <w:rPr>
          <w:rFonts w:cstheme="minorHAnsi" w:hint="cs"/>
          <w:rtl/>
        </w:rPr>
        <w:t>ג</w:t>
      </w:r>
      <w:r>
        <w:rPr>
          <w:rFonts w:cstheme="minorHAnsi" w:hint="cs"/>
          <w:rtl/>
        </w:rPr>
        <w:t xml:space="preserve"> ממשק </w:t>
      </w:r>
      <w:proofErr w:type="spellStart"/>
      <w:r>
        <w:rPr>
          <w:rFonts w:cstheme="minorHAnsi" w:hint="cs"/>
          <w:rtl/>
        </w:rPr>
        <w:t>את.ה</w:t>
      </w:r>
      <w:proofErr w:type="spellEnd"/>
      <w:r>
        <w:rPr>
          <w:rFonts w:cstheme="minorHAnsi" w:hint="cs"/>
          <w:rtl/>
        </w:rPr>
        <w:t xml:space="preserve"> </w:t>
      </w:r>
      <w:proofErr w:type="spellStart"/>
      <w:r>
        <w:rPr>
          <w:rFonts w:cstheme="minorHAnsi" w:hint="cs"/>
          <w:rtl/>
        </w:rPr>
        <w:t>מנהל.ת</w:t>
      </w:r>
      <w:proofErr w:type="spellEnd"/>
      <w:r>
        <w:rPr>
          <w:rFonts w:cstheme="minorHAnsi" w:hint="cs"/>
          <w:rtl/>
        </w:rPr>
        <w:t xml:space="preserve"> מול כל אחד?</w:t>
      </w:r>
      <w:r w:rsidR="00F25D89">
        <w:rPr>
          <w:rFonts w:cstheme="minorHAnsi" w:hint="cs"/>
          <w:rtl/>
        </w:rPr>
        <w:t xml:space="preserve"> מה הפערים בתקשורת בממשקים השונים?</w:t>
      </w:r>
    </w:p>
    <w:p w14:paraId="2889EDCD" w14:textId="77777777" w:rsidR="009C6772" w:rsidRDefault="009C6772" w:rsidP="00087CED">
      <w:pPr>
        <w:rPr>
          <w:rFonts w:cstheme="minorHAnsi"/>
          <w:b/>
          <w:bCs/>
          <w:u w:val="single"/>
          <w:rtl/>
        </w:rPr>
      </w:pPr>
    </w:p>
    <w:p w14:paraId="6B0582F1" w14:textId="77777777" w:rsidR="009C6772" w:rsidRDefault="009C6772" w:rsidP="00087CED">
      <w:pPr>
        <w:rPr>
          <w:rFonts w:cstheme="minorHAnsi"/>
          <w:b/>
          <w:bCs/>
          <w:u w:val="single"/>
          <w:rtl/>
        </w:rPr>
      </w:pPr>
    </w:p>
    <w:p w14:paraId="495256C1" w14:textId="4E749F06" w:rsidR="00087CED" w:rsidRPr="0090452A" w:rsidRDefault="00087CED" w:rsidP="00087CED">
      <w:pPr>
        <w:rPr>
          <w:rFonts w:cstheme="minorHAnsi"/>
          <w:b/>
          <w:bCs/>
          <w:u w:val="single"/>
          <w:rtl/>
        </w:rPr>
      </w:pPr>
      <w:r>
        <w:rPr>
          <w:rFonts w:cstheme="minorHAnsi" w:hint="cs"/>
          <w:b/>
          <w:bCs/>
          <w:u w:val="single"/>
          <w:rtl/>
        </w:rPr>
        <w:t xml:space="preserve">חלק ב: </w:t>
      </w:r>
      <w:r w:rsidRPr="0090452A">
        <w:rPr>
          <w:rFonts w:cstheme="minorHAnsi"/>
          <w:b/>
          <w:bCs/>
          <w:u w:val="single"/>
          <w:rtl/>
        </w:rPr>
        <w:t xml:space="preserve">צלילה לעומק </w:t>
      </w:r>
      <w:r w:rsidRPr="0090452A">
        <w:rPr>
          <w:rFonts w:cstheme="minorHAnsi"/>
          <w:sz w:val="18"/>
          <w:szCs w:val="18"/>
          <w:u w:val="single"/>
          <w:rtl/>
        </w:rPr>
        <w:t>(לעורר סיפורים</w:t>
      </w:r>
      <w:r>
        <w:rPr>
          <w:rFonts w:cstheme="minorHAnsi" w:hint="cs"/>
          <w:sz w:val="18"/>
          <w:szCs w:val="18"/>
          <w:u w:val="single"/>
          <w:rtl/>
        </w:rPr>
        <w:t xml:space="preserve"> ולחפש רגשות)</w:t>
      </w:r>
    </w:p>
    <w:p w14:paraId="76D7030D" w14:textId="2A82DB93" w:rsidR="00087CED" w:rsidRPr="0090452A" w:rsidRDefault="00087CED" w:rsidP="00087CED">
      <w:pPr>
        <w:spacing w:line="300" w:lineRule="auto"/>
        <w:rPr>
          <w:rFonts w:cstheme="minorHAnsi"/>
          <w:rtl/>
        </w:rPr>
      </w:pPr>
      <w:r w:rsidRPr="0090452A">
        <w:rPr>
          <w:rFonts w:cstheme="minorHAnsi"/>
          <w:rtl/>
        </w:rPr>
        <w:t xml:space="preserve">בשלב זה בראיון, </w:t>
      </w:r>
      <w:r w:rsidR="008156C2">
        <w:rPr>
          <w:rFonts w:cstheme="minorHAnsi" w:hint="cs"/>
          <w:rtl/>
        </w:rPr>
        <w:t xml:space="preserve">נרצה להעמיק בשירותים השונים </w:t>
      </w:r>
      <w:r w:rsidR="00993C83">
        <w:rPr>
          <w:rFonts w:cstheme="minorHAnsi" w:hint="cs"/>
          <w:rtl/>
        </w:rPr>
        <w:t xml:space="preserve">הניתנים לאזרחים </w:t>
      </w:r>
      <w:r w:rsidR="006461A0">
        <w:rPr>
          <w:rFonts w:cstheme="minorHAnsi" w:hint="cs"/>
          <w:rtl/>
        </w:rPr>
        <w:t>הוותיקי</w:t>
      </w:r>
      <w:r w:rsidR="006461A0">
        <w:rPr>
          <w:rFonts w:cstheme="minorHAnsi" w:hint="eastAsia"/>
          <w:rtl/>
        </w:rPr>
        <w:t>ם</w:t>
      </w:r>
      <w:r w:rsidR="00993C83">
        <w:rPr>
          <w:rFonts w:cstheme="minorHAnsi" w:hint="cs"/>
          <w:rtl/>
        </w:rPr>
        <w:t xml:space="preserve"> ובמודל ההפעלה.</w:t>
      </w:r>
    </w:p>
    <w:p w14:paraId="6217E355" w14:textId="2432D829" w:rsidR="00993C83" w:rsidRDefault="00993C83" w:rsidP="00993C83">
      <w:pPr>
        <w:pStyle w:val="a7"/>
        <w:numPr>
          <w:ilvl w:val="0"/>
          <w:numId w:val="5"/>
        </w:numPr>
        <w:spacing w:line="300" w:lineRule="auto"/>
        <w:rPr>
          <w:rFonts w:cstheme="minorHAnsi"/>
        </w:rPr>
      </w:pPr>
      <w:r>
        <w:rPr>
          <w:rFonts w:cstheme="minorHAnsi" w:hint="cs"/>
          <w:rtl/>
        </w:rPr>
        <w:t xml:space="preserve">מה </w:t>
      </w:r>
      <w:proofErr w:type="spellStart"/>
      <w:r>
        <w:rPr>
          <w:rFonts w:cstheme="minorHAnsi" w:hint="cs"/>
          <w:rtl/>
        </w:rPr>
        <w:t>את.ה</w:t>
      </w:r>
      <w:proofErr w:type="spellEnd"/>
      <w:r>
        <w:rPr>
          <w:rFonts w:cstheme="minorHAnsi" w:hint="cs"/>
          <w:rtl/>
        </w:rPr>
        <w:t xml:space="preserve"> </w:t>
      </w:r>
      <w:proofErr w:type="spellStart"/>
      <w:r>
        <w:rPr>
          <w:rFonts w:cstheme="minorHAnsi" w:hint="cs"/>
          <w:rtl/>
        </w:rPr>
        <w:t>חושב</w:t>
      </w:r>
      <w:r w:rsidR="00D41D3D">
        <w:rPr>
          <w:rFonts w:cstheme="minorHAnsi" w:hint="cs"/>
          <w:rtl/>
        </w:rPr>
        <w:t>.ת</w:t>
      </w:r>
      <w:proofErr w:type="spellEnd"/>
      <w:r>
        <w:rPr>
          <w:rFonts w:cstheme="minorHAnsi" w:hint="cs"/>
          <w:rtl/>
        </w:rPr>
        <w:t xml:space="preserve"> על טיב השירותים אשר אזרחים ותיקים </w:t>
      </w:r>
      <w:r w:rsidR="002F6424">
        <w:rPr>
          <w:rFonts w:cstheme="minorHAnsi" w:hint="cs"/>
          <w:rtl/>
        </w:rPr>
        <w:t xml:space="preserve">מקבלים </w:t>
      </w:r>
      <w:r>
        <w:rPr>
          <w:rFonts w:cstheme="minorHAnsi" w:hint="cs"/>
          <w:rtl/>
        </w:rPr>
        <w:t>כיום?</w:t>
      </w:r>
    </w:p>
    <w:p w14:paraId="49793102" w14:textId="1A9E0BE5" w:rsidR="00993C83" w:rsidRDefault="00993C83" w:rsidP="00993C83">
      <w:pPr>
        <w:pStyle w:val="a7"/>
        <w:numPr>
          <w:ilvl w:val="0"/>
          <w:numId w:val="5"/>
        </w:numPr>
        <w:spacing w:line="300" w:lineRule="auto"/>
        <w:rPr>
          <w:rFonts w:cstheme="minorHAnsi"/>
        </w:rPr>
      </w:pPr>
      <w:r>
        <w:rPr>
          <w:rFonts w:cstheme="minorHAnsi" w:hint="cs"/>
          <w:rtl/>
        </w:rPr>
        <w:t>האם יש פערים בין הצרכים של מקבלי השירות לשירותים הניתנים להם כיום? אם כן, אילו פערים?</w:t>
      </w:r>
    </w:p>
    <w:p w14:paraId="16053414" w14:textId="72151F78" w:rsidR="00FB1BA1" w:rsidRPr="00935670" w:rsidRDefault="00FB1BA1" w:rsidP="00993C83">
      <w:pPr>
        <w:pStyle w:val="a7"/>
        <w:numPr>
          <w:ilvl w:val="0"/>
          <w:numId w:val="5"/>
        </w:numPr>
        <w:spacing w:line="300" w:lineRule="auto"/>
        <w:rPr>
          <w:rFonts w:cstheme="minorHAnsi"/>
        </w:rPr>
      </w:pPr>
      <w:r w:rsidRPr="00935670">
        <w:rPr>
          <w:rFonts w:cstheme="minorHAnsi" w:hint="cs"/>
          <w:rtl/>
        </w:rPr>
        <w:t>האם/כיצד מתבצע זיהוי ומני</w:t>
      </w:r>
      <w:r w:rsidR="00935670">
        <w:rPr>
          <w:rFonts w:cstheme="minorHAnsi" w:hint="cs"/>
          <w:rtl/>
        </w:rPr>
        <w:t>ע</w:t>
      </w:r>
      <w:r w:rsidRPr="00935670">
        <w:rPr>
          <w:rFonts w:cstheme="minorHAnsi" w:hint="cs"/>
          <w:rtl/>
        </w:rPr>
        <w:t>ה של מצבי התדרדרות?</w:t>
      </w:r>
    </w:p>
    <w:p w14:paraId="43135A3C" w14:textId="779048D9" w:rsidR="009B3CFB" w:rsidRPr="00935670" w:rsidRDefault="00A90E64" w:rsidP="00993C83">
      <w:pPr>
        <w:pStyle w:val="a7"/>
        <w:numPr>
          <w:ilvl w:val="0"/>
          <w:numId w:val="5"/>
        </w:numPr>
        <w:spacing w:line="300" w:lineRule="auto"/>
        <w:rPr>
          <w:rFonts w:cstheme="minorHAnsi"/>
        </w:rPr>
      </w:pPr>
      <w:r>
        <w:rPr>
          <w:rFonts w:cstheme="minorHAnsi" w:hint="cs"/>
          <w:rtl/>
        </w:rPr>
        <w:t xml:space="preserve">כיצד </w:t>
      </w:r>
      <w:proofErr w:type="spellStart"/>
      <w:r>
        <w:rPr>
          <w:rFonts w:cstheme="minorHAnsi" w:hint="cs"/>
          <w:rtl/>
        </w:rPr>
        <w:t>אתם</w:t>
      </w:r>
      <w:r w:rsidR="000C51F2">
        <w:rPr>
          <w:rFonts w:cstheme="minorHAnsi" w:hint="cs"/>
          <w:rtl/>
        </w:rPr>
        <w:t>.ן</w:t>
      </w:r>
      <w:proofErr w:type="spellEnd"/>
      <w:r>
        <w:rPr>
          <w:rFonts w:cstheme="minorHAnsi" w:hint="cs"/>
          <w:rtl/>
        </w:rPr>
        <w:t xml:space="preserve"> </w:t>
      </w:r>
      <w:proofErr w:type="spellStart"/>
      <w:r>
        <w:rPr>
          <w:rFonts w:cstheme="minorHAnsi" w:hint="cs"/>
          <w:rtl/>
        </w:rPr>
        <w:t>מבצעים</w:t>
      </w:r>
      <w:r w:rsidR="000C51F2">
        <w:rPr>
          <w:rFonts w:cstheme="minorHAnsi" w:hint="cs"/>
          <w:rtl/>
        </w:rPr>
        <w:t>.</w:t>
      </w:r>
      <w:r w:rsidR="001057DD">
        <w:rPr>
          <w:rFonts w:cstheme="minorHAnsi" w:hint="cs"/>
          <w:rtl/>
        </w:rPr>
        <w:t>ות</w:t>
      </w:r>
      <w:proofErr w:type="spellEnd"/>
      <w:r>
        <w:rPr>
          <w:rFonts w:cstheme="minorHAnsi" w:hint="cs"/>
          <w:rtl/>
        </w:rPr>
        <w:t xml:space="preserve"> בקרה ופיקוח על נותני השירות?</w:t>
      </w:r>
      <w:r w:rsidR="009B3CFB" w:rsidRPr="00935670">
        <w:rPr>
          <w:rFonts w:cstheme="minorHAnsi" w:hint="cs"/>
          <w:rtl/>
        </w:rPr>
        <w:t xml:space="preserve"> </w:t>
      </w:r>
    </w:p>
    <w:p w14:paraId="4908D98F" w14:textId="68955D02" w:rsidR="00FB1BA1" w:rsidRPr="00935670" w:rsidRDefault="00FB1BA1" w:rsidP="00993C83">
      <w:pPr>
        <w:pStyle w:val="a7"/>
        <w:numPr>
          <w:ilvl w:val="0"/>
          <w:numId w:val="5"/>
        </w:numPr>
        <w:spacing w:line="300" w:lineRule="auto"/>
        <w:rPr>
          <w:rFonts w:cstheme="minorHAnsi"/>
        </w:rPr>
      </w:pPr>
      <w:r w:rsidRPr="00935670">
        <w:rPr>
          <w:rFonts w:cstheme="minorHAnsi" w:hint="cs"/>
          <w:rtl/>
        </w:rPr>
        <w:t xml:space="preserve">כיצד מתבצעת מדידת </w:t>
      </w:r>
      <w:r w:rsidR="00A90E64">
        <w:rPr>
          <w:rFonts w:cstheme="minorHAnsi" w:hint="cs"/>
          <w:rtl/>
        </w:rPr>
        <w:t xml:space="preserve">איכות והערכת </w:t>
      </w:r>
      <w:r w:rsidRPr="00935670">
        <w:rPr>
          <w:rFonts w:cstheme="minorHAnsi" w:hint="cs"/>
          <w:rtl/>
        </w:rPr>
        <w:t>השירותים כיום?</w:t>
      </w:r>
    </w:p>
    <w:p w14:paraId="3ECE38A5" w14:textId="2C33F86F" w:rsidR="00251333" w:rsidRPr="00935670" w:rsidRDefault="00251333" w:rsidP="00993C83">
      <w:pPr>
        <w:pStyle w:val="a7"/>
        <w:numPr>
          <w:ilvl w:val="0"/>
          <w:numId w:val="5"/>
        </w:numPr>
        <w:spacing w:line="300" w:lineRule="auto"/>
        <w:rPr>
          <w:rFonts w:cstheme="minorHAnsi"/>
        </w:rPr>
      </w:pPr>
      <w:r w:rsidRPr="00935670">
        <w:rPr>
          <w:rFonts w:cstheme="minorHAnsi" w:hint="cs"/>
          <w:rtl/>
        </w:rPr>
        <w:t xml:space="preserve">אילו נתונים חסרים </w:t>
      </w:r>
      <w:proofErr w:type="spellStart"/>
      <w:r w:rsidRPr="00935670">
        <w:rPr>
          <w:rFonts w:cstheme="minorHAnsi" w:hint="cs"/>
          <w:rtl/>
        </w:rPr>
        <w:t>לכם</w:t>
      </w:r>
      <w:r w:rsidR="001057DD">
        <w:rPr>
          <w:rFonts w:cstheme="minorHAnsi" w:hint="cs"/>
          <w:rtl/>
        </w:rPr>
        <w:t>.ן</w:t>
      </w:r>
      <w:proofErr w:type="spellEnd"/>
      <w:r w:rsidRPr="00935670">
        <w:rPr>
          <w:rFonts w:cstheme="minorHAnsi" w:hint="cs"/>
          <w:rtl/>
        </w:rPr>
        <w:t xml:space="preserve"> כיום?</w:t>
      </w:r>
    </w:p>
    <w:p w14:paraId="495A009A" w14:textId="77777777" w:rsidR="00993C83" w:rsidRDefault="00993C83" w:rsidP="00993C83">
      <w:pPr>
        <w:pStyle w:val="a7"/>
        <w:numPr>
          <w:ilvl w:val="0"/>
          <w:numId w:val="5"/>
        </w:numPr>
        <w:spacing w:line="300" w:lineRule="auto"/>
        <w:rPr>
          <w:rFonts w:cstheme="minorHAnsi"/>
        </w:rPr>
      </w:pPr>
      <w:r w:rsidRPr="000316E5">
        <w:rPr>
          <w:rFonts w:cs="Calibri"/>
          <w:rtl/>
        </w:rPr>
        <w:t>מה הקשיים התפעוליים והפיקוחיים במודל הקיים</w:t>
      </w:r>
      <w:r>
        <w:rPr>
          <w:rFonts w:cs="Calibri" w:hint="cs"/>
          <w:rtl/>
        </w:rPr>
        <w:t>?</w:t>
      </w:r>
    </w:p>
    <w:p w14:paraId="2A362000" w14:textId="3EC5B8E8" w:rsidR="001527D4" w:rsidRDefault="001527D4" w:rsidP="00993C83">
      <w:pPr>
        <w:pStyle w:val="a7"/>
        <w:numPr>
          <w:ilvl w:val="0"/>
          <w:numId w:val="5"/>
        </w:numPr>
        <w:spacing w:line="300" w:lineRule="auto"/>
        <w:rPr>
          <w:rFonts w:cstheme="minorHAnsi"/>
        </w:rPr>
      </w:pPr>
      <w:r>
        <w:rPr>
          <w:rFonts w:cstheme="minorHAnsi" w:hint="cs"/>
          <w:rtl/>
        </w:rPr>
        <w:t>מה הקשיים התקציביים/</w:t>
      </w:r>
      <w:proofErr w:type="spellStart"/>
      <w:r>
        <w:rPr>
          <w:rFonts w:cstheme="minorHAnsi" w:hint="cs"/>
          <w:rtl/>
        </w:rPr>
        <w:t>תעריפיים</w:t>
      </w:r>
      <w:proofErr w:type="spellEnd"/>
      <w:r>
        <w:rPr>
          <w:rFonts w:cstheme="minorHAnsi" w:hint="cs"/>
          <w:rtl/>
        </w:rPr>
        <w:t xml:space="preserve"> במודל הקיים היום?</w:t>
      </w:r>
    </w:p>
    <w:p w14:paraId="4A5FE512" w14:textId="0BC01386" w:rsidR="00680F5A" w:rsidRDefault="00680F5A" w:rsidP="00993C83">
      <w:pPr>
        <w:pStyle w:val="a7"/>
        <w:numPr>
          <w:ilvl w:val="0"/>
          <w:numId w:val="5"/>
        </w:numPr>
        <w:spacing w:line="300" w:lineRule="auto"/>
        <w:rPr>
          <w:rFonts w:cstheme="minorHAnsi"/>
        </w:rPr>
      </w:pPr>
      <w:r w:rsidRPr="00680F5A">
        <w:rPr>
          <w:rFonts w:eastAsia="Times New Roman" w:cstheme="minorHAnsi"/>
          <w:rtl/>
        </w:rPr>
        <w:t xml:space="preserve">האם </w:t>
      </w:r>
      <w:proofErr w:type="spellStart"/>
      <w:r w:rsidRPr="00680F5A">
        <w:rPr>
          <w:rFonts w:eastAsia="Times New Roman" w:cstheme="minorHAnsi"/>
          <w:rtl/>
        </w:rPr>
        <w:t>ראיתם</w:t>
      </w:r>
      <w:r w:rsidR="001057DD">
        <w:rPr>
          <w:rFonts w:eastAsia="Times New Roman" w:cstheme="minorHAnsi" w:hint="cs"/>
          <w:rtl/>
        </w:rPr>
        <w:t>.ן</w:t>
      </w:r>
      <w:proofErr w:type="spellEnd"/>
      <w:r w:rsidRPr="00680F5A">
        <w:rPr>
          <w:rFonts w:eastAsia="Times New Roman" w:cstheme="minorHAnsi"/>
          <w:rtl/>
        </w:rPr>
        <w:t xml:space="preserve"> שינוי בתמהיל מקבלי השירות לאחר שינוי רמות הזכאות בגמלת הסיעוד בשנת 2018 (עליה/ירידה במספר מקבלי השירות, שינוי של מורכבות המקרים המגיעים לקבל שירות, שינוי מגמות)</w:t>
      </w:r>
    </w:p>
    <w:p w14:paraId="3CBDE048" w14:textId="3157E262" w:rsidR="00BA772C" w:rsidRPr="00680F5A" w:rsidRDefault="00011762" w:rsidP="005C184C">
      <w:pPr>
        <w:pStyle w:val="a7"/>
        <w:numPr>
          <w:ilvl w:val="0"/>
          <w:numId w:val="5"/>
        </w:numPr>
        <w:spacing w:line="300" w:lineRule="auto"/>
        <w:rPr>
          <w:rFonts w:cstheme="minorHAnsi"/>
        </w:rPr>
        <w:pPrChange w:id="2" w:author="אביעד יצחקי" w:date="2023-08-30T14:39:00Z">
          <w:pPr>
            <w:pStyle w:val="a7"/>
            <w:numPr>
              <w:numId w:val="5"/>
            </w:numPr>
            <w:spacing w:line="300" w:lineRule="auto"/>
            <w:ind w:hanging="360"/>
          </w:pPr>
        </w:pPrChange>
      </w:pPr>
      <w:r w:rsidRPr="00011762">
        <w:rPr>
          <w:rFonts w:cstheme="minorHAnsi"/>
          <w:rtl/>
        </w:rPr>
        <w:t xml:space="preserve">האם מקבלי השירות הזכאים לגמלת סיעוד ומשתמשים בשירותים בקהילה משלמים על השירות </w:t>
      </w:r>
      <w:ins w:id="3" w:author="אביעד יצחקי" w:date="2023-08-30T14:39:00Z">
        <w:r w:rsidR="005C184C">
          <w:rPr>
            <w:rFonts w:cstheme="minorHAnsi" w:hint="cs"/>
            <w:rtl/>
          </w:rPr>
          <w:t>מכספם/ (</w:t>
        </w:r>
      </w:ins>
      <w:r w:rsidRPr="00011762">
        <w:rPr>
          <w:rFonts w:cstheme="minorHAnsi"/>
          <w:rtl/>
        </w:rPr>
        <w:t>מהגמלה הכספית</w:t>
      </w:r>
      <w:ins w:id="4" w:author="אביעד יצחקי" w:date="2023-08-30T14:39:00Z">
        <w:r w:rsidR="005C184C">
          <w:rPr>
            <w:rFonts w:cstheme="minorHAnsi" w:hint="cs"/>
            <w:rtl/>
          </w:rPr>
          <w:t>-א"א לדעת..)</w:t>
        </w:r>
      </w:ins>
      <w:r w:rsidRPr="00011762">
        <w:rPr>
          <w:rFonts w:cstheme="minorHAnsi"/>
          <w:rtl/>
        </w:rPr>
        <w:t xml:space="preserve"> או </w:t>
      </w:r>
      <w:del w:id="5" w:author="אביעד יצחקי" w:date="2023-08-30T14:39:00Z">
        <w:r w:rsidRPr="00011762" w:rsidDel="005C184C">
          <w:rPr>
            <w:rFonts w:cstheme="minorHAnsi"/>
            <w:rtl/>
          </w:rPr>
          <w:delText>דווקא מהחלק שאינו כספי</w:delText>
        </w:r>
      </w:del>
      <w:ins w:id="6" w:author="אביעד יצחקי" w:date="2023-08-30T14:39:00Z">
        <w:r w:rsidR="005C184C">
          <w:rPr>
            <w:rFonts w:cstheme="minorHAnsi" w:hint="cs"/>
            <w:rtl/>
          </w:rPr>
          <w:t>מהגמלה עצמה</w:t>
        </w:r>
      </w:ins>
      <w:r w:rsidRPr="00011762">
        <w:rPr>
          <w:rFonts w:cstheme="minorHAnsi"/>
          <w:rtl/>
        </w:rPr>
        <w:t xml:space="preserve"> (בוחרים באפשרות זו בעת בחירת תמהיל הגמלה)</w:t>
      </w:r>
    </w:p>
    <w:p w14:paraId="1022E8DA" w14:textId="0A55EE20" w:rsidR="009A10E2" w:rsidRDefault="009A10E2" w:rsidP="00993C83">
      <w:pPr>
        <w:pStyle w:val="a7"/>
        <w:numPr>
          <w:ilvl w:val="0"/>
          <w:numId w:val="5"/>
        </w:numPr>
        <w:spacing w:line="300" w:lineRule="auto"/>
        <w:rPr>
          <w:rFonts w:cstheme="minorHAnsi"/>
        </w:rPr>
      </w:pPr>
      <w:r>
        <w:rPr>
          <w:rFonts w:cstheme="minorHAnsi" w:hint="cs"/>
          <w:rtl/>
        </w:rPr>
        <w:t xml:space="preserve">מה </w:t>
      </w:r>
      <w:proofErr w:type="spellStart"/>
      <w:r w:rsidR="00B644FF">
        <w:rPr>
          <w:rFonts w:cstheme="minorHAnsi" w:hint="cs"/>
          <w:rtl/>
        </w:rPr>
        <w:t>לדעתכם</w:t>
      </w:r>
      <w:r w:rsidR="001057DD">
        <w:rPr>
          <w:rFonts w:cstheme="minorHAnsi" w:hint="cs"/>
          <w:rtl/>
        </w:rPr>
        <w:t>.ן</w:t>
      </w:r>
      <w:proofErr w:type="spellEnd"/>
      <w:r w:rsidR="00B644FF">
        <w:rPr>
          <w:rFonts w:cstheme="minorHAnsi" w:hint="cs"/>
          <w:rtl/>
        </w:rPr>
        <w:t xml:space="preserve"> יגרום למקבלי השירות לבחור בשירותים ולא בקצבה?</w:t>
      </w:r>
    </w:p>
    <w:p w14:paraId="442042A3" w14:textId="24A940C2" w:rsidR="000316E5" w:rsidRDefault="000316E5" w:rsidP="000316E5">
      <w:pPr>
        <w:pStyle w:val="a7"/>
        <w:spacing w:line="300" w:lineRule="auto"/>
        <w:rPr>
          <w:rFonts w:cstheme="minorHAnsi"/>
          <w:rtl/>
        </w:rPr>
      </w:pPr>
    </w:p>
    <w:p w14:paraId="2C70AC8A" w14:textId="77777777" w:rsidR="007710AA" w:rsidRDefault="007710AA" w:rsidP="007710AA">
      <w:pPr>
        <w:rPr>
          <w:rFonts w:cstheme="minorHAnsi"/>
          <w:b/>
          <w:bCs/>
          <w:u w:val="single"/>
          <w:rtl/>
        </w:rPr>
      </w:pPr>
      <w:r>
        <w:rPr>
          <w:rFonts w:cstheme="minorHAnsi" w:hint="cs"/>
          <w:b/>
          <w:bCs/>
          <w:u w:val="single"/>
          <w:rtl/>
        </w:rPr>
        <w:t>חלק ג: חקר רעיונות חדשים</w:t>
      </w:r>
      <w:r w:rsidRPr="0090452A">
        <w:rPr>
          <w:rFonts w:cstheme="minorHAnsi"/>
          <w:b/>
          <w:bCs/>
          <w:u w:val="single"/>
          <w:rtl/>
        </w:rPr>
        <w:t xml:space="preserve"> </w:t>
      </w:r>
      <w:r w:rsidRPr="0090452A">
        <w:rPr>
          <w:rFonts w:cstheme="minorHAnsi"/>
          <w:sz w:val="18"/>
          <w:szCs w:val="18"/>
          <w:u w:val="single"/>
          <w:rtl/>
        </w:rPr>
        <w:t>(</w:t>
      </w:r>
      <w:r>
        <w:rPr>
          <w:rFonts w:cstheme="minorHAnsi" w:hint="cs"/>
          <w:sz w:val="18"/>
          <w:szCs w:val="18"/>
          <w:u w:val="single"/>
          <w:rtl/>
        </w:rPr>
        <w:t>שרביט הקסם)</w:t>
      </w:r>
    </w:p>
    <w:p w14:paraId="71964930" w14:textId="139488EB" w:rsidR="004009BE" w:rsidRDefault="004009BE" w:rsidP="004009BE">
      <w:pPr>
        <w:pStyle w:val="a7"/>
        <w:numPr>
          <w:ilvl w:val="0"/>
          <w:numId w:val="6"/>
        </w:numPr>
        <w:rPr>
          <w:ins w:id="7" w:author="אביעד יצחקי" w:date="2023-08-30T14:39:00Z"/>
          <w:rFonts w:cstheme="minorHAnsi"/>
        </w:rPr>
      </w:pPr>
      <w:r w:rsidRPr="004009BE">
        <w:rPr>
          <w:rFonts w:cs="Calibri"/>
          <w:rtl/>
        </w:rPr>
        <w:t>איזה עקרונות חשובים צריך ליישם בעיניך במודל השירות החדש?</w:t>
      </w:r>
    </w:p>
    <w:p w14:paraId="44556581" w14:textId="6192EE77" w:rsidR="005C184C" w:rsidRPr="004009BE" w:rsidRDefault="005C184C" w:rsidP="004009BE">
      <w:pPr>
        <w:pStyle w:val="a7"/>
        <w:numPr>
          <w:ilvl w:val="0"/>
          <w:numId w:val="6"/>
        </w:numPr>
        <w:rPr>
          <w:rFonts w:cstheme="minorHAnsi"/>
          <w:rtl/>
        </w:rPr>
      </w:pPr>
      <w:ins w:id="8" w:author="אביעד יצחקי" w:date="2023-08-30T14:39:00Z">
        <w:r>
          <w:rPr>
            <w:rFonts w:cstheme="minorHAnsi" w:hint="cs"/>
            <w:rtl/>
          </w:rPr>
          <w:t>כיצד ניתן לשדרג את השירותים הקיימים</w:t>
        </w:r>
      </w:ins>
      <w:ins w:id="9" w:author="אביעד יצחקי" w:date="2023-08-30T14:40:00Z">
        <w:r>
          <w:rPr>
            <w:rFonts w:cstheme="minorHAnsi" w:hint="cs"/>
            <w:rtl/>
          </w:rPr>
          <w:t>?</w:t>
        </w:r>
      </w:ins>
    </w:p>
    <w:p w14:paraId="62568672" w14:textId="51386993" w:rsidR="007710AA" w:rsidRDefault="007674C7" w:rsidP="007710AA">
      <w:pPr>
        <w:pStyle w:val="a7"/>
        <w:numPr>
          <w:ilvl w:val="0"/>
          <w:numId w:val="6"/>
        </w:numPr>
        <w:spacing w:line="300" w:lineRule="auto"/>
        <w:rPr>
          <w:rFonts w:cstheme="minorHAnsi"/>
        </w:rPr>
      </w:pPr>
      <w:r>
        <w:rPr>
          <w:rFonts w:cstheme="minorHAnsi" w:hint="cs"/>
          <w:rtl/>
        </w:rPr>
        <w:t xml:space="preserve">כיצד </w:t>
      </w:r>
      <w:proofErr w:type="spellStart"/>
      <w:r>
        <w:rPr>
          <w:rFonts w:cstheme="minorHAnsi" w:hint="cs"/>
          <w:rtl/>
        </w:rPr>
        <w:t>את.ה</w:t>
      </w:r>
      <w:proofErr w:type="spellEnd"/>
      <w:r>
        <w:rPr>
          <w:rFonts w:cstheme="minorHAnsi" w:hint="cs"/>
          <w:rtl/>
        </w:rPr>
        <w:t xml:space="preserve"> </w:t>
      </w:r>
      <w:proofErr w:type="spellStart"/>
      <w:r>
        <w:rPr>
          <w:rFonts w:cstheme="minorHAnsi" w:hint="cs"/>
          <w:rtl/>
        </w:rPr>
        <w:t>מדמיין</w:t>
      </w:r>
      <w:r w:rsidR="0043002F">
        <w:rPr>
          <w:rFonts w:cstheme="minorHAnsi" w:hint="cs"/>
          <w:rtl/>
        </w:rPr>
        <w:t>.ת</w:t>
      </w:r>
      <w:proofErr w:type="spellEnd"/>
      <w:r>
        <w:rPr>
          <w:rFonts w:cstheme="minorHAnsi" w:hint="cs"/>
          <w:rtl/>
        </w:rPr>
        <w:t xml:space="preserve"> את השירותים המיט</w:t>
      </w:r>
      <w:r w:rsidR="004009BE">
        <w:rPr>
          <w:rFonts w:cstheme="minorHAnsi" w:hint="cs"/>
          <w:rtl/>
        </w:rPr>
        <w:t>ביים הניתנים לאזרחים ותיקים?</w:t>
      </w:r>
    </w:p>
    <w:p w14:paraId="275FF3FE" w14:textId="5CD338C6" w:rsidR="001D770A" w:rsidRDefault="00BC5A70" w:rsidP="007710AA">
      <w:pPr>
        <w:pStyle w:val="a7"/>
        <w:numPr>
          <w:ilvl w:val="0"/>
          <w:numId w:val="6"/>
        </w:numPr>
        <w:spacing w:line="300" w:lineRule="auto"/>
        <w:rPr>
          <w:ins w:id="10" w:author="אביעד יצחקי" w:date="2023-08-30T14:40:00Z"/>
          <w:rFonts w:cstheme="minorHAnsi"/>
        </w:rPr>
      </w:pPr>
      <w:r>
        <w:rPr>
          <w:rFonts w:cstheme="minorHAnsi" w:hint="cs"/>
          <w:rtl/>
        </w:rPr>
        <w:t>כיצד לדעתך נביא להרחבת מספרם של מ</w:t>
      </w:r>
      <w:r w:rsidR="003B0143">
        <w:rPr>
          <w:rFonts w:cstheme="minorHAnsi" w:hint="cs"/>
          <w:rtl/>
        </w:rPr>
        <w:t>ק</w:t>
      </w:r>
      <w:r>
        <w:rPr>
          <w:rFonts w:cstheme="minorHAnsi" w:hint="cs"/>
          <w:rtl/>
        </w:rPr>
        <w:t>בלי השירות?</w:t>
      </w:r>
    </w:p>
    <w:p w14:paraId="2E35F333" w14:textId="5F2E9565" w:rsidR="005C184C" w:rsidRDefault="005C184C" w:rsidP="007710AA">
      <w:pPr>
        <w:pStyle w:val="a7"/>
        <w:numPr>
          <w:ilvl w:val="0"/>
          <w:numId w:val="6"/>
        </w:numPr>
        <w:spacing w:line="300" w:lineRule="auto"/>
        <w:rPr>
          <w:rFonts w:cstheme="minorHAnsi"/>
        </w:rPr>
      </w:pPr>
      <w:ins w:id="11" w:author="אביעד יצחקי" w:date="2023-08-30T14:40:00Z">
        <w:r>
          <w:rPr>
            <w:rFonts w:cstheme="minorHAnsi" w:hint="cs"/>
            <w:rtl/>
          </w:rPr>
          <w:t>כיצד נכון בעיניך לחבר בין גמלה ובין שירותים</w:t>
        </w:r>
      </w:ins>
      <w:ins w:id="12" w:author="אביעד יצחקי" w:date="2023-08-30T14:41:00Z">
        <w:r>
          <w:rPr>
            <w:rFonts w:cstheme="minorHAnsi" w:hint="cs"/>
            <w:rtl/>
          </w:rPr>
          <w:t>? (</w:t>
        </w:r>
        <w:proofErr w:type="spellStart"/>
        <w:r>
          <w:rPr>
            <w:rFonts w:cstheme="minorHAnsi" w:hint="cs"/>
            <w:rtl/>
          </w:rPr>
          <w:t>תמרוץ</w:t>
        </w:r>
        <w:proofErr w:type="spellEnd"/>
        <w:r>
          <w:rPr>
            <w:rFonts w:cstheme="minorHAnsi" w:hint="cs"/>
            <w:rtl/>
          </w:rPr>
          <w:t xml:space="preserve">/ ברירת מחדל/ בחירה חופשית/ הוספת אפשרויות </w:t>
        </w:r>
        <w:proofErr w:type="spellStart"/>
        <w:r>
          <w:rPr>
            <w:rFonts w:cstheme="minorHAnsi" w:hint="cs"/>
            <w:rtl/>
          </w:rPr>
          <w:t>בוואצר</w:t>
        </w:r>
        <w:proofErr w:type="spellEnd"/>
        <w:r>
          <w:rPr>
            <w:rFonts w:cstheme="minorHAnsi" w:hint="cs"/>
            <w:rtl/>
          </w:rPr>
          <w:t xml:space="preserve"> ועוד..)</w:t>
        </w:r>
      </w:ins>
    </w:p>
    <w:p w14:paraId="0B67951C" w14:textId="2FF03FC4" w:rsidR="004009BE" w:rsidRDefault="004009BE" w:rsidP="007710AA">
      <w:pPr>
        <w:pStyle w:val="a7"/>
        <w:numPr>
          <w:ilvl w:val="0"/>
          <w:numId w:val="6"/>
        </w:numPr>
        <w:spacing w:line="300" w:lineRule="auto"/>
        <w:rPr>
          <w:rFonts w:cstheme="minorHAnsi"/>
        </w:rPr>
      </w:pPr>
      <w:r>
        <w:rPr>
          <w:rFonts w:cstheme="minorHAnsi" w:hint="cs"/>
          <w:rtl/>
        </w:rPr>
        <w:t xml:space="preserve">כיצד נראה מודל ההפעלה </w:t>
      </w:r>
      <w:r w:rsidR="00C05C1B">
        <w:rPr>
          <w:rFonts w:cstheme="minorHAnsi" w:hint="cs"/>
          <w:rtl/>
        </w:rPr>
        <w:t>האופטימלי</w:t>
      </w:r>
      <w:r>
        <w:rPr>
          <w:rFonts w:cstheme="minorHAnsi" w:hint="cs"/>
          <w:rtl/>
        </w:rPr>
        <w:t>?</w:t>
      </w:r>
      <w:r w:rsidR="0033336B">
        <w:rPr>
          <w:rFonts w:cstheme="minorHAnsi" w:hint="cs"/>
          <w:rtl/>
        </w:rPr>
        <w:t xml:space="preserve"> בדגש על המערכת היחסים משרד-מחוז-רשות-מפעיל</w:t>
      </w:r>
      <w:r>
        <w:rPr>
          <w:rFonts w:cstheme="minorHAnsi" w:hint="cs"/>
          <w:rtl/>
        </w:rPr>
        <w:t xml:space="preserve"> </w:t>
      </w:r>
    </w:p>
    <w:p w14:paraId="1539FDD3" w14:textId="5F926AF7" w:rsidR="00E511FA" w:rsidRDefault="00E511FA" w:rsidP="007710AA">
      <w:pPr>
        <w:pStyle w:val="a7"/>
        <w:numPr>
          <w:ilvl w:val="0"/>
          <w:numId w:val="6"/>
        </w:numPr>
        <w:spacing w:line="300" w:lineRule="auto"/>
        <w:rPr>
          <w:rFonts w:cstheme="minorHAnsi"/>
        </w:rPr>
      </w:pPr>
      <w:r>
        <w:rPr>
          <w:rFonts w:cstheme="minorHAnsi" w:hint="cs"/>
          <w:rtl/>
        </w:rPr>
        <w:t>מה האתגרי</w:t>
      </w:r>
      <w:r w:rsidR="001D770A">
        <w:rPr>
          <w:rFonts w:cstheme="minorHAnsi" w:hint="cs"/>
          <w:rtl/>
        </w:rPr>
        <w:t xml:space="preserve">ם בהפעלת </w:t>
      </w:r>
      <w:r w:rsidR="00C05C1B">
        <w:rPr>
          <w:rFonts w:cstheme="minorHAnsi" w:hint="cs"/>
          <w:rtl/>
        </w:rPr>
        <w:t>ה</w:t>
      </w:r>
      <w:r w:rsidR="001D770A">
        <w:rPr>
          <w:rFonts w:cstheme="minorHAnsi" w:hint="cs"/>
          <w:rtl/>
        </w:rPr>
        <w:t xml:space="preserve">מודל </w:t>
      </w:r>
      <w:r w:rsidR="00C05C1B">
        <w:rPr>
          <w:rFonts w:cstheme="minorHAnsi" w:hint="cs"/>
          <w:rtl/>
        </w:rPr>
        <w:t>האופטימלי</w:t>
      </w:r>
      <w:r w:rsidR="001D770A">
        <w:rPr>
          <w:rFonts w:cstheme="minorHAnsi" w:hint="cs"/>
          <w:rtl/>
        </w:rPr>
        <w:t>?</w:t>
      </w:r>
    </w:p>
    <w:p w14:paraId="1A92DF13" w14:textId="19262434" w:rsidR="001D770A" w:rsidRDefault="001D770A" w:rsidP="001D770A">
      <w:pPr>
        <w:pStyle w:val="a7"/>
        <w:spacing w:line="300" w:lineRule="auto"/>
        <w:ind w:left="1080"/>
        <w:rPr>
          <w:ins w:id="13" w:author="אביעד יצחקי" w:date="2023-08-30T14:43:00Z"/>
          <w:rFonts w:cstheme="minorHAnsi"/>
          <w:rtl/>
        </w:rPr>
      </w:pPr>
    </w:p>
    <w:p w14:paraId="29E5B30F" w14:textId="77777777" w:rsidR="005C184C" w:rsidRDefault="005C184C" w:rsidP="005C184C">
      <w:pPr>
        <w:rPr>
          <w:ins w:id="14" w:author="אביעד יצחקי" w:date="2023-08-30T14:43:00Z"/>
          <w:rFonts w:ascii="Times New Roman" w:eastAsia="Times New Roman" w:hAnsi="Times New Roman" w:cs="Times New Roman"/>
          <w:sz w:val="24"/>
          <w:szCs w:val="24"/>
          <w:rtl/>
        </w:rPr>
      </w:pPr>
    </w:p>
    <w:p w14:paraId="305B1BA4" w14:textId="77777777" w:rsidR="005C184C" w:rsidRDefault="005C184C" w:rsidP="005C184C">
      <w:pPr>
        <w:rPr>
          <w:ins w:id="15" w:author="אביעד יצחקי" w:date="2023-08-30T14:43:00Z"/>
          <w:rFonts w:ascii="Times New Roman" w:eastAsia="Times New Roman" w:hAnsi="Times New Roman" w:cs="Times New Roman"/>
          <w:sz w:val="24"/>
          <w:szCs w:val="24"/>
          <w:rtl/>
        </w:rPr>
      </w:pPr>
    </w:p>
    <w:p w14:paraId="6207CCD2" w14:textId="77777777" w:rsidR="005C184C" w:rsidRDefault="005C184C" w:rsidP="005C184C">
      <w:pPr>
        <w:rPr>
          <w:ins w:id="16" w:author="אביעד יצחקי" w:date="2023-08-30T14:43:00Z"/>
          <w:rFonts w:ascii="Times New Roman" w:eastAsia="Times New Roman" w:hAnsi="Times New Roman" w:cs="Times New Roman"/>
          <w:sz w:val="24"/>
          <w:szCs w:val="24"/>
          <w:rtl/>
        </w:rPr>
      </w:pPr>
    </w:p>
    <w:p w14:paraId="009645AD" w14:textId="77777777" w:rsidR="005C184C" w:rsidRDefault="005C184C" w:rsidP="005C184C">
      <w:pPr>
        <w:rPr>
          <w:ins w:id="17" w:author="אביעד יצחקי" w:date="2023-08-30T14:43:00Z"/>
          <w:rFonts w:ascii="Times New Roman" w:eastAsia="Times New Roman" w:hAnsi="Times New Roman" w:cs="Times New Roman"/>
          <w:sz w:val="24"/>
          <w:szCs w:val="24"/>
          <w:rtl/>
        </w:rPr>
      </w:pPr>
    </w:p>
    <w:p w14:paraId="14AF1BC3" w14:textId="77777777" w:rsidR="005C184C" w:rsidRDefault="005C184C" w:rsidP="005C184C">
      <w:pPr>
        <w:rPr>
          <w:ins w:id="18" w:author="אביעד יצחקי" w:date="2023-08-30T14:43:00Z"/>
          <w:rFonts w:ascii="Times New Roman" w:eastAsia="Times New Roman" w:hAnsi="Times New Roman" w:cs="Times New Roman"/>
          <w:sz w:val="24"/>
          <w:szCs w:val="24"/>
          <w:rtl/>
        </w:rPr>
      </w:pPr>
    </w:p>
    <w:p w14:paraId="5BF37217" w14:textId="77777777" w:rsidR="005C184C" w:rsidRDefault="005C184C" w:rsidP="005C184C">
      <w:pPr>
        <w:rPr>
          <w:ins w:id="19" w:author="אביעד יצחקי" w:date="2023-08-30T14:44:00Z"/>
          <w:rFonts w:ascii="Times New Roman" w:eastAsia="Times New Roman" w:hAnsi="Times New Roman" w:cs="Times New Roman"/>
          <w:sz w:val="24"/>
          <w:szCs w:val="24"/>
          <w:rtl/>
        </w:rPr>
      </w:pPr>
    </w:p>
    <w:p w14:paraId="233BD2E6" w14:textId="1CC8BC7B" w:rsidR="005C184C" w:rsidRDefault="005C184C" w:rsidP="005C184C">
      <w:pPr>
        <w:rPr>
          <w:ins w:id="20" w:author="אביעד יצחקי" w:date="2023-08-30T14:43:00Z"/>
          <w:rFonts w:ascii="Times New Roman" w:eastAsia="Times New Roman" w:hAnsi="Times New Roman" w:cs="Times New Roman"/>
          <w:sz w:val="24"/>
          <w:szCs w:val="24"/>
        </w:rPr>
      </w:pPr>
      <w:ins w:id="21" w:author="אביעד יצחקי" w:date="2023-08-30T14:43:00Z">
        <w:r>
          <w:rPr>
            <w:rFonts w:ascii="Times New Roman" w:eastAsia="Times New Roman" w:hAnsi="Times New Roman" w:cs="Times New Roman"/>
            <w:sz w:val="24"/>
            <w:szCs w:val="24"/>
            <w:rtl/>
          </w:rPr>
          <w:lastRenderedPageBreak/>
          <w:t xml:space="preserve">1.       </w:t>
        </w:r>
        <w:proofErr w:type="spellStart"/>
        <w:r>
          <w:rPr>
            <w:rFonts w:ascii="Times New Roman" w:eastAsia="Times New Roman" w:hAnsi="Times New Roman" w:cs="Times New Roman"/>
            <w:sz w:val="24"/>
            <w:szCs w:val="24"/>
            <w:rtl/>
          </w:rPr>
          <w:t>ספר.י</w:t>
        </w:r>
        <w:proofErr w:type="spellEnd"/>
        <w:r>
          <w:rPr>
            <w:rFonts w:ascii="Times New Roman" w:eastAsia="Times New Roman" w:hAnsi="Times New Roman" w:cs="Times New Roman"/>
            <w:sz w:val="24"/>
            <w:szCs w:val="24"/>
            <w:rtl/>
          </w:rPr>
          <w:t xml:space="preserve"> לנו על מנגנון ההפעלה של שירותים לאזרחים ותיקים כיום: </w:t>
        </w:r>
      </w:ins>
    </w:p>
    <w:p w14:paraId="7E4C7D4C" w14:textId="77777777" w:rsidR="005C184C" w:rsidRPr="005C184C" w:rsidRDefault="005C184C" w:rsidP="005C184C">
      <w:pPr>
        <w:pStyle w:val="a7"/>
        <w:numPr>
          <w:ilvl w:val="0"/>
          <w:numId w:val="7"/>
        </w:numPr>
        <w:rPr>
          <w:ins w:id="22" w:author="אביעד יצחקי" w:date="2023-08-30T14:43:00Z"/>
          <w:rFonts w:ascii="Times New Roman" w:eastAsia="Times New Roman" w:hAnsi="Times New Roman" w:cs="Times New Roman"/>
          <w:sz w:val="24"/>
          <w:szCs w:val="24"/>
          <w:rtl/>
          <w:rPrChange w:id="23" w:author="אביעד יצחקי" w:date="2023-08-30T14:44:00Z">
            <w:rPr>
              <w:ins w:id="24" w:author="אביעד יצחקי" w:date="2023-08-30T14:43:00Z"/>
              <w:rtl/>
            </w:rPr>
          </w:rPrChange>
        </w:rPr>
        <w:pPrChange w:id="25" w:author="אביעד יצחקי" w:date="2023-08-30T14:44:00Z">
          <w:pPr/>
        </w:pPrChange>
      </w:pPr>
      <w:ins w:id="26" w:author="אביעד יצחקי" w:date="2023-08-30T14:43:00Z">
        <w:r w:rsidRPr="005C184C">
          <w:rPr>
            <w:rFonts w:ascii="Times New Roman" w:eastAsia="Times New Roman" w:hAnsi="Times New Roman" w:cs="Times New Roman"/>
            <w:sz w:val="24"/>
            <w:szCs w:val="24"/>
            <w:rtl/>
            <w:rPrChange w:id="27" w:author="אביעד יצחקי" w:date="2023-08-30T14:44:00Z">
              <w:rPr>
                <w:rtl/>
              </w:rPr>
            </w:rPrChange>
          </w:rPr>
          <w:t xml:space="preserve">מי הם השחקנים המרכזיים, על מה הם אחראיים? </w:t>
        </w:r>
      </w:ins>
    </w:p>
    <w:p w14:paraId="576FD128" w14:textId="079A16F6" w:rsidR="005C184C" w:rsidRPr="005C184C" w:rsidRDefault="005C184C" w:rsidP="005C184C">
      <w:pPr>
        <w:pStyle w:val="a7"/>
        <w:numPr>
          <w:ilvl w:val="0"/>
          <w:numId w:val="7"/>
        </w:numPr>
        <w:rPr>
          <w:ins w:id="28" w:author="אביעד יצחקי" w:date="2023-08-30T14:43:00Z"/>
          <w:rFonts w:ascii="Times New Roman" w:eastAsia="Times New Roman" w:hAnsi="Times New Roman" w:cs="Times New Roman"/>
          <w:sz w:val="24"/>
          <w:szCs w:val="24"/>
          <w:rPrChange w:id="29" w:author="אביעד יצחקי" w:date="2023-08-30T14:44:00Z">
            <w:rPr>
              <w:ins w:id="30" w:author="אביעד יצחקי" w:date="2023-08-30T14:43:00Z"/>
            </w:rPr>
          </w:rPrChange>
        </w:rPr>
        <w:pPrChange w:id="31" w:author="אביעד יצחקי" w:date="2023-08-30T14:44:00Z">
          <w:pPr/>
        </w:pPrChange>
      </w:pPr>
      <w:ins w:id="32" w:author="אביעד יצחקי" w:date="2023-08-30T14:43:00Z">
        <w:r w:rsidRPr="005C184C">
          <w:rPr>
            <w:rFonts w:ascii="Times New Roman" w:eastAsia="Times New Roman" w:hAnsi="Times New Roman" w:cs="Times New Roman"/>
            <w:sz w:val="24"/>
            <w:szCs w:val="24"/>
            <w:rtl/>
            <w:rPrChange w:id="33" w:author="אביעד יצחקי" w:date="2023-08-30T14:44:00Z">
              <w:rPr>
                <w:rtl/>
              </w:rPr>
            </w:rPrChange>
          </w:rPr>
          <w:t xml:space="preserve">מה הממשקים בין השחקנים המרכזיים? </w:t>
        </w:r>
      </w:ins>
    </w:p>
    <w:p w14:paraId="1432A7C3" w14:textId="77777777" w:rsidR="005C184C" w:rsidRDefault="005C184C" w:rsidP="005C184C">
      <w:pPr>
        <w:pStyle w:val="a7"/>
        <w:numPr>
          <w:ilvl w:val="0"/>
          <w:numId w:val="7"/>
        </w:numPr>
        <w:rPr>
          <w:ins w:id="34" w:author="אביעד יצחקי" w:date="2023-08-30T14:44:00Z"/>
          <w:rFonts w:ascii="Times New Roman" w:eastAsia="Times New Roman" w:hAnsi="Times New Roman" w:cs="Times New Roman"/>
          <w:sz w:val="24"/>
          <w:szCs w:val="24"/>
        </w:rPr>
        <w:pPrChange w:id="35" w:author="אביעד יצחקי" w:date="2023-08-30T14:44:00Z">
          <w:pPr/>
        </w:pPrChange>
      </w:pPr>
      <w:ins w:id="36" w:author="אביעד יצחקי" w:date="2023-08-30T14:43:00Z">
        <w:r w:rsidRPr="005C184C">
          <w:rPr>
            <w:rFonts w:ascii="Times New Roman" w:eastAsia="Times New Roman" w:hAnsi="Times New Roman" w:cs="Times New Roman"/>
            <w:sz w:val="24"/>
            <w:szCs w:val="24"/>
            <w:rtl/>
            <w:rPrChange w:id="37" w:author="אביעד יצחקי" w:date="2023-08-30T14:44:00Z">
              <w:rPr>
                <w:rtl/>
              </w:rPr>
            </w:rPrChange>
          </w:rPr>
          <w:t xml:space="preserve">איזה אתגרים קיימים במודל ההפעלה כיום? כיצד הם באים ליידי ביטוי באופן פנימי וכיצד הם באם ליידי ביטוי אל מול מקבלי השירות? </w:t>
        </w:r>
      </w:ins>
    </w:p>
    <w:p w14:paraId="77B7D1CE" w14:textId="20B7FA3C" w:rsidR="005C184C" w:rsidRPr="005C184C" w:rsidRDefault="005C184C" w:rsidP="005C184C">
      <w:pPr>
        <w:pStyle w:val="a7"/>
        <w:numPr>
          <w:ilvl w:val="0"/>
          <w:numId w:val="7"/>
        </w:numPr>
        <w:rPr>
          <w:ins w:id="38" w:author="אביעד יצחקי" w:date="2023-08-30T14:43:00Z"/>
          <w:rFonts w:ascii="Times New Roman" w:eastAsia="Times New Roman" w:hAnsi="Times New Roman" w:cs="Times New Roman"/>
          <w:sz w:val="24"/>
          <w:szCs w:val="24"/>
          <w:rtl/>
          <w:rPrChange w:id="39" w:author="אביעד יצחקי" w:date="2023-08-30T14:44:00Z">
            <w:rPr>
              <w:ins w:id="40" w:author="אביעד יצחקי" w:date="2023-08-30T14:43:00Z"/>
              <w:rtl/>
            </w:rPr>
          </w:rPrChange>
        </w:rPr>
        <w:pPrChange w:id="41" w:author="אביעד יצחקי" w:date="2023-08-30T14:44:00Z">
          <w:pPr/>
        </w:pPrChange>
      </w:pPr>
      <w:ins w:id="42" w:author="אביעד יצחקי" w:date="2023-08-30T14:44:00Z">
        <w:r>
          <w:rPr>
            <w:rFonts w:ascii="Times New Roman" w:eastAsia="Times New Roman" w:hAnsi="Times New Roman" w:cs="Times New Roman" w:hint="cs"/>
            <w:sz w:val="24"/>
            <w:szCs w:val="24"/>
            <w:rtl/>
          </w:rPr>
          <w:t xml:space="preserve">מה </w:t>
        </w:r>
        <w:r>
          <w:rPr>
            <w:rFonts w:ascii="Times New Roman" w:eastAsia="Times New Roman" w:hAnsi="Times New Roman" w:cs="Times New Roman" w:hint="cs"/>
            <w:sz w:val="24"/>
            <w:szCs w:val="24"/>
            <w:rtl/>
          </w:rPr>
          <w:t xml:space="preserve">האתגרים </w:t>
        </w:r>
        <w:proofErr w:type="spellStart"/>
        <w:r>
          <w:rPr>
            <w:rFonts w:ascii="Times New Roman" w:eastAsia="Times New Roman" w:hAnsi="Times New Roman" w:cs="Times New Roman" w:hint="cs"/>
            <w:sz w:val="24"/>
            <w:szCs w:val="24"/>
            <w:rtl/>
          </w:rPr>
          <w:t>שאת.ה</w:t>
        </w:r>
        <w:proofErr w:type="spellEnd"/>
        <w:r>
          <w:rPr>
            <w:rFonts w:ascii="Times New Roman" w:eastAsia="Times New Roman" w:hAnsi="Times New Roman" w:cs="Times New Roman" w:hint="cs"/>
            <w:sz w:val="24"/>
            <w:szCs w:val="24"/>
            <w:rtl/>
          </w:rPr>
          <w:t xml:space="preserve"> מזהה והצעותיך לשיפור.</w:t>
        </w:r>
      </w:ins>
    </w:p>
    <w:p w14:paraId="61F8C9B7" w14:textId="77777777" w:rsidR="005C184C" w:rsidRDefault="005C184C" w:rsidP="005C184C">
      <w:pPr>
        <w:bidi w:val="0"/>
        <w:rPr>
          <w:ins w:id="43" w:author="אביעד יצחקי" w:date="2023-08-30T14:43:00Z"/>
          <w:rFonts w:ascii="Times New Roman" w:eastAsia="Times New Roman" w:hAnsi="Times New Roman" w:cs="Times New Roman"/>
          <w:sz w:val="24"/>
          <w:szCs w:val="24"/>
          <w:rtl/>
        </w:rPr>
      </w:pPr>
    </w:p>
    <w:p w14:paraId="205F5151" w14:textId="77777777" w:rsidR="005C184C" w:rsidRPr="005C184C" w:rsidRDefault="005C184C" w:rsidP="005C184C">
      <w:pPr>
        <w:pStyle w:val="a7"/>
        <w:numPr>
          <w:ilvl w:val="0"/>
          <w:numId w:val="7"/>
        </w:numPr>
        <w:rPr>
          <w:ins w:id="44" w:author="אביעד יצחקי" w:date="2023-08-30T14:43:00Z"/>
          <w:rFonts w:ascii="Times New Roman" w:eastAsia="Times New Roman" w:hAnsi="Times New Roman" w:cs="Times New Roman"/>
          <w:sz w:val="24"/>
          <w:szCs w:val="24"/>
          <w:rtl/>
          <w:rPrChange w:id="45" w:author="אביעד יצחקי" w:date="2023-08-30T14:44:00Z">
            <w:rPr>
              <w:ins w:id="46" w:author="אביעד יצחקי" w:date="2023-08-30T14:43:00Z"/>
              <w:rtl/>
            </w:rPr>
          </w:rPrChange>
        </w:rPr>
        <w:pPrChange w:id="47" w:author="אביעד יצחקי" w:date="2023-08-30T14:44:00Z">
          <w:pPr/>
        </w:pPrChange>
      </w:pPr>
      <w:ins w:id="48" w:author="אביעד יצחקי" w:date="2023-08-30T14:43:00Z">
        <w:r w:rsidRPr="005C184C">
          <w:rPr>
            <w:rFonts w:ascii="Times New Roman" w:eastAsia="Times New Roman" w:hAnsi="Times New Roman" w:cs="Times New Roman"/>
            <w:sz w:val="24"/>
            <w:szCs w:val="24"/>
            <w:rtl/>
            <w:rPrChange w:id="49" w:author="אביעד יצחקי" w:date="2023-08-30T14:44:00Z">
              <w:rPr>
                <w:rtl/>
              </w:rPr>
            </w:rPrChange>
          </w:rPr>
          <w:t xml:space="preserve">בעתיד, במידה ונרצה להרחיב את השירותים הניתנים לאזרחים ותיקים באמצעות חוק הסיעוד: </w:t>
        </w:r>
      </w:ins>
    </w:p>
    <w:p w14:paraId="03BF501E" w14:textId="2F16782C" w:rsidR="005C184C" w:rsidRDefault="005C184C" w:rsidP="005C184C">
      <w:pPr>
        <w:pStyle w:val="a7"/>
        <w:numPr>
          <w:ilvl w:val="0"/>
          <w:numId w:val="7"/>
        </w:numPr>
        <w:rPr>
          <w:ins w:id="50" w:author="אביעד יצחקי" w:date="2023-08-30T14:45:00Z"/>
          <w:rFonts w:ascii="Times New Roman" w:eastAsia="Times New Roman" w:hAnsi="Times New Roman" w:cs="Times New Roman"/>
          <w:sz w:val="24"/>
          <w:szCs w:val="24"/>
        </w:rPr>
        <w:pPrChange w:id="51" w:author="אביעד יצחקי" w:date="2023-08-30T14:44:00Z">
          <w:pPr/>
        </w:pPrChange>
      </w:pPr>
      <w:ins w:id="52" w:author="אביעד יצחקי" w:date="2023-08-30T14:43:00Z">
        <w:r w:rsidRPr="005C184C">
          <w:rPr>
            <w:rFonts w:ascii="Times New Roman" w:eastAsia="Times New Roman" w:hAnsi="Times New Roman" w:cs="Times New Roman"/>
            <w:sz w:val="24"/>
            <w:szCs w:val="24"/>
            <w:rtl/>
            <w:rPrChange w:id="53" w:author="אביעד יצחקי" w:date="2023-08-30T14:44:00Z">
              <w:rPr>
                <w:rtl/>
              </w:rPr>
            </w:rPrChange>
          </w:rPr>
          <w:t xml:space="preserve">אילו שירותים לדעתך יש להוסיף במסגרת החוק? </w:t>
        </w:r>
      </w:ins>
    </w:p>
    <w:p w14:paraId="0C0CFC1D" w14:textId="437CD4D8" w:rsidR="00E60879" w:rsidRPr="005C184C" w:rsidRDefault="00E60879" w:rsidP="005C184C">
      <w:pPr>
        <w:pStyle w:val="a7"/>
        <w:numPr>
          <w:ilvl w:val="0"/>
          <w:numId w:val="7"/>
        </w:numPr>
        <w:rPr>
          <w:ins w:id="54" w:author="אביעד יצחקי" w:date="2023-08-30T14:43:00Z"/>
          <w:rFonts w:ascii="Times New Roman" w:eastAsia="Times New Roman" w:hAnsi="Times New Roman" w:cs="Times New Roman"/>
          <w:sz w:val="24"/>
          <w:szCs w:val="24"/>
          <w:rPrChange w:id="55" w:author="אביעד יצחקי" w:date="2023-08-30T14:44:00Z">
            <w:rPr>
              <w:ins w:id="56" w:author="אביעד יצחקי" w:date="2023-08-30T14:43:00Z"/>
            </w:rPr>
          </w:rPrChange>
        </w:rPr>
        <w:pPrChange w:id="57" w:author="אביעד יצחקי" w:date="2023-08-30T14:44:00Z">
          <w:pPr/>
        </w:pPrChange>
      </w:pPr>
      <w:ins w:id="58" w:author="אביעד יצחקי" w:date="2023-08-30T14:45:00Z">
        <w:r>
          <w:rPr>
            <w:rFonts w:ascii="Times New Roman" w:eastAsia="Times New Roman" w:hAnsi="Times New Roman" w:cs="Times New Roman" w:hint="cs"/>
            <w:sz w:val="24"/>
            <w:szCs w:val="24"/>
            <w:rtl/>
          </w:rPr>
          <w:t xml:space="preserve">אילו </w:t>
        </w:r>
        <w:proofErr w:type="spellStart"/>
        <w:r>
          <w:rPr>
            <w:rFonts w:ascii="Times New Roman" w:eastAsia="Times New Roman" w:hAnsi="Times New Roman" w:cs="Times New Roman" w:hint="cs"/>
            <w:sz w:val="24"/>
            <w:szCs w:val="24"/>
            <w:rtl/>
          </w:rPr>
          <w:t>תמרוצים</w:t>
        </w:r>
        <w:proofErr w:type="spellEnd"/>
        <w:r>
          <w:rPr>
            <w:rFonts w:ascii="Times New Roman" w:eastAsia="Times New Roman" w:hAnsi="Times New Roman" w:cs="Times New Roman" w:hint="cs"/>
            <w:sz w:val="24"/>
            <w:szCs w:val="24"/>
            <w:rtl/>
          </w:rPr>
          <w:t xml:space="preserve"> מומלץ לפתח</w:t>
        </w:r>
      </w:ins>
      <w:ins w:id="59" w:author="אביעד יצחקי" w:date="2023-08-30T14:46:00Z">
        <w:r>
          <w:rPr>
            <w:rFonts w:ascii="Times New Roman" w:eastAsia="Times New Roman" w:hAnsi="Times New Roman" w:cs="Times New Roman" w:hint="cs"/>
            <w:sz w:val="24"/>
            <w:szCs w:val="24"/>
            <w:rtl/>
          </w:rPr>
          <w:t>?</w:t>
        </w:r>
      </w:ins>
    </w:p>
    <w:p w14:paraId="5D715182" w14:textId="77777777" w:rsidR="005C184C" w:rsidRPr="005C184C" w:rsidRDefault="005C184C" w:rsidP="005C184C">
      <w:pPr>
        <w:pStyle w:val="a7"/>
        <w:numPr>
          <w:ilvl w:val="0"/>
          <w:numId w:val="7"/>
        </w:numPr>
        <w:rPr>
          <w:ins w:id="60" w:author="אביעד יצחקי" w:date="2023-08-30T14:43:00Z"/>
          <w:rFonts w:ascii="Times New Roman" w:eastAsia="Times New Roman" w:hAnsi="Times New Roman" w:cs="Times New Roman"/>
          <w:sz w:val="24"/>
          <w:szCs w:val="24"/>
          <w:rtl/>
          <w:rPrChange w:id="61" w:author="אביעד יצחקי" w:date="2023-08-30T14:44:00Z">
            <w:rPr>
              <w:ins w:id="62" w:author="אביעד יצחקי" w:date="2023-08-30T14:43:00Z"/>
              <w:rtl/>
            </w:rPr>
          </w:rPrChange>
        </w:rPr>
        <w:pPrChange w:id="63" w:author="אביעד יצחקי" w:date="2023-08-30T14:44:00Z">
          <w:pPr/>
        </w:pPrChange>
      </w:pPr>
      <w:ins w:id="64" w:author="אביעד יצחקי" w:date="2023-08-30T14:43:00Z">
        <w:r w:rsidRPr="005C184C">
          <w:rPr>
            <w:rFonts w:ascii="Times New Roman" w:eastAsia="Times New Roman" w:hAnsi="Times New Roman" w:cs="Times New Roman"/>
            <w:sz w:val="24"/>
            <w:szCs w:val="24"/>
            <w:rtl/>
            <w:rPrChange w:id="65" w:author="אביעד יצחקי" w:date="2023-08-30T14:44:00Z">
              <w:rPr>
                <w:rtl/>
              </w:rPr>
            </w:rPrChange>
          </w:rPr>
          <w:t xml:space="preserve">אילו שינויים יש לבצע במודל ההפעלה כיום שיתמכו בניהול השירותים שהצעת? </w:t>
        </w:r>
      </w:ins>
    </w:p>
    <w:p w14:paraId="5F50D46C" w14:textId="77777777" w:rsidR="005C184C" w:rsidRPr="005C184C" w:rsidRDefault="005C184C" w:rsidP="005C184C">
      <w:pPr>
        <w:pStyle w:val="a7"/>
        <w:numPr>
          <w:ilvl w:val="0"/>
          <w:numId w:val="7"/>
        </w:numPr>
        <w:rPr>
          <w:ins w:id="66" w:author="אביעד יצחקי" w:date="2023-08-30T14:43:00Z"/>
          <w:rFonts w:ascii="Times New Roman" w:eastAsia="Times New Roman" w:hAnsi="Times New Roman" w:cs="Times New Roman"/>
          <w:sz w:val="24"/>
          <w:szCs w:val="24"/>
          <w:rtl/>
          <w:rPrChange w:id="67" w:author="אביעד יצחקי" w:date="2023-08-30T14:44:00Z">
            <w:rPr>
              <w:ins w:id="68" w:author="אביעד יצחקי" w:date="2023-08-30T14:43:00Z"/>
              <w:rtl/>
            </w:rPr>
          </w:rPrChange>
        </w:rPr>
        <w:pPrChange w:id="69" w:author="אביעד יצחקי" w:date="2023-08-30T14:44:00Z">
          <w:pPr/>
        </w:pPrChange>
      </w:pPr>
      <w:ins w:id="70" w:author="אביעד יצחקי" w:date="2023-08-30T14:43:00Z">
        <w:r w:rsidRPr="005C184C">
          <w:rPr>
            <w:rFonts w:ascii="Times New Roman" w:eastAsia="Times New Roman" w:hAnsi="Times New Roman" w:cs="Times New Roman"/>
            <w:sz w:val="24"/>
            <w:szCs w:val="24"/>
            <w:rtl/>
            <w:rPrChange w:id="71" w:author="אביעד יצחקי" w:date="2023-08-30T14:44:00Z">
              <w:rPr>
                <w:rtl/>
              </w:rPr>
            </w:rPrChange>
          </w:rPr>
          <w:t xml:space="preserve">אילו בעלי תפקידים קריטיים להצלחת המודל החדש? ומה יהיו תחומי האחריות שלהם? </w:t>
        </w:r>
      </w:ins>
    </w:p>
    <w:p w14:paraId="3AF2182A" w14:textId="1B997A57" w:rsidR="005C184C" w:rsidRPr="005C184C" w:rsidRDefault="005C184C" w:rsidP="005C184C">
      <w:pPr>
        <w:pStyle w:val="a7"/>
        <w:numPr>
          <w:ilvl w:val="0"/>
          <w:numId w:val="7"/>
        </w:numPr>
        <w:rPr>
          <w:ins w:id="72" w:author="אביעד יצחקי" w:date="2023-08-30T14:43:00Z"/>
          <w:rFonts w:ascii="Times New Roman" w:eastAsia="Times New Roman" w:hAnsi="Times New Roman" w:cs="Times New Roman"/>
          <w:sz w:val="24"/>
          <w:szCs w:val="24"/>
          <w:rtl/>
          <w:rPrChange w:id="73" w:author="אביעד יצחקי" w:date="2023-08-30T14:44:00Z">
            <w:rPr>
              <w:ins w:id="74" w:author="אביעד יצחקי" w:date="2023-08-30T14:43:00Z"/>
              <w:rtl/>
            </w:rPr>
          </w:rPrChange>
        </w:rPr>
        <w:pPrChange w:id="75" w:author="אביעד יצחקי" w:date="2023-08-30T14:44:00Z">
          <w:pPr/>
        </w:pPrChange>
      </w:pPr>
      <w:ins w:id="76" w:author="אביעד יצחקי" w:date="2023-08-30T14:43:00Z">
        <w:r w:rsidRPr="005C184C">
          <w:rPr>
            <w:rFonts w:ascii="Times New Roman" w:eastAsia="Times New Roman" w:hAnsi="Times New Roman" w:cs="Times New Roman"/>
            <w:sz w:val="24"/>
            <w:szCs w:val="24"/>
            <w:rtl/>
            <w:rPrChange w:id="77" w:author="אביעד יצחקי" w:date="2023-08-30T14:44:00Z">
              <w:rPr>
                <w:rtl/>
              </w:rPr>
            </w:rPrChange>
          </w:rPr>
          <w:t>אילו ממשקים הכרחיים להצלחה?  (פנימיים</w:t>
        </w:r>
      </w:ins>
      <w:ins w:id="78" w:author="אביעד יצחקי" w:date="2023-08-30T14:46:00Z">
        <w:r w:rsidR="00E60879">
          <w:rPr>
            <w:rFonts w:ascii="Times New Roman" w:eastAsia="Times New Roman" w:hAnsi="Times New Roman" w:cs="Times New Roman" w:hint="cs"/>
            <w:sz w:val="24"/>
            <w:szCs w:val="24"/>
            <w:rtl/>
          </w:rPr>
          <w:t>, בין מערכות</w:t>
        </w:r>
      </w:ins>
      <w:bookmarkStart w:id="79" w:name="_GoBack"/>
      <w:bookmarkEnd w:id="79"/>
      <w:ins w:id="80" w:author="אביעד יצחקי" w:date="2023-08-30T14:43:00Z">
        <w:r w:rsidRPr="005C184C">
          <w:rPr>
            <w:rFonts w:ascii="Times New Roman" w:eastAsia="Times New Roman" w:hAnsi="Times New Roman" w:cs="Times New Roman"/>
            <w:sz w:val="24"/>
            <w:szCs w:val="24"/>
            <w:rtl/>
            <w:rPrChange w:id="81" w:author="אביעד יצחקי" w:date="2023-08-30T14:44:00Z">
              <w:rPr>
                <w:rtl/>
              </w:rPr>
            </w:rPrChange>
          </w:rPr>
          <w:t xml:space="preserve"> ואל מול מקבלי השירות) </w:t>
        </w:r>
      </w:ins>
    </w:p>
    <w:p w14:paraId="67479091" w14:textId="77777777" w:rsidR="005C184C" w:rsidRDefault="005C184C" w:rsidP="001D770A">
      <w:pPr>
        <w:pStyle w:val="a7"/>
        <w:spacing w:line="300" w:lineRule="auto"/>
        <w:ind w:left="1080"/>
        <w:rPr>
          <w:rFonts w:cstheme="minorHAnsi"/>
        </w:rPr>
      </w:pPr>
    </w:p>
    <w:p w14:paraId="5877109B" w14:textId="77777777" w:rsidR="004009BE" w:rsidRPr="00C05C1B" w:rsidRDefault="004009BE" w:rsidP="004009BE">
      <w:pPr>
        <w:pStyle w:val="a7"/>
        <w:spacing w:line="300" w:lineRule="auto"/>
        <w:ind w:left="1080"/>
        <w:rPr>
          <w:rFonts w:cstheme="minorHAnsi"/>
          <w:rtl/>
        </w:rPr>
      </w:pPr>
    </w:p>
    <w:p w14:paraId="2A184F4E" w14:textId="77777777" w:rsidR="000316E5" w:rsidRPr="000316E5" w:rsidRDefault="000316E5" w:rsidP="000316E5">
      <w:pPr>
        <w:pStyle w:val="a7"/>
        <w:spacing w:line="300" w:lineRule="auto"/>
        <w:rPr>
          <w:rFonts w:cstheme="minorHAnsi"/>
          <w:u w:val="single"/>
          <w:rtl/>
        </w:rPr>
      </w:pPr>
      <w:r w:rsidRPr="000316E5">
        <w:rPr>
          <w:rFonts w:cstheme="minorHAnsi" w:hint="cs"/>
          <w:b/>
          <w:bCs/>
          <w:u w:val="single"/>
          <w:rtl/>
        </w:rPr>
        <w:t xml:space="preserve">חלק ד: סיום </w:t>
      </w:r>
      <w:proofErr w:type="spellStart"/>
      <w:r w:rsidRPr="000316E5">
        <w:rPr>
          <w:rFonts w:cstheme="minorHAnsi" w:hint="cs"/>
          <w:b/>
          <w:bCs/>
          <w:u w:val="single"/>
          <w:rtl/>
        </w:rPr>
        <w:t>הראיון</w:t>
      </w:r>
      <w:proofErr w:type="spellEnd"/>
      <w:r w:rsidRPr="000316E5">
        <w:rPr>
          <w:rFonts w:cstheme="minorHAnsi"/>
          <w:b/>
          <w:bCs/>
          <w:u w:val="single"/>
          <w:rtl/>
        </w:rPr>
        <w:t xml:space="preserve"> </w:t>
      </w:r>
    </w:p>
    <w:p w14:paraId="01A73011" w14:textId="77777777" w:rsidR="000316E5" w:rsidRPr="000316E5" w:rsidRDefault="000316E5" w:rsidP="000316E5">
      <w:pPr>
        <w:pStyle w:val="a7"/>
        <w:numPr>
          <w:ilvl w:val="0"/>
          <w:numId w:val="3"/>
        </w:numPr>
        <w:spacing w:line="300" w:lineRule="auto"/>
        <w:rPr>
          <w:rFonts w:cstheme="minorHAnsi"/>
          <w:rtl/>
        </w:rPr>
      </w:pPr>
      <w:r w:rsidRPr="000316E5">
        <w:rPr>
          <w:rFonts w:cstheme="minorHAnsi" w:hint="cs"/>
          <w:rtl/>
        </w:rPr>
        <w:t>רגע לפני שנסיים, אנחנו רוצים לדעת אם יש משהו שחשוב לך להגיד ולא נגענו בו? אולי יש משהו נוסף שתרצה לתת עליו את הדעת?</w:t>
      </w:r>
    </w:p>
    <w:p w14:paraId="05EBAFA8" w14:textId="77777777" w:rsidR="000316E5" w:rsidRPr="000316E5" w:rsidRDefault="000316E5" w:rsidP="000316E5">
      <w:pPr>
        <w:pStyle w:val="a7"/>
        <w:numPr>
          <w:ilvl w:val="0"/>
          <w:numId w:val="3"/>
        </w:numPr>
        <w:spacing w:line="300" w:lineRule="auto"/>
        <w:rPr>
          <w:rFonts w:cstheme="minorHAnsi"/>
        </w:rPr>
      </w:pPr>
      <w:r w:rsidRPr="000316E5">
        <w:rPr>
          <w:rFonts w:cstheme="minorHAnsi" w:hint="cs"/>
          <w:rtl/>
        </w:rPr>
        <w:t xml:space="preserve">במידה ויהיו דברים </w:t>
      </w:r>
      <w:proofErr w:type="spellStart"/>
      <w:r w:rsidRPr="000316E5">
        <w:rPr>
          <w:rFonts w:cstheme="minorHAnsi" w:hint="cs"/>
          <w:rtl/>
        </w:rPr>
        <w:t>שתזכרי.י</w:t>
      </w:r>
      <w:proofErr w:type="spellEnd"/>
      <w:r w:rsidRPr="000316E5">
        <w:rPr>
          <w:rFonts w:cstheme="minorHAnsi" w:hint="cs"/>
          <w:rtl/>
        </w:rPr>
        <w:t xml:space="preserve"> בהם בהמשך תמיד אפשר לפנות אלינו בטלפון או במייל ונשמח להוסיף זאת. </w:t>
      </w:r>
    </w:p>
    <w:p w14:paraId="3DBE6B57" w14:textId="77777777" w:rsidR="000316E5" w:rsidRPr="000316E5" w:rsidRDefault="000316E5" w:rsidP="000316E5">
      <w:pPr>
        <w:pStyle w:val="a7"/>
        <w:numPr>
          <w:ilvl w:val="0"/>
          <w:numId w:val="3"/>
        </w:numPr>
        <w:spacing w:line="300" w:lineRule="auto"/>
        <w:rPr>
          <w:rFonts w:cstheme="minorHAnsi"/>
        </w:rPr>
      </w:pPr>
      <w:r w:rsidRPr="000316E5">
        <w:rPr>
          <w:rFonts w:cstheme="minorHAnsi" w:hint="cs"/>
          <w:rtl/>
        </w:rPr>
        <w:t>במידה ולנו יהיו שאלות נוספות נשמח לשלוח לך מייל בנושא.</w:t>
      </w:r>
    </w:p>
    <w:p w14:paraId="4D28CD7E" w14:textId="77777777" w:rsidR="000316E5" w:rsidRPr="000316E5" w:rsidRDefault="000316E5" w:rsidP="000316E5">
      <w:pPr>
        <w:pStyle w:val="a7"/>
        <w:spacing w:line="300" w:lineRule="auto"/>
        <w:rPr>
          <w:rFonts w:cstheme="minorHAnsi"/>
          <w:rtl/>
        </w:rPr>
      </w:pPr>
      <w:r w:rsidRPr="000316E5">
        <w:rPr>
          <w:rFonts w:cstheme="minorHAnsi" w:hint="cs"/>
          <w:rtl/>
        </w:rPr>
        <w:t xml:space="preserve">תודה על </w:t>
      </w:r>
      <w:proofErr w:type="spellStart"/>
      <w:r w:rsidRPr="000316E5">
        <w:rPr>
          <w:rFonts w:cstheme="minorHAnsi" w:hint="cs"/>
          <w:rtl/>
        </w:rPr>
        <w:t>הראיון</w:t>
      </w:r>
      <w:proofErr w:type="spellEnd"/>
      <w:r w:rsidRPr="000316E5">
        <w:rPr>
          <w:rFonts w:cstheme="minorHAnsi" w:hint="cs"/>
          <w:rtl/>
        </w:rPr>
        <w:t>!</w:t>
      </w:r>
    </w:p>
    <w:p w14:paraId="0C260847" w14:textId="77777777" w:rsidR="000316E5" w:rsidRPr="00E6685F" w:rsidRDefault="000316E5" w:rsidP="000316E5">
      <w:pPr>
        <w:pStyle w:val="a7"/>
        <w:spacing w:line="300" w:lineRule="auto"/>
        <w:rPr>
          <w:rFonts w:cstheme="minorHAnsi"/>
        </w:rPr>
      </w:pPr>
    </w:p>
    <w:sectPr w:rsidR="000316E5" w:rsidRPr="00E6685F" w:rsidSect="004B2922">
      <w:headerReference w:type="defaul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016078" w14:textId="77777777" w:rsidR="003F24A3" w:rsidRDefault="003F24A3" w:rsidP="00CD5111">
      <w:pPr>
        <w:spacing w:after="0" w:line="240" w:lineRule="auto"/>
      </w:pPr>
      <w:r>
        <w:separator/>
      </w:r>
    </w:p>
  </w:endnote>
  <w:endnote w:type="continuationSeparator" w:id="0">
    <w:p w14:paraId="25956CFB" w14:textId="77777777" w:rsidR="003F24A3" w:rsidRDefault="003F24A3" w:rsidP="00CD5111">
      <w:pPr>
        <w:spacing w:after="0" w:line="240" w:lineRule="auto"/>
      </w:pPr>
      <w:r>
        <w:continuationSeparator/>
      </w:r>
    </w:p>
  </w:endnote>
  <w:endnote w:type="continuationNotice" w:id="1">
    <w:p w14:paraId="5D3DEB57" w14:textId="77777777" w:rsidR="0025770B" w:rsidRDefault="002577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E57C08" w14:textId="77777777" w:rsidR="003F24A3" w:rsidRDefault="003F24A3" w:rsidP="00CD5111">
      <w:pPr>
        <w:spacing w:after="0" w:line="240" w:lineRule="auto"/>
      </w:pPr>
      <w:r>
        <w:separator/>
      </w:r>
    </w:p>
  </w:footnote>
  <w:footnote w:type="continuationSeparator" w:id="0">
    <w:p w14:paraId="20BFE6CA" w14:textId="77777777" w:rsidR="003F24A3" w:rsidRDefault="003F24A3" w:rsidP="00CD5111">
      <w:pPr>
        <w:spacing w:after="0" w:line="240" w:lineRule="auto"/>
      </w:pPr>
      <w:r>
        <w:continuationSeparator/>
      </w:r>
    </w:p>
  </w:footnote>
  <w:footnote w:type="continuationNotice" w:id="1">
    <w:p w14:paraId="5B130C11" w14:textId="77777777" w:rsidR="0025770B" w:rsidRDefault="002577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4326F1" w14:textId="3F5F6CE7" w:rsidR="00CD5111" w:rsidRDefault="00CD5111">
    <w:pPr>
      <w:pStyle w:val="a3"/>
    </w:pPr>
    <w:r w:rsidRPr="00C611F1">
      <w:rPr>
        <w:rFonts w:cs="Arial"/>
        <w:noProof/>
        <w:rtl/>
      </w:rPr>
      <mc:AlternateContent>
        <mc:Choice Requires="wps">
          <w:drawing>
            <wp:anchor distT="0" distB="0" distL="114300" distR="114300" simplePos="0" relativeHeight="251658240" behindDoc="0" locked="0" layoutInCell="1" allowOverlap="1" wp14:anchorId="1E3640DB" wp14:editId="7AE8A016">
              <wp:simplePos x="0" y="0"/>
              <wp:positionH relativeFrom="column">
                <wp:posOffset>-389255</wp:posOffset>
              </wp:positionH>
              <wp:positionV relativeFrom="paragraph">
                <wp:posOffset>283049</wp:posOffset>
              </wp:positionV>
              <wp:extent cx="6537960" cy="45085"/>
              <wp:effectExtent l="0" t="0" r="0" b="0"/>
              <wp:wrapNone/>
              <wp:docPr id="3" name="Rectangle 3"/>
              <wp:cNvGraphicFramePr/>
              <a:graphic xmlns:a="http://schemas.openxmlformats.org/drawingml/2006/main">
                <a:graphicData uri="http://schemas.microsoft.com/office/word/2010/wordprocessingShape">
                  <wps:wsp>
                    <wps:cNvSpPr/>
                    <wps:spPr>
                      <a:xfrm>
                        <a:off x="0" y="0"/>
                        <a:ext cx="6537960" cy="45085"/>
                      </a:xfrm>
                      <a:prstGeom prst="rect">
                        <a:avLst/>
                      </a:prstGeom>
                      <a:solidFill>
                        <a:srgbClr val="FFC000">
                          <a:lumMod val="60000"/>
                          <a:lumOff val="4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0FD13D" id="Rectangle 3" o:spid="_x0000_s1026" style="position:absolute;left:0;text-align:left;margin-left:-30.65pt;margin-top:22.3pt;width:514.8pt;height:3.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" fillcolor="#ffd966" stroked="f" strokeweight="1pt"/>
          </w:pict>
        </mc:Fallback>
      </mc:AlternateContent>
    </w:r>
    <w:r w:rsidRPr="00C611F1">
      <w:rPr>
        <w:rFonts w:cs="Arial"/>
        <w:noProof/>
        <w:rtl/>
      </w:rPr>
      <w:drawing>
        <wp:anchor distT="0" distB="0" distL="114300" distR="114300" simplePos="0" relativeHeight="251658241" behindDoc="1" locked="0" layoutInCell="1" allowOverlap="1" wp14:anchorId="2B6D3ABE" wp14:editId="1228D88A">
          <wp:simplePos x="0" y="0"/>
          <wp:positionH relativeFrom="column">
            <wp:posOffset>-949420</wp:posOffset>
          </wp:positionH>
          <wp:positionV relativeFrom="paragraph">
            <wp:posOffset>-252654</wp:posOffset>
          </wp:positionV>
          <wp:extent cx="498575" cy="584200"/>
          <wp:effectExtent l="0" t="0" r="0" b="6350"/>
          <wp:wrapNone/>
          <wp:docPr id="11" name="Picture 11" descr="Logo&#10;&#10;Description automatically generated">
            <a:extLst xmlns:a="http://schemas.openxmlformats.org/drawingml/2006/main">
              <a:ext uri="{FF2B5EF4-FFF2-40B4-BE49-F238E27FC236}">
                <a16:creationId xmlns:a16="http://schemas.microsoft.com/office/drawing/2014/main" id="{0337E7BE-B332-4B95-AC93-77BE6B583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Logo&#10;&#10;Description automatically generated">
                    <a:extLst>
                      <a:ext uri="{FF2B5EF4-FFF2-40B4-BE49-F238E27FC236}">
                        <a16:creationId xmlns:a16="http://schemas.microsoft.com/office/drawing/2014/main" id="{0337E7BE-B332-4B95-AC93-77BE6B58375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8575" cy="584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A5257"/>
    <w:multiLevelType w:val="hybridMultilevel"/>
    <w:tmpl w:val="2640BA6A"/>
    <w:lvl w:ilvl="0" w:tplc="3E1657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20265"/>
    <w:multiLevelType w:val="hybridMultilevel"/>
    <w:tmpl w:val="4FB081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EF7388"/>
    <w:multiLevelType w:val="hybridMultilevel"/>
    <w:tmpl w:val="93D6E008"/>
    <w:lvl w:ilvl="0" w:tplc="BB90F604">
      <w:start w:val="2"/>
      <w:numFmt w:val="hebrew1"/>
      <w:lvlText w:val="%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3" w15:restartNumberingAfterBreak="0">
    <w:nsid w:val="256C5B51"/>
    <w:multiLevelType w:val="hybridMultilevel"/>
    <w:tmpl w:val="E9E0D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5757D"/>
    <w:multiLevelType w:val="hybridMultilevel"/>
    <w:tmpl w:val="D676198A"/>
    <w:lvl w:ilvl="0" w:tplc="2CD65D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5143142"/>
    <w:multiLevelType w:val="hybridMultilevel"/>
    <w:tmpl w:val="4FB0819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AE2E6C"/>
    <w:multiLevelType w:val="hybridMultilevel"/>
    <w:tmpl w:val="BCBC2A60"/>
    <w:lvl w:ilvl="0" w:tplc="94D2B720">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6"/>
  </w:num>
  <w:num w:numId="5">
    <w:abstractNumId w:val="5"/>
  </w:num>
  <w:num w:numId="6">
    <w:abstractNumId w:val="4"/>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אביעד יצחקי">
    <w15:presenceInfo w15:providerId="AD" w15:userId="S-1-5-21-641946731-1502829466-943750798-705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111"/>
    <w:rsid w:val="00011762"/>
    <w:rsid w:val="00020056"/>
    <w:rsid w:val="00020A6C"/>
    <w:rsid w:val="00024410"/>
    <w:rsid w:val="000271F1"/>
    <w:rsid w:val="0003156D"/>
    <w:rsid w:val="000316E5"/>
    <w:rsid w:val="000509BE"/>
    <w:rsid w:val="00072A66"/>
    <w:rsid w:val="00074D4F"/>
    <w:rsid w:val="00087CED"/>
    <w:rsid w:val="0009216D"/>
    <w:rsid w:val="000A06B9"/>
    <w:rsid w:val="000B1F1D"/>
    <w:rsid w:val="000C51F2"/>
    <w:rsid w:val="000C54A6"/>
    <w:rsid w:val="000D40A0"/>
    <w:rsid w:val="000D5515"/>
    <w:rsid w:val="000E176E"/>
    <w:rsid w:val="000E1A77"/>
    <w:rsid w:val="000E3DDF"/>
    <w:rsid w:val="00101E07"/>
    <w:rsid w:val="001057DD"/>
    <w:rsid w:val="001133B4"/>
    <w:rsid w:val="0012509A"/>
    <w:rsid w:val="00131208"/>
    <w:rsid w:val="00144D66"/>
    <w:rsid w:val="001466AA"/>
    <w:rsid w:val="001527D4"/>
    <w:rsid w:val="0015453C"/>
    <w:rsid w:val="0015618F"/>
    <w:rsid w:val="00181605"/>
    <w:rsid w:val="001854D7"/>
    <w:rsid w:val="00196502"/>
    <w:rsid w:val="001A4235"/>
    <w:rsid w:val="001B6D7F"/>
    <w:rsid w:val="001D770A"/>
    <w:rsid w:val="001D7946"/>
    <w:rsid w:val="001E5C17"/>
    <w:rsid w:val="001E7088"/>
    <w:rsid w:val="001F7394"/>
    <w:rsid w:val="002238C9"/>
    <w:rsid w:val="0022517E"/>
    <w:rsid w:val="00227CE9"/>
    <w:rsid w:val="00251333"/>
    <w:rsid w:val="0025770B"/>
    <w:rsid w:val="00263704"/>
    <w:rsid w:val="002A376D"/>
    <w:rsid w:val="002A4D2F"/>
    <w:rsid w:val="002F6424"/>
    <w:rsid w:val="002F71C3"/>
    <w:rsid w:val="00311034"/>
    <w:rsid w:val="00313AEA"/>
    <w:rsid w:val="003242B5"/>
    <w:rsid w:val="0033336B"/>
    <w:rsid w:val="00343E75"/>
    <w:rsid w:val="003450C2"/>
    <w:rsid w:val="00346B17"/>
    <w:rsid w:val="003568CB"/>
    <w:rsid w:val="003778C0"/>
    <w:rsid w:val="003915AF"/>
    <w:rsid w:val="003B0143"/>
    <w:rsid w:val="003B5B62"/>
    <w:rsid w:val="003C3586"/>
    <w:rsid w:val="003D3D91"/>
    <w:rsid w:val="003D694F"/>
    <w:rsid w:val="003E27FE"/>
    <w:rsid w:val="003E2A15"/>
    <w:rsid w:val="003F24A3"/>
    <w:rsid w:val="003F43B8"/>
    <w:rsid w:val="00400229"/>
    <w:rsid w:val="004009BE"/>
    <w:rsid w:val="004106DB"/>
    <w:rsid w:val="00420BDD"/>
    <w:rsid w:val="0043002F"/>
    <w:rsid w:val="00437001"/>
    <w:rsid w:val="00446A9E"/>
    <w:rsid w:val="00461B51"/>
    <w:rsid w:val="00471C36"/>
    <w:rsid w:val="0047218B"/>
    <w:rsid w:val="004802AC"/>
    <w:rsid w:val="004836C8"/>
    <w:rsid w:val="00486332"/>
    <w:rsid w:val="00495B21"/>
    <w:rsid w:val="004B2922"/>
    <w:rsid w:val="004B78F8"/>
    <w:rsid w:val="004C79B1"/>
    <w:rsid w:val="004D014B"/>
    <w:rsid w:val="004E031D"/>
    <w:rsid w:val="004E769B"/>
    <w:rsid w:val="00503ED0"/>
    <w:rsid w:val="005151A6"/>
    <w:rsid w:val="0054210E"/>
    <w:rsid w:val="0054234E"/>
    <w:rsid w:val="0056721B"/>
    <w:rsid w:val="00571B23"/>
    <w:rsid w:val="005A095C"/>
    <w:rsid w:val="005B7543"/>
    <w:rsid w:val="005C184C"/>
    <w:rsid w:val="005D07CD"/>
    <w:rsid w:val="005F434F"/>
    <w:rsid w:val="005F4B3E"/>
    <w:rsid w:val="005F5A5A"/>
    <w:rsid w:val="006060D7"/>
    <w:rsid w:val="00637BD6"/>
    <w:rsid w:val="006461A0"/>
    <w:rsid w:val="00651CC8"/>
    <w:rsid w:val="00657199"/>
    <w:rsid w:val="00680F5A"/>
    <w:rsid w:val="00682359"/>
    <w:rsid w:val="006833C4"/>
    <w:rsid w:val="00696E79"/>
    <w:rsid w:val="006A5FCC"/>
    <w:rsid w:val="006B55F4"/>
    <w:rsid w:val="006C2E2C"/>
    <w:rsid w:val="006C4BD8"/>
    <w:rsid w:val="006D1851"/>
    <w:rsid w:val="006D5B44"/>
    <w:rsid w:val="006D716B"/>
    <w:rsid w:val="006F1ED7"/>
    <w:rsid w:val="006F3E51"/>
    <w:rsid w:val="006F5F8F"/>
    <w:rsid w:val="00716D20"/>
    <w:rsid w:val="007243D0"/>
    <w:rsid w:val="007361D8"/>
    <w:rsid w:val="00742F7E"/>
    <w:rsid w:val="00744CC9"/>
    <w:rsid w:val="00764BE5"/>
    <w:rsid w:val="007674C7"/>
    <w:rsid w:val="007710AA"/>
    <w:rsid w:val="007808F9"/>
    <w:rsid w:val="00792AC0"/>
    <w:rsid w:val="0079672E"/>
    <w:rsid w:val="007C3651"/>
    <w:rsid w:val="007C72C7"/>
    <w:rsid w:val="007D40F0"/>
    <w:rsid w:val="00811D9F"/>
    <w:rsid w:val="00814233"/>
    <w:rsid w:val="00814FBA"/>
    <w:rsid w:val="008156C2"/>
    <w:rsid w:val="00820993"/>
    <w:rsid w:val="00820F94"/>
    <w:rsid w:val="00834804"/>
    <w:rsid w:val="00857899"/>
    <w:rsid w:val="00860F11"/>
    <w:rsid w:val="008804F0"/>
    <w:rsid w:val="00881DCF"/>
    <w:rsid w:val="0088417B"/>
    <w:rsid w:val="00884AA0"/>
    <w:rsid w:val="00886718"/>
    <w:rsid w:val="00886988"/>
    <w:rsid w:val="00892E68"/>
    <w:rsid w:val="0089731E"/>
    <w:rsid w:val="008B3CD3"/>
    <w:rsid w:val="008B7686"/>
    <w:rsid w:val="008C12FA"/>
    <w:rsid w:val="008D762D"/>
    <w:rsid w:val="008E657E"/>
    <w:rsid w:val="00915110"/>
    <w:rsid w:val="00917557"/>
    <w:rsid w:val="00935670"/>
    <w:rsid w:val="00943927"/>
    <w:rsid w:val="0095130F"/>
    <w:rsid w:val="00952C8C"/>
    <w:rsid w:val="00955CCA"/>
    <w:rsid w:val="00962AD6"/>
    <w:rsid w:val="0096371C"/>
    <w:rsid w:val="00965389"/>
    <w:rsid w:val="00991AFB"/>
    <w:rsid w:val="00993C83"/>
    <w:rsid w:val="009A10E2"/>
    <w:rsid w:val="009B063A"/>
    <w:rsid w:val="009B3CFB"/>
    <w:rsid w:val="009C0660"/>
    <w:rsid w:val="009C6772"/>
    <w:rsid w:val="009F1ACB"/>
    <w:rsid w:val="009F36A6"/>
    <w:rsid w:val="009F6CF8"/>
    <w:rsid w:val="00A0480C"/>
    <w:rsid w:val="00A119B8"/>
    <w:rsid w:val="00A240A7"/>
    <w:rsid w:val="00A27215"/>
    <w:rsid w:val="00A43C5E"/>
    <w:rsid w:val="00A744AB"/>
    <w:rsid w:val="00A86518"/>
    <w:rsid w:val="00A90E64"/>
    <w:rsid w:val="00A935BD"/>
    <w:rsid w:val="00AA234F"/>
    <w:rsid w:val="00AA741D"/>
    <w:rsid w:val="00AB4C67"/>
    <w:rsid w:val="00AD420B"/>
    <w:rsid w:val="00AE3EDF"/>
    <w:rsid w:val="00AE5990"/>
    <w:rsid w:val="00B029E8"/>
    <w:rsid w:val="00B02CEA"/>
    <w:rsid w:val="00B14B8A"/>
    <w:rsid w:val="00B171AD"/>
    <w:rsid w:val="00B215A9"/>
    <w:rsid w:val="00B3197F"/>
    <w:rsid w:val="00B415DE"/>
    <w:rsid w:val="00B47962"/>
    <w:rsid w:val="00B644FF"/>
    <w:rsid w:val="00B65933"/>
    <w:rsid w:val="00B71C7D"/>
    <w:rsid w:val="00B77166"/>
    <w:rsid w:val="00B9485C"/>
    <w:rsid w:val="00B94A6C"/>
    <w:rsid w:val="00B97789"/>
    <w:rsid w:val="00BA26AE"/>
    <w:rsid w:val="00BA5335"/>
    <w:rsid w:val="00BA772C"/>
    <w:rsid w:val="00BB0444"/>
    <w:rsid w:val="00BB0CAD"/>
    <w:rsid w:val="00BC1162"/>
    <w:rsid w:val="00BC5A70"/>
    <w:rsid w:val="00BD58EF"/>
    <w:rsid w:val="00BE6E90"/>
    <w:rsid w:val="00BF0786"/>
    <w:rsid w:val="00BF5FD6"/>
    <w:rsid w:val="00C05C1B"/>
    <w:rsid w:val="00C10F78"/>
    <w:rsid w:val="00C146F2"/>
    <w:rsid w:val="00C235BA"/>
    <w:rsid w:val="00C2372F"/>
    <w:rsid w:val="00C27577"/>
    <w:rsid w:val="00C629D2"/>
    <w:rsid w:val="00C95A14"/>
    <w:rsid w:val="00C96244"/>
    <w:rsid w:val="00CA6CFA"/>
    <w:rsid w:val="00CD5111"/>
    <w:rsid w:val="00CE2302"/>
    <w:rsid w:val="00CF74B5"/>
    <w:rsid w:val="00D05DAE"/>
    <w:rsid w:val="00D256EB"/>
    <w:rsid w:val="00D41D3D"/>
    <w:rsid w:val="00D5395B"/>
    <w:rsid w:val="00D54A46"/>
    <w:rsid w:val="00D76A5A"/>
    <w:rsid w:val="00D839ED"/>
    <w:rsid w:val="00D9799A"/>
    <w:rsid w:val="00DA7E9B"/>
    <w:rsid w:val="00DB1061"/>
    <w:rsid w:val="00DD2FAE"/>
    <w:rsid w:val="00DD53D9"/>
    <w:rsid w:val="00DD762F"/>
    <w:rsid w:val="00DE0AA6"/>
    <w:rsid w:val="00DE1535"/>
    <w:rsid w:val="00E12432"/>
    <w:rsid w:val="00E364F8"/>
    <w:rsid w:val="00E511FA"/>
    <w:rsid w:val="00E52E66"/>
    <w:rsid w:val="00E60879"/>
    <w:rsid w:val="00E6685F"/>
    <w:rsid w:val="00E73843"/>
    <w:rsid w:val="00E82380"/>
    <w:rsid w:val="00E93CDF"/>
    <w:rsid w:val="00EA21B1"/>
    <w:rsid w:val="00EA5EEA"/>
    <w:rsid w:val="00F145D3"/>
    <w:rsid w:val="00F25D89"/>
    <w:rsid w:val="00F30424"/>
    <w:rsid w:val="00F4032A"/>
    <w:rsid w:val="00F520C0"/>
    <w:rsid w:val="00F52A13"/>
    <w:rsid w:val="00F558A3"/>
    <w:rsid w:val="00F57E88"/>
    <w:rsid w:val="00F67823"/>
    <w:rsid w:val="00F93AD7"/>
    <w:rsid w:val="00F96C33"/>
    <w:rsid w:val="00FB1BA1"/>
    <w:rsid w:val="00FB3DB7"/>
    <w:rsid w:val="00FC4F99"/>
    <w:rsid w:val="00FC740B"/>
    <w:rsid w:val="00FD70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50F4"/>
  <w15:chartTrackingRefBased/>
  <w15:docId w15:val="{BBF4A6BB-6D7F-449F-A581-561B82F7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D511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D5111"/>
    <w:pPr>
      <w:tabs>
        <w:tab w:val="center" w:pos="4153"/>
        <w:tab w:val="right" w:pos="8306"/>
      </w:tabs>
      <w:spacing w:after="0" w:line="240" w:lineRule="auto"/>
    </w:pPr>
  </w:style>
  <w:style w:type="character" w:customStyle="1" w:styleId="a4">
    <w:name w:val="כותרת עליונה תו"/>
    <w:basedOn w:val="a0"/>
    <w:link w:val="a3"/>
    <w:uiPriority w:val="99"/>
    <w:rsid w:val="00CD5111"/>
  </w:style>
  <w:style w:type="paragraph" w:styleId="a5">
    <w:name w:val="footer"/>
    <w:basedOn w:val="a"/>
    <w:link w:val="a6"/>
    <w:uiPriority w:val="99"/>
    <w:unhideWhenUsed/>
    <w:rsid w:val="00CD5111"/>
    <w:pPr>
      <w:tabs>
        <w:tab w:val="center" w:pos="4153"/>
        <w:tab w:val="right" w:pos="8306"/>
      </w:tabs>
      <w:spacing w:after="0" w:line="240" w:lineRule="auto"/>
    </w:pPr>
  </w:style>
  <w:style w:type="character" w:customStyle="1" w:styleId="a6">
    <w:name w:val="כותרת תחתונה תו"/>
    <w:basedOn w:val="a0"/>
    <w:link w:val="a5"/>
    <w:uiPriority w:val="99"/>
    <w:rsid w:val="00CD5111"/>
  </w:style>
  <w:style w:type="paragraph" w:styleId="a7">
    <w:name w:val="List Paragraph"/>
    <w:basedOn w:val="a"/>
    <w:uiPriority w:val="34"/>
    <w:qFormat/>
    <w:rsid w:val="00E6685F"/>
    <w:pPr>
      <w:ind w:left="720"/>
      <w:contextualSpacing/>
    </w:pPr>
  </w:style>
  <w:style w:type="paragraph" w:styleId="a8">
    <w:name w:val="Revision"/>
    <w:hidden/>
    <w:uiPriority w:val="99"/>
    <w:semiHidden/>
    <w:rsid w:val="00CA6C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207263">
      <w:bodyDiv w:val="1"/>
      <w:marLeft w:val="0"/>
      <w:marRight w:val="0"/>
      <w:marTop w:val="0"/>
      <w:marBottom w:val="0"/>
      <w:divBdr>
        <w:top w:val="none" w:sz="0" w:space="0" w:color="auto"/>
        <w:left w:val="none" w:sz="0" w:space="0" w:color="auto"/>
        <w:bottom w:val="none" w:sz="0" w:space="0" w:color="auto"/>
        <w:right w:val="none" w:sz="0" w:space="0" w:color="auto"/>
      </w:divBdr>
    </w:div>
    <w:div w:id="443109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8CE85C575083428AE4C85EC959031E" ma:contentTypeVersion="5" ma:contentTypeDescription="Create a new document." ma:contentTypeScope="" ma:versionID="b102a826882fdc7adf931e4cb8d7584e">
  <xsd:schema xmlns:xsd="http://www.w3.org/2001/XMLSchema" xmlns:xs="http://www.w3.org/2001/XMLSchema" xmlns:p="http://schemas.microsoft.com/office/2006/metadata/properties" xmlns:ns2="1b7c5d4d-00e6-49bb-8bd8-6c49bbcc41f2" xmlns:ns3="7b6cb2cb-14b5-4ce8-a433-2d530cca8f43" targetNamespace="http://schemas.microsoft.com/office/2006/metadata/properties" ma:root="true" ma:fieldsID="506af7e97c8e2721c204172e56e98e08" ns2:_="" ns3:_="">
    <xsd:import namespace="1b7c5d4d-00e6-49bb-8bd8-6c49bbcc41f2"/>
    <xsd:import namespace="7b6cb2cb-14b5-4ce8-a433-2d530cca8f4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c5d4d-00e6-49bb-8bd8-6c49bbcc41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6cb2cb-14b5-4ce8-a433-2d530cca8f4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b6cb2cb-14b5-4ce8-a433-2d530cca8f43">
      <UserInfo>
        <DisplayName>Nohar Alyagor</DisplayName>
        <AccountId>14</AccountId>
        <AccountType/>
      </UserInfo>
      <UserInfo>
        <DisplayName>Limor Stern</DisplayName>
        <AccountId>11</AccountId>
        <AccountType/>
      </UserInfo>
      <UserInfo>
        <DisplayName>Ayelet Dayan</DisplayName>
        <AccountId>6</AccountId>
        <AccountType/>
      </UserInfo>
      <UserInfo>
        <DisplayName>Yonatan Aricha</DisplayName>
        <AccountId>13</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175792-7F6C-45D0-B83D-F8AD17EBD1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c5d4d-00e6-49bb-8bd8-6c49bbcc41f2"/>
    <ds:schemaRef ds:uri="7b6cb2cb-14b5-4ce8-a433-2d530cca8f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A83FB3-DCB6-4B74-91A9-91E3E91EEC86}">
  <ds:schemaRefs>
    <ds:schemaRef ds:uri="http://purl.org/dc/elements/1.1/"/>
    <ds:schemaRef ds:uri="1b7c5d4d-00e6-49bb-8bd8-6c49bbcc41f2"/>
    <ds:schemaRef ds:uri="7b6cb2cb-14b5-4ce8-a433-2d530cca8f43"/>
    <ds:schemaRef ds:uri="http://purl.org/dc/terms/"/>
    <ds:schemaRef ds:uri="http://purl.org/dc/dcmitype/"/>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DFE9F2F6-2B15-478A-93E5-16DC4DE31E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720</Words>
  <Characters>3610</Characters>
  <Application>Microsoft Office Word</Application>
  <DocSecurity>4</DocSecurity>
  <Lines>95</Lines>
  <Paragraphs>51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Nohar Alyagor</dc:creator>
  <cp:keywords/>
  <dc:description/>
  <cp:lastModifiedBy>אביעד יצחקי</cp:lastModifiedBy>
  <cp:revision>2</cp:revision>
  <dcterms:created xsi:type="dcterms:W3CDTF">2023-08-30T11:46:00Z</dcterms:created>
  <dcterms:modified xsi:type="dcterms:W3CDTF">2023-08-30T11:46:00Z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0x010100E88CE85C575083428AE4C85EC959031E</vt:lpwstr>
  </property>
</Properties>
</file>