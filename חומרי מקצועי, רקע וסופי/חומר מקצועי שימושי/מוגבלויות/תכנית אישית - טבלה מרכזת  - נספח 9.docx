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33467B" w14:textId="3CEA56AC" w:rsidR="007255DA" w:rsidRPr="00CD7331" w:rsidRDefault="00337DA1" w:rsidP="007255DA">
      <w:pPr>
        <w:spacing w:line="360" w:lineRule="auto"/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he-IL"/>
        </w:rPr>
      </w:pPr>
      <w:r>
        <w:rPr>
          <w:rFonts w:asciiTheme="minorBidi" w:eastAsia="Times New Roman" w:hAnsiTheme="minorBidi" w:hint="cs"/>
          <w:b/>
          <w:bCs/>
          <w:sz w:val="28"/>
          <w:szCs w:val="28"/>
          <w:u w:val="single"/>
          <w:rtl/>
          <w:lang w:eastAsia="he-IL"/>
        </w:rPr>
        <w:t xml:space="preserve">נספח 9- </w:t>
      </w:r>
      <w:r w:rsidR="007255DA" w:rsidRPr="00CD7331"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he-IL"/>
        </w:rPr>
        <w:t>שלבים בהכנת תכנית אישית – טבלה מרכזת</w:t>
      </w:r>
    </w:p>
    <w:p w14:paraId="2A23C044" w14:textId="77777777" w:rsidR="007255DA" w:rsidRPr="00C65FF8" w:rsidRDefault="007255DA" w:rsidP="007255DA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</w:p>
    <w:p w14:paraId="3893B38A" w14:textId="77777777" w:rsidR="007255DA" w:rsidRPr="00C65FF8" w:rsidRDefault="007255DA" w:rsidP="007255DA">
      <w:pPr>
        <w:spacing w:line="360" w:lineRule="auto"/>
        <w:rPr>
          <w:rFonts w:asciiTheme="minorBidi" w:hAnsiTheme="minorBidi"/>
          <w:b/>
          <w:bCs/>
          <w:sz w:val="24"/>
          <w:szCs w:val="24"/>
        </w:rPr>
      </w:pPr>
      <w:r w:rsidRPr="00C65FF8">
        <w:rPr>
          <w:rFonts w:asciiTheme="minorBidi" w:hAnsiTheme="minorBidi"/>
          <w:b/>
          <w:bCs/>
          <w:sz w:val="24"/>
          <w:szCs w:val="24"/>
          <w:rtl/>
        </w:rPr>
        <w:t>תכנית אישית: עקרונות לבנייה, ליישום ולמעקב</w:t>
      </w:r>
    </w:p>
    <w:p w14:paraId="155B8FE0" w14:textId="77777777" w:rsidR="007255DA" w:rsidRPr="00C65FF8" w:rsidRDefault="007255DA" w:rsidP="007255DA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C65FF8">
        <w:rPr>
          <w:rFonts w:asciiTheme="minorBidi" w:hAnsiTheme="minorBidi"/>
          <w:sz w:val="24"/>
          <w:szCs w:val="24"/>
          <w:rtl/>
        </w:rPr>
        <w:t>הטבלה הבאה מרכזת את העקרונות העומדים בבסיס התכנית האישית, אופני היישום, הכלים ודרכי הבקרה והפיקוח:</w:t>
      </w:r>
    </w:p>
    <w:tbl>
      <w:tblPr>
        <w:bidiVisual/>
        <w:tblW w:w="10113" w:type="dxa"/>
        <w:tblBorders>
          <w:top w:val="single" w:sz="24" w:space="0" w:color="FFC000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275"/>
        <w:gridCol w:w="2370"/>
        <w:gridCol w:w="2012"/>
        <w:gridCol w:w="1018"/>
        <w:gridCol w:w="1358"/>
        <w:gridCol w:w="1892"/>
      </w:tblGrid>
      <w:tr w:rsidR="007255DA" w:rsidRPr="00C65FF8" w14:paraId="446EB147" w14:textId="77777777" w:rsidTr="00033227">
        <w:tc>
          <w:tcPr>
            <w:tcW w:w="1463" w:type="dxa"/>
            <w:gridSpan w:val="2"/>
            <w:tcBorders>
              <w:top w:val="nil"/>
              <w:left w:val="nil"/>
              <w:bottom w:val="single" w:sz="24" w:space="0" w:color="FFC000"/>
              <w:right w:val="nil"/>
            </w:tcBorders>
            <w:shd w:val="clear" w:color="auto" w:fill="FFFFFF"/>
            <w:hideMark/>
          </w:tcPr>
          <w:p w14:paraId="74AB3693" w14:textId="77777777" w:rsidR="007255DA" w:rsidRPr="00C65FF8" w:rsidRDefault="007255DA" w:rsidP="00CD7331">
            <w:pPr>
              <w:spacing w:after="160" w:line="360" w:lineRule="auto"/>
              <w:contextualSpacing/>
              <w:jc w:val="center"/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  <w:t>אבני יסוד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24" w:space="0" w:color="FFC000"/>
              <w:right w:val="nil"/>
            </w:tcBorders>
            <w:shd w:val="clear" w:color="auto" w:fill="FFFFFF"/>
            <w:hideMark/>
          </w:tcPr>
          <w:p w14:paraId="67599A10" w14:textId="77777777" w:rsidR="007255DA" w:rsidRPr="00C65FF8" w:rsidRDefault="007255DA" w:rsidP="00CD7331">
            <w:pPr>
              <w:spacing w:after="160" w:line="360" w:lineRule="auto"/>
              <w:contextualSpacing/>
              <w:jc w:val="center"/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  <w:t>אופני יישום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24" w:space="0" w:color="FFC000"/>
              <w:right w:val="nil"/>
            </w:tcBorders>
            <w:shd w:val="clear" w:color="auto" w:fill="FFFFFF"/>
            <w:hideMark/>
          </w:tcPr>
          <w:p w14:paraId="737850F8" w14:textId="77777777" w:rsidR="007255DA" w:rsidRPr="00C65FF8" w:rsidRDefault="007255DA" w:rsidP="00CD7331">
            <w:pPr>
              <w:spacing w:after="160" w:line="360" w:lineRule="auto"/>
              <w:contextualSpacing/>
              <w:jc w:val="center"/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  <w:t>כלים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24" w:space="0" w:color="FFC000"/>
              <w:right w:val="nil"/>
            </w:tcBorders>
            <w:shd w:val="clear" w:color="auto" w:fill="FFFFFF"/>
            <w:hideMark/>
          </w:tcPr>
          <w:p w14:paraId="69C72F48" w14:textId="77777777" w:rsidR="007255DA" w:rsidRPr="00C65FF8" w:rsidRDefault="007255DA" w:rsidP="00CD7331">
            <w:pPr>
              <w:spacing w:after="160" w:line="360" w:lineRule="auto"/>
              <w:contextualSpacing/>
              <w:jc w:val="center"/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  <w:t>מספר נספח (כלי)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24" w:space="0" w:color="FFC000"/>
              <w:right w:val="nil"/>
            </w:tcBorders>
            <w:shd w:val="clear" w:color="auto" w:fill="FFFFFF"/>
            <w:hideMark/>
          </w:tcPr>
          <w:p w14:paraId="196DBA4B" w14:textId="77777777" w:rsidR="007255DA" w:rsidRPr="00C65FF8" w:rsidRDefault="007255DA" w:rsidP="00CD7331">
            <w:pPr>
              <w:spacing w:after="160" w:line="360" w:lineRule="auto"/>
              <w:contextualSpacing/>
              <w:jc w:val="center"/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  <w:t>אחריות לביצוע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24" w:space="0" w:color="FFC000"/>
              <w:right w:val="nil"/>
            </w:tcBorders>
            <w:shd w:val="clear" w:color="auto" w:fill="FFFFFF"/>
            <w:hideMark/>
          </w:tcPr>
          <w:p w14:paraId="2190A09F" w14:textId="77777777" w:rsidR="007255DA" w:rsidRPr="00C65FF8" w:rsidRDefault="007255DA" w:rsidP="00CD7331">
            <w:pPr>
              <w:spacing w:after="160" w:line="360" w:lineRule="auto"/>
              <w:contextualSpacing/>
              <w:jc w:val="center"/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  <w:t>בקרה ופיקוח</w:t>
            </w:r>
          </w:p>
        </w:tc>
      </w:tr>
      <w:tr w:rsidR="007255DA" w:rsidRPr="00C65FF8" w14:paraId="0C3722F7" w14:textId="77777777" w:rsidTr="00CD7331">
        <w:tc>
          <w:tcPr>
            <w:tcW w:w="1188" w:type="dxa"/>
            <w:tcBorders>
              <w:top w:val="nil"/>
              <w:left w:val="nil"/>
              <w:bottom w:val="single" w:sz="4" w:space="0" w:color="636363"/>
              <w:right w:val="nil"/>
            </w:tcBorders>
            <w:shd w:val="clear" w:color="auto" w:fill="636363"/>
          </w:tcPr>
          <w:p w14:paraId="6593CF80" w14:textId="77777777" w:rsidR="007255DA" w:rsidRPr="00C65FF8" w:rsidRDefault="007255DA" w:rsidP="00CD7331">
            <w:pPr>
              <w:spacing w:after="160" w:line="360" w:lineRule="auto"/>
              <w:contextualSpacing/>
              <w:jc w:val="center"/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</w:p>
        </w:tc>
        <w:tc>
          <w:tcPr>
            <w:tcW w:w="8925" w:type="dxa"/>
            <w:gridSpan w:val="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5A5A5"/>
            </w:tcBorders>
            <w:shd w:val="clear" w:color="auto" w:fill="D2D2D2"/>
            <w:hideMark/>
          </w:tcPr>
          <w:p w14:paraId="728C521D" w14:textId="77777777" w:rsidR="007255DA" w:rsidRPr="00C65FF8" w:rsidRDefault="007255DA" w:rsidP="00CD7331">
            <w:pPr>
              <w:spacing w:after="160" w:line="360" w:lineRule="auto"/>
              <w:contextualSpacing/>
              <w:jc w:val="center"/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  <w:t>שלב ההערכה</w:t>
            </w:r>
          </w:p>
        </w:tc>
      </w:tr>
      <w:tr w:rsidR="007255DA" w:rsidRPr="00C65FF8" w14:paraId="52E827BA" w14:textId="77777777" w:rsidTr="00033227">
        <w:trPr>
          <w:trHeight w:val="2865"/>
        </w:trPr>
        <w:tc>
          <w:tcPr>
            <w:tcW w:w="1463" w:type="dxa"/>
            <w:gridSpan w:val="2"/>
            <w:vMerge w:val="restart"/>
            <w:tcBorders>
              <w:top w:val="single" w:sz="4" w:space="0" w:color="FFFFFF"/>
              <w:left w:val="nil"/>
              <w:right w:val="nil"/>
            </w:tcBorders>
            <w:shd w:val="clear" w:color="auto" w:fill="636363"/>
            <w:hideMark/>
          </w:tcPr>
          <w:p w14:paraId="3A451E18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  <w:t xml:space="preserve">הערכה ראשונית מקפת: </w:t>
            </w:r>
          </w:p>
          <w:p w14:paraId="08A059AF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FFFFFF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  <w:t>דו"חות ואבחונים</w:t>
            </w: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F6F6F6"/>
            <w:hideMark/>
          </w:tcPr>
          <w:p w14:paraId="0A9D55AF" w14:textId="18F3967F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איסוף מידע שיטתי מכל הגורמים המקצועיים וכן משפחה /גורם אחר העשוי לשפוך אור על מצבו של האדם</w:t>
            </w:r>
            <w:r w:rsidR="00AC1FC0"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>/תצפית</w:t>
            </w:r>
          </w:p>
          <w:p w14:paraId="50ECDC83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29D46170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</w:tc>
        <w:tc>
          <w:tcPr>
            <w:tcW w:w="2012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F6F6F6"/>
            <w:hideMark/>
          </w:tcPr>
          <w:p w14:paraId="53AAC2FA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>
              <w:rPr>
                <w:rFonts w:asciiTheme="minorBidi" w:hAnsiTheme="minorBidi" w:hint="cs"/>
                <w:b/>
                <w:bCs/>
                <w:color w:val="000000"/>
                <w:sz w:val="24"/>
                <w:szCs w:val="24"/>
                <w:rtl/>
                <w:lang w:eastAsia="he-IL"/>
              </w:rPr>
              <w:t>ראיונות/</w:t>
            </w:r>
            <w:r w:rsidRPr="00C65FF8"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  <w:t xml:space="preserve">אבחונים קודמים </w:t>
            </w: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 xml:space="preserve">(שלש שנים אחרונות); </w:t>
            </w:r>
            <w:r w:rsidRPr="00C65FF8"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  <w:t>דו"חות רפואיים + מקצועות הבריאות</w:t>
            </w: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 xml:space="preserve"> עדכניים (מחצי השנה האחרונה);</w:t>
            </w:r>
            <w:r w:rsidRPr="00C65FF8"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  <w:t>דו"חות ממסגרות חינוך / תעסוקה</w:t>
            </w: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 xml:space="preserve"> / דיור וכד'</w:t>
            </w:r>
          </w:p>
          <w:p w14:paraId="5906E0FD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</w:tc>
        <w:tc>
          <w:tcPr>
            <w:tcW w:w="1018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F6F6F6"/>
          </w:tcPr>
          <w:p w14:paraId="77F22086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1ED6B3FC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2DC39567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43475581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22A7FB79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216720FC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0C6916BA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3699935F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3CB76706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</w:tc>
        <w:tc>
          <w:tcPr>
            <w:tcW w:w="1358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F6F6F6"/>
            <w:hideMark/>
          </w:tcPr>
          <w:p w14:paraId="62F81DE8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עו"ס מחלקה / מסגרת</w:t>
            </w:r>
          </w:p>
          <w:p w14:paraId="63A0271E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1209A1F0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16962737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196B3735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4131B802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2B6CF0B5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0D5B0A47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</w:tc>
        <w:tc>
          <w:tcPr>
            <w:tcW w:w="1892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A5A5A5"/>
            </w:tcBorders>
            <w:shd w:val="clear" w:color="auto" w:fill="F6F6F6"/>
          </w:tcPr>
          <w:p w14:paraId="78A5F3F2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רשומת מידע מקצועי קיים (כולל שיטת הרף)</w:t>
            </w:r>
          </w:p>
          <w:p w14:paraId="118C86EC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5720D6E3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lang w:eastAsia="he-IL"/>
              </w:rPr>
            </w:pPr>
          </w:p>
          <w:p w14:paraId="21E0A36D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41EA41B9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</w:tc>
      </w:tr>
      <w:tr w:rsidR="007255DA" w:rsidRPr="00C65FF8" w14:paraId="191C4353" w14:textId="77777777" w:rsidTr="00033227">
        <w:trPr>
          <w:trHeight w:val="1341"/>
        </w:trPr>
        <w:tc>
          <w:tcPr>
            <w:tcW w:w="1463" w:type="dxa"/>
            <w:gridSpan w:val="2"/>
            <w:vMerge/>
            <w:tcBorders>
              <w:left w:val="nil"/>
              <w:bottom w:val="single" w:sz="4" w:space="0" w:color="636363"/>
              <w:right w:val="nil"/>
            </w:tcBorders>
            <w:shd w:val="clear" w:color="auto" w:fill="636363"/>
          </w:tcPr>
          <w:p w14:paraId="2F48FC63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6F6F6"/>
          </w:tcPr>
          <w:p w14:paraId="1E07386F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160CC555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ריאיון אישי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6F6F6"/>
          </w:tcPr>
          <w:p w14:paraId="02FAFA8A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716A3D7F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</w:pPr>
            <w:r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>מפרט מומלץ ל</w:t>
            </w: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ריאיון אישי</w:t>
            </w:r>
          </w:p>
          <w:p w14:paraId="13C62847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 xml:space="preserve">שאלון </w:t>
            </w:r>
            <w:r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>איכות חיים ו</w:t>
            </w: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שביעות רצון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6F6F6"/>
          </w:tcPr>
          <w:p w14:paraId="3403EF01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15F4D095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2,1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6F6F6"/>
          </w:tcPr>
          <w:p w14:paraId="6BF2A816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57274A87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עו"ס מחלקה/מסגרת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A5A5A5"/>
            </w:tcBorders>
            <w:shd w:val="clear" w:color="auto" w:fill="F6F6F6"/>
          </w:tcPr>
          <w:p w14:paraId="196304AC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06B6F5FB" w14:textId="53E13F02" w:rsidR="007255DA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רשומת ריאיון אישי</w:t>
            </w:r>
          </w:p>
          <w:p w14:paraId="033B0466" w14:textId="04AA9B5B" w:rsidR="00AC1FC0" w:rsidRPr="00C65FF8" w:rsidRDefault="00AC1FC0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>רשומת שאלון איכות חיים ושביעות רצון</w:t>
            </w:r>
          </w:p>
          <w:p w14:paraId="34075A34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</w:tc>
      </w:tr>
      <w:tr w:rsidR="007255DA" w:rsidRPr="00C65FF8" w14:paraId="14ECBB67" w14:textId="77777777" w:rsidTr="00033227">
        <w:trPr>
          <w:trHeight w:val="870"/>
        </w:trPr>
        <w:tc>
          <w:tcPr>
            <w:tcW w:w="1463" w:type="dxa"/>
            <w:gridSpan w:val="2"/>
            <w:tcBorders>
              <w:top w:val="single" w:sz="4" w:space="0" w:color="FFFFFF"/>
              <w:left w:val="nil"/>
              <w:bottom w:val="single" w:sz="4" w:space="0" w:color="636363"/>
              <w:right w:val="nil"/>
            </w:tcBorders>
            <w:shd w:val="clear" w:color="auto" w:fill="636363"/>
          </w:tcPr>
          <w:p w14:paraId="6C4F9719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2D2D2"/>
          </w:tcPr>
          <w:p w14:paraId="44649304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</w:tc>
        <w:tc>
          <w:tcPr>
            <w:tcW w:w="20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2D2D2"/>
          </w:tcPr>
          <w:p w14:paraId="6168E0E2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</w:tc>
        <w:tc>
          <w:tcPr>
            <w:tcW w:w="10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2D2D2"/>
          </w:tcPr>
          <w:p w14:paraId="0F88358A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</w:tc>
        <w:tc>
          <w:tcPr>
            <w:tcW w:w="13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2D2D2"/>
          </w:tcPr>
          <w:p w14:paraId="777AB723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</w:tc>
        <w:tc>
          <w:tcPr>
            <w:tcW w:w="18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5A5A5"/>
            </w:tcBorders>
            <w:shd w:val="clear" w:color="auto" w:fill="D2D2D2"/>
          </w:tcPr>
          <w:p w14:paraId="39D0A8E9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</w:tc>
      </w:tr>
      <w:tr w:rsidR="007255DA" w:rsidRPr="00C65FF8" w14:paraId="148306D9" w14:textId="77777777" w:rsidTr="00033227">
        <w:trPr>
          <w:trHeight w:val="2467"/>
        </w:trPr>
        <w:tc>
          <w:tcPr>
            <w:tcW w:w="1463" w:type="dxa"/>
            <w:gridSpan w:val="2"/>
            <w:tcBorders>
              <w:top w:val="single" w:sz="4" w:space="0" w:color="FFFFFF"/>
              <w:left w:val="nil"/>
              <w:bottom w:val="single" w:sz="4" w:space="0" w:color="636363"/>
              <w:right w:val="nil"/>
            </w:tcBorders>
            <w:shd w:val="clear" w:color="auto" w:fill="636363"/>
          </w:tcPr>
          <w:p w14:paraId="58DE2034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FFFFFF"/>
                <w:sz w:val="24"/>
                <w:szCs w:val="24"/>
                <w:rtl/>
                <w:lang w:eastAsia="he-IL"/>
              </w:rPr>
            </w:pPr>
          </w:p>
          <w:p w14:paraId="5C865729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FFFFFF"/>
                <w:sz w:val="24"/>
                <w:szCs w:val="24"/>
                <w:rtl/>
                <w:lang w:eastAsia="he-IL"/>
              </w:rPr>
            </w:pP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6F6F6"/>
          </w:tcPr>
          <w:p w14:paraId="28CAABCB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ביצוע הערכת תפקוד בתחומי החיים השונים</w:t>
            </w:r>
          </w:p>
          <w:p w14:paraId="022D53CE" w14:textId="77777777" w:rsidR="007255DA" w:rsidRPr="00C65FF8" w:rsidRDefault="007255DA" w:rsidP="00CD7331">
            <w:pPr>
              <w:pStyle w:val="a7"/>
              <w:spacing w:after="160" w:line="360" w:lineRule="auto"/>
              <w:rPr>
                <w:rFonts w:asciiTheme="minorBidi" w:hAnsiTheme="minorBidi" w:cstheme="minorBidi"/>
                <w:color w:val="000000"/>
                <w:sz w:val="24"/>
                <w:szCs w:val="24"/>
                <w:rtl/>
              </w:rPr>
            </w:pPr>
          </w:p>
        </w:tc>
        <w:tc>
          <w:tcPr>
            <w:tcW w:w="20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6F6F6"/>
            <w:hideMark/>
          </w:tcPr>
          <w:p w14:paraId="1FF4BD23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  <w:t xml:space="preserve">שאלון </w:t>
            </w:r>
            <w:r w:rsidRPr="00C65FF8"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lang w:eastAsia="he-IL"/>
              </w:rPr>
              <w:t>WHODAS 2</w:t>
            </w: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 xml:space="preserve"> </w:t>
            </w:r>
          </w:p>
          <w:p w14:paraId="0B089D25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גרסת 36 פריטים</w:t>
            </w:r>
          </w:p>
          <w:p w14:paraId="64814C1C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</w:pPr>
          </w:p>
        </w:tc>
        <w:tc>
          <w:tcPr>
            <w:tcW w:w="10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6F6F6"/>
            <w:hideMark/>
          </w:tcPr>
          <w:p w14:paraId="4F51CCCD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4</w:t>
            </w:r>
          </w:p>
        </w:tc>
        <w:tc>
          <w:tcPr>
            <w:tcW w:w="13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6F6F6"/>
          </w:tcPr>
          <w:p w14:paraId="102AAD44" w14:textId="77777777" w:rsidR="007255DA" w:rsidRPr="00C65FF8" w:rsidRDefault="007255DA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</w:tc>
        <w:tc>
          <w:tcPr>
            <w:tcW w:w="18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5A5A5"/>
            </w:tcBorders>
            <w:shd w:val="clear" w:color="auto" w:fill="F6F6F6"/>
          </w:tcPr>
          <w:p w14:paraId="5045C68B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 xml:space="preserve">רשומת שאלון </w:t>
            </w:r>
            <w:r w:rsidRPr="00C65FF8">
              <w:rPr>
                <w:rFonts w:asciiTheme="minorBidi" w:hAnsiTheme="minorBidi"/>
                <w:color w:val="000000"/>
                <w:sz w:val="24"/>
                <w:szCs w:val="24"/>
                <w:lang w:eastAsia="he-IL"/>
              </w:rPr>
              <w:t>WHODAS</w:t>
            </w: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 xml:space="preserve"> </w:t>
            </w:r>
          </w:p>
          <w:p w14:paraId="1FDEAF38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3CF4C053" w14:textId="77777777" w:rsidR="007255DA" w:rsidRPr="00C65FF8" w:rsidRDefault="007255DA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</w:tc>
      </w:tr>
      <w:tr w:rsidR="00033227" w:rsidRPr="00C65FF8" w14:paraId="345496A9" w14:textId="77777777" w:rsidTr="00B15358">
        <w:trPr>
          <w:trHeight w:val="1845"/>
        </w:trPr>
        <w:tc>
          <w:tcPr>
            <w:tcW w:w="1463" w:type="dxa"/>
            <w:gridSpan w:val="2"/>
            <w:vMerge w:val="restart"/>
            <w:tcBorders>
              <w:top w:val="single" w:sz="4" w:space="0" w:color="FFFFFF"/>
              <w:left w:val="nil"/>
              <w:right w:val="nil"/>
            </w:tcBorders>
            <w:shd w:val="clear" w:color="auto" w:fill="636363"/>
            <w:hideMark/>
          </w:tcPr>
          <w:p w14:paraId="2ACC9EE8" w14:textId="77777777" w:rsidR="00033227" w:rsidRPr="00C65FF8" w:rsidRDefault="00033227" w:rsidP="00CD7331">
            <w:pPr>
              <w:spacing w:after="160" w:line="360" w:lineRule="auto"/>
              <w:contextualSpacing/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  <w:t>בחינת חסמים/גורמים מאפשרים בסביבת האדם</w:t>
            </w: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F6F6F6"/>
            <w:hideMark/>
          </w:tcPr>
          <w:p w14:paraId="06F8F5AA" w14:textId="226D51D8" w:rsidR="00033227" w:rsidRPr="00C65FF8" w:rsidRDefault="00033227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  <w:t>מיפוי מרכיבי הסביבות השונות</w:t>
            </w: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:</w:t>
            </w:r>
            <w:r w:rsidRPr="00C65FF8"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u w:val="single"/>
                <w:rtl/>
                <w:lang w:eastAsia="he-IL"/>
              </w:rPr>
              <w:t xml:space="preserve"> </w:t>
            </w: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פיזיים, אנושיים, עמדות משפחות, אנשי מקצוע, וכד'</w:t>
            </w:r>
          </w:p>
        </w:tc>
        <w:tc>
          <w:tcPr>
            <w:tcW w:w="2012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F6F6F6"/>
          </w:tcPr>
          <w:p w14:paraId="17F523E5" w14:textId="77777777" w:rsidR="00033227" w:rsidRPr="00C65FF8" w:rsidRDefault="00033227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שאלון סביבה</w:t>
            </w:r>
          </w:p>
          <w:p w14:paraId="326ED751" w14:textId="77777777" w:rsidR="00033227" w:rsidRPr="00C65FF8" w:rsidRDefault="00033227" w:rsidP="00CD7331">
            <w:pPr>
              <w:pStyle w:val="a7"/>
              <w:spacing w:after="160" w:line="360" w:lineRule="auto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</w:p>
        </w:tc>
        <w:tc>
          <w:tcPr>
            <w:tcW w:w="1018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F6F6F6"/>
            <w:hideMark/>
          </w:tcPr>
          <w:p w14:paraId="61471112" w14:textId="77777777" w:rsidR="00033227" w:rsidRPr="00C65FF8" w:rsidRDefault="00033227" w:rsidP="00CD7331">
            <w:pPr>
              <w:spacing w:after="160" w:line="360" w:lineRule="auto"/>
              <w:contextualSpacing/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he-IL"/>
              </w:rPr>
              <w:t>6</w:t>
            </w:r>
          </w:p>
        </w:tc>
        <w:tc>
          <w:tcPr>
            <w:tcW w:w="1358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F6F6F6"/>
            <w:hideMark/>
          </w:tcPr>
          <w:p w14:paraId="7E66C6C9" w14:textId="77777777" w:rsidR="00033227" w:rsidRPr="00C65FF8" w:rsidRDefault="00033227" w:rsidP="00CD7331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עו"ס בשיתוף מקצועות הבריאות</w:t>
            </w:r>
          </w:p>
        </w:tc>
        <w:tc>
          <w:tcPr>
            <w:tcW w:w="1892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A5A5A5"/>
            </w:tcBorders>
            <w:shd w:val="clear" w:color="auto" w:fill="F6F6F6"/>
          </w:tcPr>
          <w:p w14:paraId="47E518C3" w14:textId="77777777" w:rsidR="00033227" w:rsidRPr="00C65FF8" w:rsidRDefault="00033227" w:rsidP="00CD7331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רשומת שאלון סביבה</w:t>
            </w:r>
          </w:p>
          <w:p w14:paraId="3AF3C18A" w14:textId="77777777" w:rsidR="00033227" w:rsidRPr="00C65FF8" w:rsidRDefault="00033227" w:rsidP="00CD7331">
            <w:pPr>
              <w:pStyle w:val="a7"/>
              <w:spacing w:after="160" w:line="360" w:lineRule="auto"/>
              <w:rPr>
                <w:rFonts w:asciiTheme="minorBidi" w:hAnsiTheme="minorBidi" w:cstheme="minorBidi"/>
                <w:color w:val="000000"/>
                <w:sz w:val="24"/>
                <w:szCs w:val="24"/>
              </w:rPr>
            </w:pPr>
          </w:p>
        </w:tc>
      </w:tr>
      <w:tr w:rsidR="00033227" w:rsidRPr="00C65FF8" w14:paraId="71EFC52D" w14:textId="77777777" w:rsidTr="00B15358">
        <w:trPr>
          <w:trHeight w:val="585"/>
        </w:trPr>
        <w:tc>
          <w:tcPr>
            <w:tcW w:w="1463" w:type="dxa"/>
            <w:gridSpan w:val="2"/>
            <w:vMerge/>
            <w:tcBorders>
              <w:left w:val="nil"/>
              <w:bottom w:val="single" w:sz="4" w:space="0" w:color="636363"/>
              <w:right w:val="nil"/>
            </w:tcBorders>
            <w:shd w:val="clear" w:color="auto" w:fill="636363"/>
          </w:tcPr>
          <w:p w14:paraId="3665C705" w14:textId="77777777" w:rsidR="00033227" w:rsidRPr="00C65FF8" w:rsidRDefault="00033227" w:rsidP="00033227">
            <w:pPr>
              <w:spacing w:after="160" w:line="360" w:lineRule="auto"/>
              <w:contextualSpacing/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6F6F6"/>
          </w:tcPr>
          <w:p w14:paraId="7990D285" w14:textId="32555575" w:rsidR="00033227" w:rsidRPr="00C65FF8" w:rsidRDefault="00033227" w:rsidP="00033227">
            <w:pPr>
              <w:spacing w:after="160" w:line="360" w:lineRule="auto"/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זיהוי ומיפוי מוקדי סיכון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6F6F6"/>
          </w:tcPr>
          <w:p w14:paraId="43E93200" w14:textId="0EBC2B12" w:rsidR="00033227" w:rsidRPr="00C65FF8" w:rsidRDefault="00033227" w:rsidP="00033227">
            <w:pPr>
              <w:pStyle w:val="a7"/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</w:rPr>
              <w:t>טופס ניהול סיכונים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6F6F6"/>
          </w:tcPr>
          <w:p w14:paraId="6430033D" w14:textId="63CD028A" w:rsidR="00033227" w:rsidRPr="00C65FF8" w:rsidRDefault="00033227" w:rsidP="00033227">
            <w:pPr>
              <w:spacing w:after="160" w:line="360" w:lineRule="auto"/>
              <w:contextualSpacing/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7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6F6F6"/>
          </w:tcPr>
          <w:p w14:paraId="20F921D0" w14:textId="4AE76064" w:rsidR="00033227" w:rsidRPr="00C65FF8" w:rsidRDefault="00033227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עו"ס בשיתוף אנשי מקצוע רלוונטיים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A5A5A5"/>
            </w:tcBorders>
            <w:shd w:val="clear" w:color="auto" w:fill="F6F6F6"/>
          </w:tcPr>
          <w:p w14:paraId="1092FC8F" w14:textId="2969CAA0" w:rsidR="00033227" w:rsidRPr="00C65FF8" w:rsidRDefault="00033227" w:rsidP="00033227">
            <w:pPr>
              <w:pStyle w:val="a7"/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</w:rPr>
              <w:t>רשומת טופס ניהול סיכונים</w:t>
            </w:r>
          </w:p>
        </w:tc>
      </w:tr>
      <w:tr w:rsidR="00033227" w:rsidRPr="00C65FF8" w14:paraId="5F7BE7CA" w14:textId="77777777" w:rsidTr="00CD7331">
        <w:tc>
          <w:tcPr>
            <w:tcW w:w="10113" w:type="dxa"/>
            <w:gridSpan w:val="7"/>
            <w:tcBorders>
              <w:top w:val="single" w:sz="4" w:space="0" w:color="FFFFFF"/>
              <w:left w:val="nil"/>
              <w:bottom w:val="single" w:sz="4" w:space="0" w:color="636363"/>
              <w:right w:val="nil"/>
            </w:tcBorders>
            <w:shd w:val="clear" w:color="auto" w:fill="636363"/>
            <w:hideMark/>
          </w:tcPr>
          <w:p w14:paraId="7EDC2B73" w14:textId="65EEB729" w:rsidR="00033227" w:rsidRPr="00C65FF8" w:rsidRDefault="00AC1FC0" w:rsidP="00033227">
            <w:pPr>
              <w:spacing w:after="160" w:line="360" w:lineRule="auto"/>
              <w:jc w:val="center"/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  <w:r>
              <w:rPr>
                <w:rFonts w:asciiTheme="minorBidi" w:hAnsiTheme="minorBidi" w:hint="cs"/>
                <w:b/>
                <w:bCs/>
                <w:color w:val="FFFFFF"/>
                <w:sz w:val="24"/>
                <w:szCs w:val="24"/>
                <w:rtl/>
                <w:lang w:eastAsia="he-IL"/>
              </w:rPr>
              <w:t xml:space="preserve">שלב </w:t>
            </w:r>
            <w:r w:rsidR="00033227" w:rsidRPr="00C65FF8"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  <w:t>גיבוש התוכנית</w:t>
            </w:r>
          </w:p>
        </w:tc>
      </w:tr>
      <w:tr w:rsidR="00DE164E" w:rsidRPr="00C65FF8" w14:paraId="2A0EFD99" w14:textId="77777777" w:rsidTr="00AC1FC0">
        <w:trPr>
          <w:trHeight w:val="1440"/>
        </w:trPr>
        <w:tc>
          <w:tcPr>
            <w:tcW w:w="1463" w:type="dxa"/>
            <w:gridSpan w:val="2"/>
            <w:vMerge w:val="restart"/>
            <w:tcBorders>
              <w:top w:val="single" w:sz="4" w:space="0" w:color="FFFFFF"/>
              <w:left w:val="nil"/>
              <w:right w:val="nil"/>
            </w:tcBorders>
            <w:shd w:val="clear" w:color="auto" w:fill="636363"/>
            <w:hideMark/>
          </w:tcPr>
          <w:p w14:paraId="4B8007C7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</w:p>
          <w:p w14:paraId="541B8CE9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</w:p>
          <w:p w14:paraId="69AAC2E5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</w:p>
          <w:p w14:paraId="43350630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</w:p>
          <w:p w14:paraId="3AC18AE6" w14:textId="30EBB9B4" w:rsidR="00DE164E" w:rsidRPr="00337DA1" w:rsidRDefault="00DE164E" w:rsidP="00DE164E">
            <w:pPr>
              <w:spacing w:after="160" w:line="360" w:lineRule="auto"/>
              <w:contextualSpacing/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  <w:r>
              <w:rPr>
                <w:rFonts w:asciiTheme="minorBidi" w:hAnsiTheme="minorBidi" w:hint="cs"/>
                <w:b/>
                <w:bCs/>
                <w:color w:val="FFFFFF"/>
                <w:sz w:val="24"/>
                <w:szCs w:val="24"/>
                <w:rtl/>
                <w:lang w:eastAsia="he-IL"/>
              </w:rPr>
              <w:t xml:space="preserve">עבודה </w:t>
            </w:r>
            <w:r w:rsidRPr="00C65FF8"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  <w:t>בצוות רב-מקצועי</w:t>
            </w:r>
            <w:r>
              <w:rPr>
                <w:rFonts w:asciiTheme="minorBidi" w:hAnsiTheme="minorBidi" w:hint="cs"/>
                <w:color w:val="FFFFFF"/>
                <w:sz w:val="24"/>
                <w:szCs w:val="24"/>
                <w:rtl/>
                <w:lang w:eastAsia="he-IL"/>
              </w:rPr>
              <w:t xml:space="preserve">  - </w:t>
            </w:r>
            <w:r w:rsidRPr="00337DA1">
              <w:rPr>
                <w:rFonts w:asciiTheme="minorBidi" w:hAnsiTheme="minorBidi" w:hint="cs"/>
                <w:b/>
                <w:bCs/>
                <w:color w:val="FFFFFF"/>
                <w:sz w:val="24"/>
                <w:szCs w:val="24"/>
                <w:rtl/>
                <w:lang w:eastAsia="he-IL"/>
              </w:rPr>
              <w:t>ניתוח</w:t>
            </w:r>
            <w:r w:rsidRPr="00337DA1"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  <w:t xml:space="preserve"> </w:t>
            </w:r>
            <w:r w:rsidRPr="00337DA1">
              <w:rPr>
                <w:rFonts w:asciiTheme="minorBidi" w:hAnsiTheme="minorBidi" w:hint="cs"/>
                <w:b/>
                <w:bCs/>
                <w:color w:val="FFFFFF"/>
                <w:sz w:val="24"/>
                <w:szCs w:val="24"/>
                <w:rtl/>
                <w:lang w:eastAsia="he-IL"/>
              </w:rPr>
              <w:t>הממצאים</w:t>
            </w:r>
            <w:r w:rsidRPr="00337DA1"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  <w:t xml:space="preserve"> </w:t>
            </w:r>
            <w:r w:rsidRPr="00337DA1">
              <w:rPr>
                <w:rFonts w:asciiTheme="minorBidi" w:hAnsiTheme="minorBidi" w:hint="cs"/>
                <w:b/>
                <w:bCs/>
                <w:color w:val="FFFFFF"/>
                <w:sz w:val="24"/>
                <w:szCs w:val="24"/>
                <w:rtl/>
                <w:lang w:eastAsia="he-IL"/>
              </w:rPr>
              <w:t>וקביעת</w:t>
            </w:r>
            <w:r w:rsidRPr="00337DA1"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  <w:t xml:space="preserve"> </w:t>
            </w:r>
            <w:r w:rsidRPr="00337DA1">
              <w:rPr>
                <w:rFonts w:asciiTheme="minorBidi" w:hAnsiTheme="minorBidi" w:hint="cs"/>
                <w:b/>
                <w:bCs/>
                <w:color w:val="FFFFFF"/>
                <w:sz w:val="24"/>
                <w:szCs w:val="24"/>
                <w:rtl/>
                <w:lang w:eastAsia="he-IL"/>
              </w:rPr>
              <w:t>מטרות</w:t>
            </w:r>
            <w:r w:rsidRPr="00337DA1"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  <w:t xml:space="preserve"> </w:t>
            </w:r>
            <w:r w:rsidRPr="00337DA1">
              <w:rPr>
                <w:rFonts w:asciiTheme="minorBidi" w:hAnsiTheme="minorBidi" w:hint="cs"/>
                <w:b/>
                <w:bCs/>
                <w:color w:val="FFFFFF"/>
                <w:sz w:val="24"/>
                <w:szCs w:val="24"/>
                <w:rtl/>
                <w:lang w:eastAsia="he-IL"/>
              </w:rPr>
              <w:t>מרכזיות</w:t>
            </w:r>
          </w:p>
          <w:p w14:paraId="5E89A5EF" w14:textId="77777777" w:rsidR="00DE164E" w:rsidRPr="00337DA1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</w:p>
          <w:p w14:paraId="2AB40642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FFFFFF"/>
                <w:sz w:val="24"/>
                <w:szCs w:val="24"/>
                <w:rtl/>
                <w:lang w:eastAsia="he-IL"/>
              </w:rPr>
            </w:pPr>
          </w:p>
          <w:p w14:paraId="01040749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FFFFFF"/>
                <w:sz w:val="24"/>
                <w:szCs w:val="24"/>
                <w:rtl/>
                <w:lang w:eastAsia="he-IL"/>
              </w:rPr>
            </w:pPr>
          </w:p>
          <w:p w14:paraId="737DBC3D" w14:textId="49A3373D" w:rsidR="00DE164E" w:rsidRPr="00AC1FC0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  <w:r w:rsidRPr="00AC1FC0">
              <w:rPr>
                <w:rFonts w:asciiTheme="minorBidi" w:hAnsiTheme="minorBidi" w:hint="cs"/>
                <w:b/>
                <w:bCs/>
                <w:color w:val="FFFFFF"/>
                <w:sz w:val="24"/>
                <w:szCs w:val="24"/>
                <w:rtl/>
                <w:lang w:eastAsia="he-IL"/>
              </w:rPr>
              <w:t>שיתוף האדם בתהליך</w:t>
            </w:r>
          </w:p>
          <w:p w14:paraId="7E889E15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FFFFFF"/>
                <w:sz w:val="24"/>
                <w:szCs w:val="24"/>
                <w:rtl/>
                <w:lang w:eastAsia="he-IL"/>
              </w:rPr>
            </w:pPr>
          </w:p>
          <w:p w14:paraId="6D249F8A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FFFFFF"/>
                <w:sz w:val="24"/>
                <w:szCs w:val="24"/>
                <w:rtl/>
                <w:lang w:eastAsia="he-IL"/>
              </w:rPr>
            </w:pPr>
          </w:p>
          <w:p w14:paraId="51A9E96F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FFFFFF"/>
                <w:sz w:val="24"/>
                <w:szCs w:val="24"/>
                <w:rtl/>
                <w:lang w:eastAsia="he-IL"/>
              </w:rPr>
            </w:pPr>
          </w:p>
          <w:p w14:paraId="3E589A81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FFFFFF"/>
                <w:sz w:val="24"/>
                <w:szCs w:val="24"/>
                <w:rtl/>
                <w:lang w:eastAsia="he-IL"/>
              </w:rPr>
            </w:pPr>
          </w:p>
          <w:p w14:paraId="7F48B28F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FFFFFF"/>
                <w:sz w:val="24"/>
                <w:szCs w:val="24"/>
                <w:rtl/>
                <w:lang w:eastAsia="he-IL"/>
              </w:rPr>
            </w:pPr>
          </w:p>
          <w:p w14:paraId="7DA8536D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FFFFFF"/>
                <w:sz w:val="24"/>
                <w:szCs w:val="24"/>
                <w:rtl/>
                <w:lang w:eastAsia="he-IL"/>
              </w:rPr>
            </w:pPr>
          </w:p>
          <w:p w14:paraId="2BADAD1D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FFFFFF"/>
                <w:sz w:val="24"/>
                <w:szCs w:val="24"/>
                <w:rtl/>
                <w:lang w:eastAsia="he-IL"/>
              </w:rPr>
            </w:pPr>
          </w:p>
          <w:p w14:paraId="1346E5C9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FFFFFF"/>
                <w:sz w:val="24"/>
                <w:szCs w:val="24"/>
                <w:rtl/>
                <w:lang w:eastAsia="he-IL"/>
              </w:rPr>
            </w:pPr>
          </w:p>
          <w:p w14:paraId="2A5B47E3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FFFFFF"/>
                <w:sz w:val="24"/>
                <w:szCs w:val="24"/>
                <w:rtl/>
                <w:lang w:eastAsia="he-IL"/>
              </w:rPr>
            </w:pPr>
          </w:p>
          <w:p w14:paraId="0BB92313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FFFFFF"/>
                <w:sz w:val="24"/>
                <w:szCs w:val="24"/>
                <w:rtl/>
                <w:lang w:eastAsia="he-IL"/>
              </w:rPr>
            </w:pPr>
          </w:p>
          <w:p w14:paraId="2F782AE4" w14:textId="11F58FEA" w:rsidR="00DE164E" w:rsidRPr="00C65FF8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FFFFFF"/>
                <w:sz w:val="24"/>
                <w:szCs w:val="24"/>
                <w:rtl/>
                <w:lang w:eastAsia="he-IL"/>
              </w:rPr>
            </w:pP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D2D2D2"/>
            <w:hideMark/>
          </w:tcPr>
          <w:p w14:paraId="5B6BF5B5" w14:textId="77777777" w:rsidR="00DE164E" w:rsidRDefault="00DE164E" w:rsidP="00033227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lastRenderedPageBreak/>
              <w:t xml:space="preserve">קיום ישיבה לצורך דיון על סמך חומרים שנאספו והערכה עכשווית של </w:t>
            </w:r>
            <w:r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>ה</w:t>
            </w: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 xml:space="preserve">תפקוד </w:t>
            </w:r>
          </w:p>
          <w:p w14:paraId="31AD4394" w14:textId="5D34A0B6" w:rsidR="00DE164E" w:rsidRPr="00337DA1" w:rsidRDefault="00DE164E" w:rsidP="00337DA1">
            <w:pPr>
              <w:spacing w:line="360" w:lineRule="auto"/>
              <w:rPr>
                <w:sz w:val="24"/>
                <w:szCs w:val="24"/>
                <w:rtl/>
              </w:rPr>
            </w:pPr>
            <w:r w:rsidRPr="00337DA1">
              <w:rPr>
                <w:rFonts w:hint="cs"/>
                <w:sz w:val="24"/>
                <w:szCs w:val="24"/>
                <w:rtl/>
              </w:rPr>
              <w:t>קבלת</w:t>
            </w:r>
            <w:r w:rsidRPr="00337DA1">
              <w:rPr>
                <w:sz w:val="24"/>
                <w:szCs w:val="24"/>
                <w:rtl/>
              </w:rPr>
              <w:t xml:space="preserve"> </w:t>
            </w:r>
            <w:r w:rsidRPr="00337DA1">
              <w:rPr>
                <w:rFonts w:hint="cs"/>
                <w:sz w:val="24"/>
                <w:szCs w:val="24"/>
                <w:rtl/>
              </w:rPr>
              <w:t>החלטה</w:t>
            </w:r>
            <w:r w:rsidRPr="00337DA1">
              <w:rPr>
                <w:sz w:val="24"/>
                <w:szCs w:val="24"/>
                <w:rtl/>
              </w:rPr>
              <w:t xml:space="preserve">  </w:t>
            </w:r>
            <w:r w:rsidRPr="00337DA1">
              <w:rPr>
                <w:rFonts w:hint="cs"/>
                <w:sz w:val="24"/>
                <w:szCs w:val="24"/>
                <w:rtl/>
              </w:rPr>
              <w:t>בשיתוף</w:t>
            </w:r>
            <w:r w:rsidRPr="00337DA1">
              <w:rPr>
                <w:sz w:val="24"/>
                <w:szCs w:val="24"/>
                <w:rtl/>
              </w:rPr>
              <w:t xml:space="preserve"> </w:t>
            </w:r>
            <w:r w:rsidRPr="00337DA1">
              <w:rPr>
                <w:rFonts w:hint="cs"/>
                <w:sz w:val="24"/>
                <w:szCs w:val="24"/>
                <w:rtl/>
              </w:rPr>
              <w:t>האדם</w:t>
            </w:r>
            <w:r w:rsidRPr="00337DA1">
              <w:rPr>
                <w:sz w:val="24"/>
                <w:szCs w:val="24"/>
                <w:rtl/>
              </w:rPr>
              <w:t xml:space="preserve"> </w:t>
            </w:r>
            <w:r w:rsidRPr="00337DA1">
              <w:rPr>
                <w:rFonts w:hint="cs"/>
                <w:sz w:val="24"/>
                <w:szCs w:val="24"/>
                <w:rtl/>
              </w:rPr>
              <w:t>לגבי</w:t>
            </w:r>
            <w:r w:rsidRPr="00337DA1">
              <w:rPr>
                <w:sz w:val="24"/>
                <w:szCs w:val="24"/>
                <w:rtl/>
              </w:rPr>
              <w:t xml:space="preserve"> 2 </w:t>
            </w:r>
            <w:r w:rsidRPr="00337DA1">
              <w:rPr>
                <w:rFonts w:hint="cs"/>
                <w:sz w:val="24"/>
                <w:szCs w:val="24"/>
                <w:rtl/>
              </w:rPr>
              <w:t>המטרות</w:t>
            </w:r>
            <w:r w:rsidRPr="00337DA1">
              <w:rPr>
                <w:sz w:val="24"/>
                <w:szCs w:val="24"/>
                <w:rtl/>
              </w:rPr>
              <w:t xml:space="preserve"> </w:t>
            </w:r>
            <w:r w:rsidRPr="00337DA1">
              <w:rPr>
                <w:rFonts w:hint="cs"/>
                <w:sz w:val="24"/>
                <w:szCs w:val="24"/>
                <w:rtl/>
              </w:rPr>
              <w:t>המרכזיות</w:t>
            </w:r>
            <w:r w:rsidRPr="00337DA1">
              <w:rPr>
                <w:sz w:val="24"/>
                <w:szCs w:val="24"/>
                <w:rtl/>
              </w:rPr>
              <w:t xml:space="preserve"> (</w:t>
            </w:r>
            <w:r w:rsidRPr="00337DA1">
              <w:rPr>
                <w:rFonts w:hint="cs"/>
                <w:sz w:val="24"/>
                <w:szCs w:val="24"/>
                <w:rtl/>
              </w:rPr>
              <w:t>אחת</w:t>
            </w:r>
            <w:r w:rsidRPr="00337DA1">
              <w:rPr>
                <w:sz w:val="24"/>
                <w:szCs w:val="24"/>
                <w:rtl/>
              </w:rPr>
              <w:t xml:space="preserve"> </w:t>
            </w:r>
            <w:r w:rsidRPr="00337DA1">
              <w:rPr>
                <w:rFonts w:hint="cs"/>
                <w:sz w:val="24"/>
                <w:szCs w:val="24"/>
                <w:rtl/>
              </w:rPr>
              <w:t>לפחות</w:t>
            </w:r>
            <w:r w:rsidRPr="00337DA1">
              <w:rPr>
                <w:sz w:val="24"/>
                <w:szCs w:val="24"/>
                <w:rtl/>
              </w:rPr>
              <w:t xml:space="preserve"> </w:t>
            </w:r>
            <w:r w:rsidRPr="00337DA1">
              <w:rPr>
                <w:rFonts w:hint="cs"/>
                <w:sz w:val="24"/>
                <w:szCs w:val="24"/>
                <w:rtl/>
              </w:rPr>
              <w:t>עפ</w:t>
            </w:r>
            <w:r w:rsidRPr="00337DA1">
              <w:rPr>
                <w:sz w:val="24"/>
                <w:szCs w:val="24"/>
                <w:rtl/>
              </w:rPr>
              <w:t>"</w:t>
            </w:r>
            <w:r w:rsidRPr="00337DA1">
              <w:rPr>
                <w:rFonts w:hint="cs"/>
                <w:sz w:val="24"/>
                <w:szCs w:val="24"/>
                <w:rtl/>
              </w:rPr>
              <w:t>י</w:t>
            </w:r>
            <w:r w:rsidRPr="00337DA1">
              <w:rPr>
                <w:sz w:val="24"/>
                <w:szCs w:val="24"/>
                <w:rtl/>
              </w:rPr>
              <w:t xml:space="preserve"> </w:t>
            </w:r>
            <w:r w:rsidRPr="00337DA1">
              <w:rPr>
                <w:rFonts w:hint="cs"/>
                <w:sz w:val="24"/>
                <w:szCs w:val="24"/>
                <w:rtl/>
              </w:rPr>
              <w:t>בחירה</w:t>
            </w:r>
            <w:r w:rsidRPr="00337DA1">
              <w:rPr>
                <w:sz w:val="24"/>
                <w:szCs w:val="24"/>
                <w:rtl/>
              </w:rPr>
              <w:t xml:space="preserve"> </w:t>
            </w:r>
            <w:r w:rsidRPr="00337DA1">
              <w:rPr>
                <w:rFonts w:hint="cs"/>
                <w:sz w:val="24"/>
                <w:szCs w:val="24"/>
                <w:rtl/>
              </w:rPr>
              <w:t>מפורשת</w:t>
            </w:r>
            <w:r w:rsidRPr="00337DA1">
              <w:rPr>
                <w:sz w:val="24"/>
                <w:szCs w:val="24"/>
                <w:rtl/>
              </w:rPr>
              <w:t xml:space="preserve"> </w:t>
            </w:r>
            <w:r w:rsidRPr="00337DA1">
              <w:rPr>
                <w:rFonts w:hint="cs"/>
                <w:sz w:val="24"/>
                <w:szCs w:val="24"/>
                <w:rtl/>
              </w:rPr>
              <w:t>של</w:t>
            </w:r>
            <w:r w:rsidRPr="00337DA1">
              <w:rPr>
                <w:sz w:val="24"/>
                <w:szCs w:val="24"/>
                <w:rtl/>
              </w:rPr>
              <w:t xml:space="preserve"> </w:t>
            </w:r>
            <w:r w:rsidRPr="00337DA1">
              <w:rPr>
                <w:rFonts w:hint="cs"/>
                <w:sz w:val="24"/>
                <w:szCs w:val="24"/>
                <w:rtl/>
              </w:rPr>
              <w:t>האדם</w:t>
            </w:r>
            <w:r w:rsidRPr="00337DA1">
              <w:rPr>
                <w:sz w:val="24"/>
                <w:szCs w:val="24"/>
                <w:rtl/>
              </w:rPr>
              <w:t>).</w:t>
            </w:r>
          </w:p>
          <w:p w14:paraId="5F0644FA" w14:textId="6A8A9853" w:rsidR="00DE164E" w:rsidRPr="00337DA1" w:rsidRDefault="00DE164E" w:rsidP="00337DA1">
            <w:pPr>
              <w:spacing w:line="360" w:lineRule="auto"/>
              <w:rPr>
                <w:sz w:val="24"/>
                <w:szCs w:val="24"/>
                <w:rtl/>
              </w:rPr>
            </w:pPr>
            <w:r w:rsidRPr="00337DA1">
              <w:rPr>
                <w:rFonts w:hint="cs"/>
                <w:sz w:val="24"/>
                <w:szCs w:val="24"/>
                <w:rtl/>
              </w:rPr>
              <w:t>קבלת</w:t>
            </w:r>
            <w:r w:rsidRPr="00337DA1">
              <w:rPr>
                <w:sz w:val="24"/>
                <w:szCs w:val="24"/>
                <w:rtl/>
              </w:rPr>
              <w:t xml:space="preserve"> </w:t>
            </w:r>
            <w:r w:rsidRPr="00337DA1">
              <w:rPr>
                <w:rFonts w:hint="cs"/>
                <w:sz w:val="24"/>
                <w:szCs w:val="24"/>
                <w:rtl/>
              </w:rPr>
              <w:t>החלטה</w:t>
            </w:r>
            <w:r w:rsidRPr="00337DA1">
              <w:rPr>
                <w:sz w:val="24"/>
                <w:szCs w:val="24"/>
                <w:rtl/>
              </w:rPr>
              <w:t xml:space="preserve"> </w:t>
            </w:r>
            <w:r w:rsidRPr="00337DA1">
              <w:rPr>
                <w:rFonts w:hint="cs"/>
                <w:sz w:val="24"/>
                <w:szCs w:val="24"/>
                <w:rtl/>
              </w:rPr>
              <w:t>לגבי</w:t>
            </w:r>
            <w:r w:rsidRPr="00337DA1">
              <w:rPr>
                <w:sz w:val="24"/>
                <w:szCs w:val="24"/>
                <w:rtl/>
              </w:rPr>
              <w:t xml:space="preserve"> </w:t>
            </w:r>
            <w:r w:rsidRPr="00337DA1">
              <w:rPr>
                <w:rFonts w:hint="cs"/>
                <w:sz w:val="24"/>
                <w:szCs w:val="24"/>
                <w:rtl/>
              </w:rPr>
              <w:t>שיטות</w:t>
            </w:r>
            <w:r w:rsidRPr="00337DA1">
              <w:rPr>
                <w:sz w:val="24"/>
                <w:szCs w:val="24"/>
                <w:rtl/>
              </w:rPr>
              <w:t xml:space="preserve"> </w:t>
            </w:r>
            <w:r w:rsidRPr="00337DA1">
              <w:rPr>
                <w:rFonts w:hint="cs"/>
                <w:sz w:val="24"/>
                <w:szCs w:val="24"/>
                <w:rtl/>
              </w:rPr>
              <w:t>התערבות</w:t>
            </w:r>
          </w:p>
          <w:p w14:paraId="3300631E" w14:textId="0E911E37" w:rsidR="00DE164E" w:rsidRPr="00C65FF8" w:rsidRDefault="00DE164E" w:rsidP="00337DA1">
            <w:pPr>
              <w:spacing w:line="360" w:lineRule="auto"/>
              <w:rPr>
                <w:color w:val="000000"/>
                <w:lang w:eastAsia="he-IL"/>
              </w:rPr>
            </w:pPr>
            <w:r w:rsidRPr="00337DA1">
              <w:rPr>
                <w:rFonts w:hint="cs"/>
                <w:sz w:val="24"/>
                <w:szCs w:val="24"/>
                <w:rtl/>
              </w:rPr>
              <w:t>חלוקת</w:t>
            </w:r>
            <w:r w:rsidRPr="00337DA1">
              <w:rPr>
                <w:sz w:val="24"/>
                <w:szCs w:val="24"/>
                <w:rtl/>
              </w:rPr>
              <w:t xml:space="preserve"> </w:t>
            </w:r>
            <w:r w:rsidRPr="00337DA1">
              <w:rPr>
                <w:rFonts w:hint="cs"/>
                <w:sz w:val="24"/>
                <w:szCs w:val="24"/>
                <w:rtl/>
              </w:rPr>
              <w:t>תפקידים</w:t>
            </w:r>
            <w:r w:rsidRPr="00337DA1">
              <w:rPr>
                <w:sz w:val="24"/>
                <w:szCs w:val="24"/>
                <w:rtl/>
              </w:rPr>
              <w:t xml:space="preserve"> </w:t>
            </w:r>
            <w:r w:rsidRPr="00337DA1">
              <w:rPr>
                <w:rFonts w:hint="cs"/>
                <w:sz w:val="24"/>
                <w:szCs w:val="24"/>
                <w:rtl/>
              </w:rPr>
              <w:t>בין</w:t>
            </w:r>
            <w:r w:rsidRPr="00337DA1">
              <w:rPr>
                <w:sz w:val="24"/>
                <w:szCs w:val="24"/>
                <w:rtl/>
              </w:rPr>
              <w:t xml:space="preserve"> </w:t>
            </w:r>
            <w:r w:rsidRPr="00337DA1">
              <w:rPr>
                <w:rFonts w:hint="cs"/>
                <w:sz w:val="24"/>
                <w:szCs w:val="24"/>
                <w:rtl/>
              </w:rPr>
              <w:t>אנשי</w:t>
            </w:r>
            <w:r w:rsidRPr="00337DA1">
              <w:rPr>
                <w:sz w:val="24"/>
                <w:szCs w:val="24"/>
                <w:rtl/>
              </w:rPr>
              <w:t xml:space="preserve"> </w:t>
            </w:r>
            <w:r w:rsidRPr="00337DA1">
              <w:rPr>
                <w:rFonts w:hint="cs"/>
                <w:sz w:val="24"/>
                <w:szCs w:val="24"/>
                <w:rtl/>
              </w:rPr>
              <w:t>הצוות</w:t>
            </w:r>
          </w:p>
        </w:tc>
        <w:tc>
          <w:tcPr>
            <w:tcW w:w="2012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D2D2D2"/>
          </w:tcPr>
          <w:p w14:paraId="7511F867" w14:textId="77777777" w:rsidR="00DE164E" w:rsidRDefault="00DE164E" w:rsidP="00033227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 xml:space="preserve">רשומת שאלוני </w:t>
            </w:r>
            <w:r w:rsidRPr="00C65FF8">
              <w:rPr>
                <w:rFonts w:asciiTheme="minorBidi" w:hAnsiTheme="minorBidi"/>
                <w:color w:val="000000"/>
                <w:sz w:val="24"/>
                <w:szCs w:val="24"/>
                <w:lang w:eastAsia="he-IL"/>
              </w:rPr>
              <w:t>WHODAS 2</w:t>
            </w: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 xml:space="preserve"> / טופס תכנית אישית</w:t>
            </w:r>
          </w:p>
          <w:p w14:paraId="658B2078" w14:textId="77777777" w:rsidR="00DE164E" w:rsidRDefault="00DE164E" w:rsidP="00033227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3BCBA277" w14:textId="77777777" w:rsidR="00DE164E" w:rsidRDefault="00DE164E" w:rsidP="00033227">
            <w:pPr>
              <w:spacing w:after="160" w:line="360" w:lineRule="auto"/>
              <w:rPr>
                <w:rFonts w:asciiTheme="minorBidi" w:hAnsiTheme="minorBidi"/>
                <w:color w:val="FF0000"/>
                <w:sz w:val="24"/>
                <w:szCs w:val="24"/>
                <w:rtl/>
                <w:lang w:eastAsia="he-IL"/>
              </w:rPr>
            </w:pPr>
          </w:p>
          <w:p w14:paraId="2A5ACCD5" w14:textId="77777777" w:rsidR="00DE164E" w:rsidRDefault="00DE164E" w:rsidP="00033227">
            <w:pPr>
              <w:spacing w:after="160" w:line="360" w:lineRule="auto"/>
              <w:rPr>
                <w:rFonts w:asciiTheme="minorBidi" w:hAnsiTheme="minorBidi"/>
                <w:color w:val="FF0000"/>
                <w:sz w:val="24"/>
                <w:szCs w:val="24"/>
                <w:rtl/>
                <w:lang w:eastAsia="he-IL"/>
              </w:rPr>
            </w:pPr>
          </w:p>
          <w:p w14:paraId="1D773347" w14:textId="77777777" w:rsidR="00DE164E" w:rsidRDefault="00DE164E" w:rsidP="00033227">
            <w:pPr>
              <w:spacing w:after="160" w:line="360" w:lineRule="auto"/>
              <w:rPr>
                <w:rFonts w:asciiTheme="minorBidi" w:hAnsiTheme="minorBidi"/>
                <w:color w:val="FF0000"/>
                <w:sz w:val="24"/>
                <w:szCs w:val="24"/>
                <w:rtl/>
                <w:lang w:eastAsia="he-IL"/>
              </w:rPr>
            </w:pPr>
          </w:p>
          <w:p w14:paraId="1AE4C14A" w14:textId="77777777" w:rsidR="00DE164E" w:rsidRDefault="00DE164E" w:rsidP="00033227">
            <w:pPr>
              <w:spacing w:after="160" w:line="360" w:lineRule="auto"/>
              <w:rPr>
                <w:rFonts w:asciiTheme="minorBidi" w:hAnsiTheme="minorBidi"/>
                <w:color w:val="FF0000"/>
                <w:sz w:val="24"/>
                <w:szCs w:val="24"/>
                <w:rtl/>
                <w:lang w:eastAsia="he-IL"/>
              </w:rPr>
            </w:pPr>
          </w:p>
          <w:p w14:paraId="5E231D8E" w14:textId="00F6E611" w:rsidR="00DE164E" w:rsidRPr="00337DA1" w:rsidRDefault="00DE164E" w:rsidP="00337DA1">
            <w:pPr>
              <w:rPr>
                <w:sz w:val="24"/>
                <w:szCs w:val="24"/>
                <w:rtl/>
              </w:rPr>
            </w:pPr>
            <w:r w:rsidRPr="00337DA1">
              <w:rPr>
                <w:rFonts w:hint="cs"/>
                <w:sz w:val="24"/>
                <w:szCs w:val="24"/>
                <w:rtl/>
              </w:rPr>
              <w:t>טופס</w:t>
            </w:r>
            <w:r w:rsidRPr="00337DA1">
              <w:rPr>
                <w:sz w:val="24"/>
                <w:szCs w:val="24"/>
                <w:rtl/>
              </w:rPr>
              <w:t xml:space="preserve"> </w:t>
            </w:r>
            <w:r w:rsidRPr="00337DA1">
              <w:rPr>
                <w:rFonts w:hint="cs"/>
                <w:sz w:val="24"/>
                <w:szCs w:val="24"/>
                <w:rtl/>
              </w:rPr>
              <w:t>תכנית</w:t>
            </w:r>
            <w:r w:rsidRPr="00337DA1">
              <w:rPr>
                <w:sz w:val="24"/>
                <w:szCs w:val="24"/>
                <w:rtl/>
              </w:rPr>
              <w:t xml:space="preserve"> </w:t>
            </w:r>
            <w:r w:rsidRPr="00337DA1">
              <w:rPr>
                <w:rFonts w:hint="cs"/>
                <w:sz w:val="24"/>
                <w:szCs w:val="24"/>
                <w:rtl/>
              </w:rPr>
              <w:t>אישית</w:t>
            </w:r>
          </w:p>
        </w:tc>
        <w:tc>
          <w:tcPr>
            <w:tcW w:w="1018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D2D2D2"/>
            <w:hideMark/>
          </w:tcPr>
          <w:p w14:paraId="0431AA21" w14:textId="6348D5D6" w:rsidR="00DE164E" w:rsidRPr="00C65FF8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4,8</w:t>
            </w:r>
          </w:p>
        </w:tc>
        <w:tc>
          <w:tcPr>
            <w:tcW w:w="1358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D2D2D2"/>
            <w:hideMark/>
          </w:tcPr>
          <w:p w14:paraId="51F27EF8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כלל הגורמים המקצועיים הרלוונטיים</w:t>
            </w:r>
          </w:p>
          <w:p w14:paraId="482A73A7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64DC7235" w14:textId="4ABEC914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47923A02" w14:textId="4FC8424E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50A49389" w14:textId="54BCC982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3C597FAF" w14:textId="1434F27D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>כלל הגורמים המקצועיים</w:t>
            </w:r>
          </w:p>
          <w:p w14:paraId="7C33A626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375C3EAE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005869CA" w14:textId="68DD5E4B" w:rsidR="00DE164E" w:rsidRPr="00337DA1" w:rsidRDefault="00DE164E" w:rsidP="00337DA1">
            <w:pPr>
              <w:rPr>
                <w:color w:val="000000"/>
                <w:sz w:val="24"/>
                <w:szCs w:val="24"/>
                <w:rtl/>
                <w:lang w:eastAsia="he-IL"/>
              </w:rPr>
            </w:pPr>
            <w:r w:rsidRPr="00337DA1">
              <w:rPr>
                <w:rFonts w:hint="cs"/>
                <w:sz w:val="24"/>
                <w:szCs w:val="24"/>
                <w:rtl/>
                <w:lang w:eastAsia="he-IL"/>
              </w:rPr>
              <w:t>עו</w:t>
            </w:r>
            <w:r w:rsidRPr="00337DA1">
              <w:rPr>
                <w:sz w:val="24"/>
                <w:szCs w:val="24"/>
                <w:rtl/>
                <w:lang w:eastAsia="he-IL"/>
              </w:rPr>
              <w:t>"</w:t>
            </w:r>
            <w:r w:rsidRPr="00337DA1">
              <w:rPr>
                <w:rFonts w:hint="cs"/>
                <w:sz w:val="24"/>
                <w:szCs w:val="24"/>
                <w:rtl/>
                <w:lang w:eastAsia="he-IL"/>
              </w:rPr>
              <w:t>ס</w:t>
            </w:r>
            <w:r w:rsidRPr="00337DA1">
              <w:rPr>
                <w:sz w:val="24"/>
                <w:szCs w:val="24"/>
                <w:rtl/>
                <w:lang w:eastAsia="he-IL"/>
              </w:rPr>
              <w:t xml:space="preserve"> </w:t>
            </w:r>
            <w:r w:rsidRPr="00337DA1">
              <w:rPr>
                <w:rFonts w:hint="cs"/>
                <w:sz w:val="24"/>
                <w:szCs w:val="24"/>
                <w:rtl/>
                <w:lang w:eastAsia="he-IL"/>
              </w:rPr>
              <w:t>המחלקה</w:t>
            </w:r>
            <w:r w:rsidRPr="00337DA1">
              <w:rPr>
                <w:sz w:val="24"/>
                <w:szCs w:val="24"/>
                <w:rtl/>
                <w:lang w:eastAsia="he-IL"/>
              </w:rPr>
              <w:t>/</w:t>
            </w:r>
            <w:r w:rsidRPr="00337DA1">
              <w:rPr>
                <w:rFonts w:hint="cs"/>
                <w:sz w:val="24"/>
                <w:szCs w:val="24"/>
                <w:rtl/>
                <w:lang w:eastAsia="he-IL"/>
              </w:rPr>
              <w:t>המסגרת</w:t>
            </w:r>
          </w:p>
        </w:tc>
        <w:tc>
          <w:tcPr>
            <w:tcW w:w="1892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A5A5A5"/>
            </w:tcBorders>
            <w:shd w:val="clear" w:color="auto" w:fill="D2D2D2"/>
            <w:hideMark/>
          </w:tcPr>
          <w:p w14:paraId="4A806E2D" w14:textId="77777777" w:rsidR="00DE164E" w:rsidRDefault="00DE164E" w:rsidP="00033227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 xml:space="preserve">רשומת פרוטוקול ישיבת צוות רב </w:t>
            </w:r>
          </w:p>
          <w:p w14:paraId="3981539F" w14:textId="77777777" w:rsidR="00DE164E" w:rsidRDefault="00DE164E" w:rsidP="00033227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770448F8" w14:textId="77777777" w:rsidR="00DE164E" w:rsidRDefault="00DE164E" w:rsidP="00033227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3EEA43C6" w14:textId="77777777" w:rsidR="00DE164E" w:rsidRDefault="00DE164E" w:rsidP="00033227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1D19E1C3" w14:textId="77777777" w:rsidR="00DE164E" w:rsidRDefault="00DE164E" w:rsidP="00033227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07BE8399" w14:textId="77777777" w:rsidR="00DE164E" w:rsidRDefault="00DE164E" w:rsidP="00033227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57C68308" w14:textId="77777777" w:rsidR="00DE164E" w:rsidRPr="00337DA1" w:rsidRDefault="00DE164E" w:rsidP="00337DA1">
            <w:pPr>
              <w:rPr>
                <w:rtl/>
              </w:rPr>
            </w:pPr>
            <w:r w:rsidRPr="00337DA1">
              <w:rPr>
                <w:rFonts w:hint="cs"/>
                <w:rtl/>
              </w:rPr>
              <w:t>רשומות</w:t>
            </w:r>
            <w:r w:rsidRPr="00337DA1">
              <w:rPr>
                <w:rtl/>
              </w:rPr>
              <w:t xml:space="preserve"> </w:t>
            </w:r>
            <w:r w:rsidRPr="00337DA1">
              <w:rPr>
                <w:rFonts w:hint="cs"/>
                <w:rtl/>
              </w:rPr>
              <w:t>פרוטוקול</w:t>
            </w:r>
            <w:r w:rsidRPr="00337DA1">
              <w:rPr>
                <w:rtl/>
              </w:rPr>
              <w:t xml:space="preserve"> </w:t>
            </w:r>
            <w:r w:rsidRPr="00337DA1">
              <w:rPr>
                <w:rFonts w:hint="cs"/>
                <w:rtl/>
              </w:rPr>
              <w:t>ישיבת</w:t>
            </w:r>
            <w:r w:rsidRPr="00337DA1">
              <w:rPr>
                <w:rtl/>
              </w:rPr>
              <w:t xml:space="preserve"> </w:t>
            </w:r>
            <w:r w:rsidRPr="00337DA1">
              <w:rPr>
                <w:rFonts w:hint="cs"/>
                <w:rtl/>
              </w:rPr>
              <w:t>צוות</w:t>
            </w:r>
          </w:p>
          <w:p w14:paraId="3EF076EB" w14:textId="3AE75577" w:rsidR="00DE164E" w:rsidRPr="00C65FF8" w:rsidRDefault="00DE164E" w:rsidP="00033227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</w:tc>
      </w:tr>
      <w:tr w:rsidR="00DE164E" w:rsidRPr="00C65FF8" w14:paraId="2BD9700D" w14:textId="77777777" w:rsidTr="0013760B">
        <w:trPr>
          <w:trHeight w:val="4095"/>
        </w:trPr>
        <w:tc>
          <w:tcPr>
            <w:tcW w:w="1463" w:type="dxa"/>
            <w:gridSpan w:val="2"/>
            <w:vMerge/>
            <w:tcBorders>
              <w:left w:val="nil"/>
              <w:right w:val="nil"/>
            </w:tcBorders>
            <w:shd w:val="clear" w:color="auto" w:fill="636363"/>
          </w:tcPr>
          <w:p w14:paraId="3E24A716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D2D2D2"/>
          </w:tcPr>
          <w:p w14:paraId="5737583B" w14:textId="77777777" w:rsidR="00DE164E" w:rsidRPr="00C65FF8" w:rsidRDefault="00DE164E" w:rsidP="00033227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הזמנה לכל הישיבות הנוגעות בעניינו ותיעודן</w:t>
            </w:r>
          </w:p>
          <w:p w14:paraId="0140C18E" w14:textId="77777777" w:rsidR="00DE164E" w:rsidRPr="00C65FF8" w:rsidRDefault="00DE164E" w:rsidP="00033227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שיתוף אחר משמעותי ע"פ רצונו של האדם</w:t>
            </w:r>
          </w:p>
          <w:p w14:paraId="2C4E0A34" w14:textId="77777777" w:rsidR="00DE164E" w:rsidRPr="00C65FF8" w:rsidRDefault="00DE164E" w:rsidP="00033227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קבלת החלטות בשיתוף עמו ובהסכמתו</w:t>
            </w:r>
          </w:p>
          <w:p w14:paraId="1F2ADC39" w14:textId="158AFA93" w:rsidR="00DE164E" w:rsidRDefault="00DE164E" w:rsidP="00033227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proofErr w:type="spellStart"/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הנגשת</w:t>
            </w:r>
            <w:proofErr w:type="spellEnd"/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 xml:space="preserve"> כל התהליכים והכלים הקשורים לראיונות, החלטות וכד' בהתאם לצרכיו.</w:t>
            </w:r>
            <w:r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 xml:space="preserve"> 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D2D2D2"/>
          </w:tcPr>
          <w:p w14:paraId="43B83C4A" w14:textId="77777777" w:rsidR="00DE164E" w:rsidRPr="00C65FF8" w:rsidRDefault="00DE164E" w:rsidP="00033227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עיון בכל רשומות כלי ההערכה</w:t>
            </w:r>
          </w:p>
          <w:p w14:paraId="4A4F3965" w14:textId="77777777" w:rsidR="00DE164E" w:rsidRPr="00C65FF8" w:rsidRDefault="00DE164E" w:rsidP="00033227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D2D2D2"/>
          </w:tcPr>
          <w:p w14:paraId="7BBFA790" w14:textId="77777777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>1,2,3,4,5</w:t>
            </w:r>
          </w:p>
          <w:p w14:paraId="5C59A47E" w14:textId="028C327B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,6,7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D2D2D2"/>
          </w:tcPr>
          <w:p w14:paraId="76085694" w14:textId="1DA1CE39" w:rsidR="00DE164E" w:rsidRDefault="00DE164E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 xml:space="preserve">כל הגורמים המעורבים </w:t>
            </w: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 xml:space="preserve"> בתכנית האישית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5A5A5"/>
            </w:tcBorders>
            <w:shd w:val="clear" w:color="auto" w:fill="D2D2D2"/>
          </w:tcPr>
          <w:p w14:paraId="0AEC6C68" w14:textId="77777777" w:rsidR="00DE164E" w:rsidRPr="00C65FF8" w:rsidRDefault="00DE164E" w:rsidP="00033227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 xml:space="preserve">רשומות מישיבות צוות </w:t>
            </w:r>
          </w:p>
          <w:p w14:paraId="38EE5FAE" w14:textId="2B078ED9" w:rsidR="00DE164E" w:rsidRDefault="00DE164E" w:rsidP="00033227">
            <w:pPr>
              <w:spacing w:after="160" w:line="360" w:lineRule="auto"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רשומת ראיונות</w:t>
            </w:r>
          </w:p>
        </w:tc>
      </w:tr>
      <w:tr w:rsidR="00033227" w:rsidRPr="00C65FF8" w14:paraId="216A361B" w14:textId="77777777" w:rsidTr="00CD7331">
        <w:tc>
          <w:tcPr>
            <w:tcW w:w="10113" w:type="dxa"/>
            <w:gridSpan w:val="7"/>
            <w:tcBorders>
              <w:top w:val="single" w:sz="4" w:space="0" w:color="FFFFFF"/>
              <w:left w:val="nil"/>
              <w:bottom w:val="single" w:sz="4" w:space="0" w:color="636363"/>
              <w:right w:val="nil"/>
            </w:tcBorders>
            <w:shd w:val="clear" w:color="auto" w:fill="636363"/>
            <w:hideMark/>
          </w:tcPr>
          <w:p w14:paraId="6224309F" w14:textId="77777777" w:rsidR="00033227" w:rsidRPr="00C65FF8" w:rsidRDefault="00033227" w:rsidP="00033227">
            <w:pPr>
              <w:spacing w:after="160" w:line="360" w:lineRule="auto"/>
              <w:contextualSpacing/>
              <w:jc w:val="center"/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  <w:lastRenderedPageBreak/>
              <w:t>יישום ומעקב</w:t>
            </w:r>
          </w:p>
        </w:tc>
      </w:tr>
      <w:tr w:rsidR="00033227" w:rsidRPr="00C65FF8" w14:paraId="6B7EC4EC" w14:textId="77777777" w:rsidTr="00033227">
        <w:tc>
          <w:tcPr>
            <w:tcW w:w="1463" w:type="dxa"/>
            <w:gridSpan w:val="2"/>
            <w:tcBorders>
              <w:top w:val="single" w:sz="4" w:space="0" w:color="FFFFFF"/>
              <w:left w:val="nil"/>
              <w:bottom w:val="nil"/>
              <w:right w:val="nil"/>
            </w:tcBorders>
            <w:shd w:val="clear" w:color="auto" w:fill="636363"/>
            <w:hideMark/>
          </w:tcPr>
          <w:p w14:paraId="02AA6455" w14:textId="77777777" w:rsidR="00033227" w:rsidRPr="00C65FF8" w:rsidRDefault="00033227" w:rsidP="00033227">
            <w:pPr>
              <w:spacing w:after="160" w:line="360" w:lineRule="auto"/>
              <w:contextualSpacing/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b/>
                <w:bCs/>
                <w:color w:val="FFFFFF"/>
                <w:sz w:val="24"/>
                <w:szCs w:val="24"/>
                <w:rtl/>
                <w:lang w:eastAsia="he-IL"/>
              </w:rPr>
              <w:t xml:space="preserve">הערכה תקופתית מתמדת </w:t>
            </w:r>
            <w:bookmarkStart w:id="0" w:name="_GoBack"/>
            <w:bookmarkEnd w:id="0"/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A5A5A5"/>
              <w:right w:val="single" w:sz="4" w:space="0" w:color="FFFFFF"/>
            </w:tcBorders>
            <w:shd w:val="clear" w:color="auto" w:fill="F6F6F6"/>
          </w:tcPr>
          <w:p w14:paraId="08ABB6B6" w14:textId="0F24F175" w:rsidR="009A3220" w:rsidRDefault="00033227" w:rsidP="009A3220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  <w:t>תכנית אישית</w:t>
            </w: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 xml:space="preserve"> - אחת לחצי שנה</w:t>
            </w:r>
            <w:r w:rsidR="009A3220"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 xml:space="preserve"> </w:t>
            </w:r>
            <w:r w:rsidR="009A3220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–</w:t>
            </w:r>
            <w:r w:rsidR="009A3220"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 xml:space="preserve"> מסגרות</w:t>
            </w:r>
            <w:r w:rsidR="00DE164E"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 xml:space="preserve"> יום מתמשכות ומסגרות חוץ ביתיות</w:t>
            </w:r>
          </w:p>
          <w:p w14:paraId="5DD7BF09" w14:textId="210B0568" w:rsidR="00033227" w:rsidRPr="00C65FF8" w:rsidRDefault="009A3220" w:rsidP="009A3220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 xml:space="preserve">אחת לשנה </w:t>
            </w:r>
            <w:r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–</w:t>
            </w:r>
            <w:r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 xml:space="preserve"> מש"ח</w:t>
            </w:r>
            <w:r w:rsidR="00033227"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 xml:space="preserve"> </w:t>
            </w:r>
          </w:p>
          <w:p w14:paraId="0192A018" w14:textId="77777777" w:rsidR="00033227" w:rsidRPr="00C65FF8" w:rsidRDefault="00033227" w:rsidP="00033227">
            <w:pPr>
              <w:spacing w:after="160" w:line="360" w:lineRule="auto"/>
              <w:contextualSpacing/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</w:pPr>
          </w:p>
          <w:p w14:paraId="36317B3A" w14:textId="77777777" w:rsidR="00033227" w:rsidRPr="00C65FF8" w:rsidRDefault="00033227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b/>
                <w:bCs/>
                <w:color w:val="000000"/>
                <w:sz w:val="24"/>
                <w:szCs w:val="24"/>
                <w:rtl/>
                <w:lang w:eastAsia="he-IL"/>
              </w:rPr>
              <w:t>ניהול סיכונים</w:t>
            </w: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 xml:space="preserve"> – בהתאם לרמת הסיכון ולא יפחת מאחת לשלושה חודשים</w:t>
            </w:r>
          </w:p>
        </w:tc>
        <w:tc>
          <w:tcPr>
            <w:tcW w:w="2012" w:type="dxa"/>
            <w:tcBorders>
              <w:top w:val="single" w:sz="4" w:space="0" w:color="FFFFFF"/>
              <w:left w:val="single" w:sz="4" w:space="0" w:color="FFFFFF"/>
              <w:bottom w:val="single" w:sz="4" w:space="0" w:color="A5A5A5"/>
              <w:right w:val="single" w:sz="4" w:space="0" w:color="FFFFFF"/>
            </w:tcBorders>
            <w:shd w:val="clear" w:color="auto" w:fill="F6F6F6"/>
          </w:tcPr>
          <w:p w14:paraId="23513CC2" w14:textId="77777777" w:rsidR="00033227" w:rsidRPr="00C65FF8" w:rsidRDefault="00033227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 xml:space="preserve">שאלון </w:t>
            </w:r>
            <w:r w:rsidRPr="00C65FF8">
              <w:rPr>
                <w:rFonts w:asciiTheme="minorBidi" w:hAnsiTheme="minorBidi"/>
                <w:color w:val="000000"/>
                <w:sz w:val="24"/>
                <w:szCs w:val="24"/>
                <w:lang w:eastAsia="he-IL"/>
              </w:rPr>
              <w:t>WHODAS</w:t>
            </w: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 xml:space="preserve"> מקוצר</w:t>
            </w:r>
            <w:r w:rsidRPr="00C65FF8">
              <w:rPr>
                <w:rFonts w:asciiTheme="minorBidi" w:hAnsiTheme="minorBidi"/>
                <w:color w:val="000000"/>
                <w:sz w:val="24"/>
                <w:szCs w:val="24"/>
                <w:lang w:eastAsia="he-IL"/>
              </w:rPr>
              <w:t xml:space="preserve"> </w:t>
            </w:r>
            <w:r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>,</w:t>
            </w: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 xml:space="preserve"> ריאיון אישי</w:t>
            </w:r>
            <w:r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 xml:space="preserve"> וטופס שביעות רצון</w:t>
            </w: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)</w:t>
            </w:r>
          </w:p>
          <w:p w14:paraId="7E94AC66" w14:textId="77777777" w:rsidR="00033227" w:rsidRPr="00C65FF8" w:rsidRDefault="00033227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125B372C" w14:textId="77777777" w:rsidR="00482979" w:rsidRDefault="00482979" w:rsidP="00033227">
            <w:pPr>
              <w:spacing w:after="160" w:line="360" w:lineRule="auto"/>
              <w:contextualSpacing/>
              <w:rPr>
                <w:ins w:id="1" w:author="נילי דניאל" w:date="2019-11-07T11:44:00Z"/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1822D28D" w14:textId="77777777" w:rsidR="00482979" w:rsidRDefault="00482979" w:rsidP="00033227">
            <w:pPr>
              <w:spacing w:after="160" w:line="360" w:lineRule="auto"/>
              <w:contextualSpacing/>
              <w:rPr>
                <w:ins w:id="2" w:author="נילי דניאל" w:date="2019-11-07T11:44:00Z"/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28A6C1AA" w14:textId="50604423" w:rsidR="00033227" w:rsidRPr="00C65FF8" w:rsidRDefault="00405CAA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טופס ניהול סיכונים</w:t>
            </w:r>
          </w:p>
        </w:tc>
        <w:tc>
          <w:tcPr>
            <w:tcW w:w="1018" w:type="dxa"/>
            <w:tcBorders>
              <w:top w:val="single" w:sz="4" w:space="0" w:color="FFFFFF"/>
              <w:left w:val="single" w:sz="4" w:space="0" w:color="FFFFFF"/>
              <w:bottom w:val="single" w:sz="4" w:space="0" w:color="A5A5A5"/>
              <w:right w:val="single" w:sz="4" w:space="0" w:color="FFFFFF"/>
            </w:tcBorders>
            <w:shd w:val="clear" w:color="auto" w:fill="F6F6F6"/>
          </w:tcPr>
          <w:p w14:paraId="20604CEF" w14:textId="77777777" w:rsidR="00033227" w:rsidRDefault="00033227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>1,2,5</w:t>
            </w:r>
          </w:p>
          <w:p w14:paraId="29742CD1" w14:textId="77777777" w:rsidR="00033227" w:rsidRDefault="00033227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68E8060B" w14:textId="77777777" w:rsidR="00033227" w:rsidRDefault="00033227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283CD613" w14:textId="77777777" w:rsidR="00033227" w:rsidRDefault="00033227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0BD0D0FB" w14:textId="77777777" w:rsidR="00482979" w:rsidRDefault="00482979" w:rsidP="00482979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1620D5F0" w14:textId="77777777" w:rsidR="00482979" w:rsidRDefault="00482979" w:rsidP="00482979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40ED56F7" w14:textId="04BC1BC7" w:rsidR="00482979" w:rsidRPr="00C65FF8" w:rsidRDefault="00482979" w:rsidP="00482979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>7</w:t>
            </w:r>
          </w:p>
        </w:tc>
        <w:tc>
          <w:tcPr>
            <w:tcW w:w="1358" w:type="dxa"/>
            <w:tcBorders>
              <w:top w:val="single" w:sz="4" w:space="0" w:color="FFFFFF"/>
              <w:left w:val="single" w:sz="4" w:space="0" w:color="FFFFFF"/>
              <w:bottom w:val="single" w:sz="4" w:space="0" w:color="A5A5A5"/>
              <w:right w:val="single" w:sz="4" w:space="0" w:color="FFFFFF"/>
            </w:tcBorders>
            <w:shd w:val="clear" w:color="auto" w:fill="F6F6F6"/>
            <w:hideMark/>
          </w:tcPr>
          <w:p w14:paraId="050F25D9" w14:textId="77777777" w:rsidR="00033227" w:rsidRDefault="00033227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כלל הצוות הרב-מקצועי הרלוונטי</w:t>
            </w:r>
          </w:p>
          <w:p w14:paraId="71E01AD1" w14:textId="77777777" w:rsidR="00482979" w:rsidRDefault="00482979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5169AD21" w14:textId="77777777" w:rsidR="00482979" w:rsidRDefault="00482979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1A8AF2C4" w14:textId="77777777" w:rsidR="00482979" w:rsidRDefault="00482979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6C2E272E" w14:textId="1561B261" w:rsidR="00482979" w:rsidRPr="00C65FF8" w:rsidRDefault="00482979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 xml:space="preserve">אחראי מעקב תכניות </w:t>
            </w:r>
            <w:proofErr w:type="spellStart"/>
            <w:r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>אישיות+אנשי</w:t>
            </w:r>
            <w:proofErr w:type="spellEnd"/>
            <w:r>
              <w:rPr>
                <w:rFonts w:asciiTheme="minorBidi" w:hAnsiTheme="minorBidi" w:hint="cs"/>
                <w:color w:val="000000"/>
                <w:sz w:val="24"/>
                <w:szCs w:val="24"/>
                <w:rtl/>
                <w:lang w:eastAsia="he-IL"/>
              </w:rPr>
              <w:t xml:space="preserve"> מקצוע רלוונטיים</w:t>
            </w:r>
          </w:p>
        </w:tc>
        <w:tc>
          <w:tcPr>
            <w:tcW w:w="1892" w:type="dxa"/>
            <w:tcBorders>
              <w:top w:val="single" w:sz="4" w:space="0" w:color="FFFFFF"/>
              <w:left w:val="single" w:sz="4" w:space="0" w:color="FFFFFF"/>
              <w:bottom w:val="single" w:sz="4" w:space="0" w:color="A5A5A5"/>
              <w:right w:val="single" w:sz="4" w:space="0" w:color="A5A5A5"/>
            </w:tcBorders>
            <w:shd w:val="clear" w:color="auto" w:fill="F6F6F6"/>
          </w:tcPr>
          <w:p w14:paraId="41A20DAA" w14:textId="77777777" w:rsidR="00033227" w:rsidRPr="00C65FF8" w:rsidRDefault="00033227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רשומות כלי תכנית אישית</w:t>
            </w:r>
          </w:p>
          <w:p w14:paraId="00F319A3" w14:textId="77777777" w:rsidR="00033227" w:rsidRPr="00C65FF8" w:rsidRDefault="00033227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092B44C1" w14:textId="77777777" w:rsidR="00033227" w:rsidRPr="00C65FF8" w:rsidRDefault="00033227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37C60423" w14:textId="77777777" w:rsidR="00482979" w:rsidRDefault="00482979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13D521C0" w14:textId="77777777" w:rsidR="00482979" w:rsidRDefault="00482979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</w:p>
          <w:p w14:paraId="08BD9160" w14:textId="429972C7" w:rsidR="00033227" w:rsidRPr="00C65FF8" w:rsidRDefault="00033227" w:rsidP="00033227">
            <w:pPr>
              <w:spacing w:after="160" w:line="360" w:lineRule="auto"/>
              <w:contextualSpacing/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</w:pPr>
            <w:r w:rsidRPr="00C65FF8">
              <w:rPr>
                <w:rFonts w:asciiTheme="minorBidi" w:hAnsiTheme="minorBidi"/>
                <w:color w:val="000000"/>
                <w:sz w:val="24"/>
                <w:szCs w:val="24"/>
                <w:rtl/>
                <w:lang w:eastAsia="he-IL"/>
              </w:rPr>
              <w:t>רשומת טופס ניהול סיכונים</w:t>
            </w:r>
          </w:p>
        </w:tc>
      </w:tr>
    </w:tbl>
    <w:p w14:paraId="795582A6" w14:textId="77777777" w:rsidR="007255DA" w:rsidRPr="00C65FF8" w:rsidRDefault="007255DA" w:rsidP="007255DA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60821051" w14:textId="77777777" w:rsidR="007255DA" w:rsidRPr="00C65FF8" w:rsidRDefault="007255DA" w:rsidP="007255DA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78B8D08F" w14:textId="77777777" w:rsidR="007255DA" w:rsidRPr="00C65FF8" w:rsidRDefault="007255DA" w:rsidP="007255DA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</w:p>
    <w:p w14:paraId="6525F5AF" w14:textId="77777777" w:rsidR="007255DA" w:rsidRPr="00C65FF8" w:rsidRDefault="007255DA" w:rsidP="007255DA">
      <w:pPr>
        <w:spacing w:line="360" w:lineRule="auto"/>
        <w:rPr>
          <w:rFonts w:asciiTheme="minorBidi" w:eastAsia="Times New Roman" w:hAnsiTheme="minorBidi"/>
          <w:sz w:val="24"/>
          <w:szCs w:val="24"/>
          <w:rtl/>
          <w:lang w:eastAsia="he-IL"/>
        </w:rPr>
      </w:pPr>
    </w:p>
    <w:p w14:paraId="7C4F1E9A" w14:textId="77777777" w:rsidR="007255DA" w:rsidRDefault="007255DA" w:rsidP="007255DA">
      <w:pPr>
        <w:spacing w:line="360" w:lineRule="auto"/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he-IL"/>
        </w:rPr>
      </w:pPr>
    </w:p>
    <w:p w14:paraId="0255E698" w14:textId="77777777" w:rsidR="007255DA" w:rsidRDefault="007255DA" w:rsidP="007255DA">
      <w:pPr>
        <w:spacing w:line="360" w:lineRule="auto"/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he-IL"/>
        </w:rPr>
      </w:pPr>
    </w:p>
    <w:p w14:paraId="4FFA571D" w14:textId="77777777" w:rsidR="007255DA" w:rsidRDefault="007255DA" w:rsidP="007255DA">
      <w:pPr>
        <w:spacing w:line="360" w:lineRule="auto"/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he-IL"/>
        </w:rPr>
      </w:pPr>
    </w:p>
    <w:p w14:paraId="51ECE6C7" w14:textId="77777777" w:rsidR="001B1071" w:rsidRDefault="001B1071" w:rsidP="00E06E12">
      <w:pPr>
        <w:rPr>
          <w:sz w:val="28"/>
          <w:szCs w:val="28"/>
        </w:rPr>
      </w:pPr>
    </w:p>
    <w:sectPr w:rsidR="001B1071" w:rsidSect="00B15D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67" w:right="1797" w:bottom="1440" w:left="1797" w:header="709" w:footer="45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E22FAF" w14:textId="77777777" w:rsidR="000746F3" w:rsidRDefault="000746F3" w:rsidP="00ED449D">
      <w:r>
        <w:separator/>
      </w:r>
    </w:p>
  </w:endnote>
  <w:endnote w:type="continuationSeparator" w:id="0">
    <w:p w14:paraId="1C97D226" w14:textId="77777777" w:rsidR="000746F3" w:rsidRDefault="000746F3" w:rsidP="00ED4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53EF0F" w14:textId="77777777" w:rsidR="00033C71" w:rsidRDefault="00033C7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FCEC0E" w14:textId="77777777" w:rsidR="00ED449D" w:rsidRPr="00ED449D" w:rsidRDefault="00ED449D" w:rsidP="00ED449D">
    <w:pPr>
      <w:pStyle w:val="a5"/>
      <w:rPr>
        <w:rtl/>
      </w:rPr>
    </w:pPr>
    <w:r w:rsidRPr="00ED449D">
      <w:rPr>
        <w:noProof/>
      </w:rPr>
      <mc:AlternateContent>
        <mc:Choice Requires="wps">
          <w:drawing>
            <wp:inline distT="0" distB="0" distL="0" distR="0" wp14:anchorId="23FF0618" wp14:editId="0999831D">
              <wp:extent cx="4610100" cy="590550"/>
              <wp:effectExtent l="0" t="0" r="0" b="0"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0" cy="590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D416C4" w14:textId="77777777" w:rsidR="0025349A" w:rsidRDefault="00C50413" w:rsidP="006337D4">
                          <w:pPr>
                            <w:pStyle w:val="p1"/>
                            <w:bidi/>
                            <w:jc w:val="left"/>
                            <w:rPr>
                              <w:rFonts w:ascii="Tahoma" w:hAnsi="Tahoma" w:cs="Tahoma"/>
                              <w:sz w:val="20"/>
                              <w:szCs w:val="20"/>
                              <w:lang w:bidi="he-IL"/>
                            </w:rPr>
                          </w:pPr>
                          <w:proofErr w:type="spellStart"/>
                          <w:r>
                            <w:rPr>
                              <w:rFonts w:ascii="Tahoma" w:eastAsia="Tahoma" w:hAnsi="Tahoma" w:cs="Tahoma" w:hint="cs"/>
                              <w:b/>
                              <w:bCs/>
                              <w:sz w:val="22"/>
                              <w:szCs w:val="22"/>
                              <w:rtl/>
                              <w:lang w:bidi="he-IL"/>
                            </w:rPr>
                            <w:t>מינהל</w:t>
                          </w:r>
                          <w:proofErr w:type="spellEnd"/>
                          <w:r>
                            <w:rPr>
                              <w:rFonts w:ascii="Tahoma" w:eastAsia="Tahoma" w:hAnsi="Tahoma" w:cs="Tahoma" w:hint="cs"/>
                              <w:b/>
                              <w:bCs/>
                              <w:sz w:val="22"/>
                              <w:szCs w:val="22"/>
                              <w:rtl/>
                              <w:lang w:bidi="he-IL"/>
                            </w:rPr>
                            <w:t xml:space="preserve"> מוגבלויות- אגף בכיר הערכה, הכרה ותכניות</w:t>
                          </w:r>
                          <w:r w:rsidR="0025349A">
                            <w:rPr>
                              <w:rFonts w:ascii="Tahoma" w:eastAsia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br/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lang w:bidi="he-IL"/>
                            </w:rPr>
                            <w:t xml:space="preserve"> </w:t>
                          </w:r>
                          <w:hyperlink r:id="rId1" w:history="1">
                            <w:r w:rsidR="006337D4" w:rsidRPr="00C36DF5">
                              <w:rPr>
                                <w:rStyle w:val="Hyperlink"/>
                                <w:rFonts w:ascii="Tahoma" w:hAnsi="Tahoma" w:cs="Tahoma"/>
                                <w:sz w:val="20"/>
                                <w:szCs w:val="20"/>
                              </w:rPr>
                              <w:t>saritle@molsa.gov.il</w:t>
                            </w:r>
                          </w:hyperlink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 xml:space="preserve"> | </w:t>
                          </w:r>
                          <w:hyperlink r:id="rId2" w:tooltip="אתר משרד העבודה, הרווחה והשירותים החברתיים" w:history="1">
                            <w:r w:rsidR="0025349A">
                              <w:rPr>
                                <w:rStyle w:val="Hyperlink"/>
                                <w:rFonts w:ascii="Tahoma" w:hAnsi="Tahoma" w:cs="Tahoma"/>
                                <w:sz w:val="20"/>
                                <w:szCs w:val="20"/>
                              </w:rPr>
                              <w:t>www.molsa.gov.il</w:t>
                            </w:r>
                          </w:hyperlink>
                          <w:r w:rsidR="0025349A">
                            <w:rPr>
                              <w:rStyle w:val="s1"/>
                              <w:rFonts w:ascii="Tahoma" w:hAnsi="Tahoma" w:cs="Tahoma"/>
                              <w:sz w:val="20"/>
                              <w:szCs w:val="20"/>
                              <w:rtl/>
                            </w:rPr>
                            <w:t xml:space="preserve">| 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>אתר ממשל זמין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lang w:bidi="he-IL"/>
                            </w:rPr>
                            <w:t xml:space="preserve"> 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 xml:space="preserve">- </w:t>
                          </w:r>
                          <w:hyperlink r:id="rId3" w:tooltip="אתר ממשל זמין" w:history="1">
                            <w:r w:rsidR="0025349A">
                              <w:rPr>
                                <w:rStyle w:val="Hyperlink"/>
                                <w:rFonts w:ascii="Tahoma" w:hAnsi="Tahoma" w:cs="Tahoma"/>
                                <w:sz w:val="20"/>
                                <w:szCs w:val="20"/>
                              </w:rPr>
                              <w:t>www.gov.il</w:t>
                            </w:r>
                          </w:hyperlink>
                        </w:p>
                        <w:p w14:paraId="167A45F5" w14:textId="77777777" w:rsidR="0025349A" w:rsidRDefault="006337D4" w:rsidP="00153478">
                          <w:pPr>
                            <w:pStyle w:val="p1"/>
                            <w:bidi/>
                            <w:jc w:val="left"/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</w:pPr>
                          <w:r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קרליבך 2</w:t>
                          </w:r>
                          <w:r w:rsidR="00153478"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3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 xml:space="preserve">, </w:t>
                          </w:r>
                          <w:r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תל אביב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>| טלפון: 0</w:t>
                          </w:r>
                          <w:r w:rsidR="00C50413"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3</w:t>
                          </w:r>
                          <w:r w:rsidR="00C50413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>-</w:t>
                          </w:r>
                          <w:r w:rsidR="00C50413"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6253600</w:t>
                          </w:r>
                          <w:r w:rsidR="0025349A">
                            <w:rPr>
                              <w:rFonts w:ascii="Tahoma" w:hAnsi="Tahoma" w:cs="Tahoma"/>
                              <w:sz w:val="20"/>
                              <w:szCs w:val="20"/>
                              <w:rtl/>
                              <w:lang w:bidi="he-IL"/>
                            </w:rPr>
                            <w:t xml:space="preserve"> | פקס: 02-5085</w:t>
                          </w:r>
                          <w:r w:rsidR="00C50413">
                            <w:rPr>
                              <w:rFonts w:ascii="Tahoma" w:hAnsi="Tahoma" w:cs="Tahoma" w:hint="cs"/>
                              <w:sz w:val="20"/>
                              <w:szCs w:val="20"/>
                              <w:rtl/>
                              <w:lang w:bidi="he-IL"/>
                            </w:rPr>
                            <w:t>985</w:t>
                          </w:r>
                        </w:p>
                        <w:p w14:paraId="6BDA78EE" w14:textId="77777777" w:rsidR="00ED449D" w:rsidRPr="003540B2" w:rsidRDefault="00ED449D" w:rsidP="00ED449D">
                          <w:pPr>
                            <w:jc w:val="center"/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lang w:bidi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 xmlns:cx1="http://schemas.microsoft.com/office/drawing/2015/9/8/chartex">
          <w:pict>
            <v:shapetype w14:anchorId="23FF061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width:363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" filled="f" stroked="f">
              <v:textbox>
                <w:txbxContent>
                  <w:p w14:paraId="4FD416C4" w14:textId="77777777" w:rsidR="0025349A" w:rsidRDefault="00C50413" w:rsidP="006337D4">
                    <w:pPr>
                      <w:pStyle w:val="p1"/>
                      <w:bidi/>
                      <w:jc w:val="left"/>
                      <w:rPr>
                        <w:rFonts w:ascii="Tahoma" w:hAnsi="Tahoma" w:cs="Tahoma"/>
                        <w:sz w:val="20"/>
                        <w:szCs w:val="20"/>
                        <w:lang w:bidi="he-IL"/>
                      </w:rPr>
                    </w:pPr>
                    <w:r>
                      <w:rPr>
                        <w:rFonts w:ascii="Tahoma" w:eastAsia="Tahoma" w:hAnsi="Tahoma" w:cs="Tahoma" w:hint="cs"/>
                        <w:b/>
                        <w:bCs/>
                        <w:sz w:val="22"/>
                        <w:szCs w:val="22"/>
                        <w:rtl/>
                        <w:lang w:bidi="he-IL"/>
                      </w:rPr>
                      <w:t>מינהל מוגבלויות- אגף בכיר הערכה, הכרה ותכניות</w:t>
                    </w:r>
                    <w:r w:rsidR="0025349A">
                      <w:rPr>
                        <w:rFonts w:ascii="Tahoma" w:eastAsia="Tahoma" w:hAnsi="Tahoma" w:cs="Tahoma"/>
                        <w:sz w:val="20"/>
                        <w:szCs w:val="20"/>
                        <w:rtl/>
                        <w:lang w:bidi="he-IL"/>
                      </w:rPr>
                      <w:br/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lang w:bidi="he-IL"/>
                      </w:rPr>
                      <w:t xml:space="preserve"> </w:t>
                    </w:r>
                    <w:hyperlink r:id="rId4" w:history="1">
                      <w:r w:rsidR="006337D4" w:rsidRPr="00C36DF5">
                        <w:rPr>
                          <w:rStyle w:val="Hyperlink"/>
                          <w:rFonts w:ascii="Tahoma" w:hAnsi="Tahoma" w:cs="Tahoma"/>
                          <w:sz w:val="20"/>
                          <w:szCs w:val="20"/>
                        </w:rPr>
                        <w:t>saritle@molsa.gov.il</w:t>
                      </w:r>
                    </w:hyperlink>
                    <w:r w:rsidR="0025349A">
                      <w:rPr>
                        <w:rFonts w:ascii="Tahoma" w:hAnsi="Tahoma" w:cs="Tahoma"/>
                        <w:sz w:val="20"/>
                        <w:szCs w:val="20"/>
                      </w:rPr>
                      <w:t xml:space="preserve"> | </w:t>
                    </w:r>
                    <w:hyperlink r:id="rId5" w:tooltip="אתר משרד העבודה, הרווחה והשירותים החברתיים" w:history="1">
                      <w:r w:rsidR="0025349A">
                        <w:rPr>
                          <w:rStyle w:val="Hyperlink"/>
                          <w:rFonts w:ascii="Tahoma" w:hAnsi="Tahoma" w:cs="Tahoma"/>
                          <w:sz w:val="20"/>
                          <w:szCs w:val="20"/>
                        </w:rPr>
                        <w:t>www.molsa.gov.il</w:t>
                      </w:r>
                    </w:hyperlink>
                    <w:r w:rsidR="0025349A">
                      <w:rPr>
                        <w:rStyle w:val="s1"/>
                        <w:rFonts w:ascii="Tahoma" w:hAnsi="Tahoma" w:cs="Tahoma"/>
                        <w:sz w:val="20"/>
                        <w:szCs w:val="20"/>
                        <w:rtl/>
                      </w:rPr>
                      <w:t xml:space="preserve">| 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>אתר ממשל זמין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lang w:bidi="he-IL"/>
                      </w:rPr>
                      <w:t xml:space="preserve"> 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 xml:space="preserve">- </w:t>
                    </w:r>
                    <w:hyperlink r:id="rId6" w:tooltip="אתר ממשל זמין" w:history="1">
                      <w:r w:rsidR="0025349A">
                        <w:rPr>
                          <w:rStyle w:val="Hyperlink"/>
                          <w:rFonts w:ascii="Tahoma" w:hAnsi="Tahoma" w:cs="Tahoma"/>
                          <w:sz w:val="20"/>
                          <w:szCs w:val="20"/>
                        </w:rPr>
                        <w:t>www.gov.il</w:t>
                      </w:r>
                    </w:hyperlink>
                  </w:p>
                  <w:p w14:paraId="167A45F5" w14:textId="77777777" w:rsidR="0025349A" w:rsidRDefault="006337D4" w:rsidP="00153478">
                    <w:pPr>
                      <w:pStyle w:val="p1"/>
                      <w:bidi/>
                      <w:jc w:val="left"/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</w:pPr>
                    <w:r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קרליבך 2</w:t>
                    </w:r>
                    <w:r w:rsidR="00153478"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3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 xml:space="preserve">, </w:t>
                    </w:r>
                    <w:r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תל אביב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>| טלפון: 0</w:t>
                    </w:r>
                    <w:r w:rsidR="00C50413"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3</w:t>
                    </w:r>
                    <w:r w:rsidR="00C50413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>-</w:t>
                    </w:r>
                    <w:r w:rsidR="00C50413"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6253600</w:t>
                    </w:r>
                    <w:r w:rsidR="0025349A">
                      <w:rPr>
                        <w:rFonts w:ascii="Tahoma" w:hAnsi="Tahoma" w:cs="Tahoma"/>
                        <w:sz w:val="20"/>
                        <w:szCs w:val="20"/>
                        <w:rtl/>
                        <w:lang w:bidi="he-IL"/>
                      </w:rPr>
                      <w:t xml:space="preserve"> | פקס: 02-5085</w:t>
                    </w:r>
                    <w:r w:rsidR="00C50413">
                      <w:rPr>
                        <w:rFonts w:ascii="Tahoma" w:hAnsi="Tahoma" w:cs="Tahoma" w:hint="cs"/>
                        <w:sz w:val="20"/>
                        <w:szCs w:val="20"/>
                        <w:rtl/>
                        <w:lang w:bidi="he-IL"/>
                      </w:rPr>
                      <w:t>985</w:t>
                    </w:r>
                  </w:p>
                  <w:p w14:paraId="6BDA78EE" w14:textId="77777777" w:rsidR="00ED449D" w:rsidRPr="003540B2" w:rsidRDefault="00ED449D" w:rsidP="00ED449D">
                    <w:pPr>
                      <w:jc w:val="center"/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lang w:bidi="ar-SA"/>
                      </w:rPr>
                    </w:pPr>
                  </w:p>
                </w:txbxContent>
              </v:textbox>
              <w10:wrap anchorx="page"/>
              <w10:anchorlock/>
            </v:shape>
          </w:pict>
        </mc:Fallback>
      </mc:AlternateContent>
    </w:r>
    <w:r w:rsidRPr="00ED449D">
      <w:rPr>
        <w:noProof/>
      </w:rPr>
      <mc:AlternateContent>
        <mc:Choice Requires="wps">
          <w:drawing>
            <wp:inline distT="0" distB="0" distL="0" distR="0" wp14:anchorId="6147B272" wp14:editId="1695A120">
              <wp:extent cx="3600" cy="525600"/>
              <wp:effectExtent l="19050" t="19050" r="34925" b="8255"/>
              <wp:docPr id="4" name="Straight Connector 4" title="צורה מעוצבת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600" cy="525600"/>
                      </a:xfrm>
                      <a:prstGeom prst="line">
                        <a:avLst/>
                      </a:prstGeom>
                      <a:ln w="44450">
                        <a:solidFill>
                          <a:srgbClr val="0088C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 xmlns:cx1="http://schemas.microsoft.com/office/drawing/2015/9/8/chartex">
          <w:pict>
            <v:line w14:anchorId="734DB282" id="Straight Connector 4" o:spid="_x0000_s1026" alt="כותרת: צורה מעוצבת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.3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" strokecolor="#0088cd" strokeweight="3.5pt">
              <v:stroke joinstyle="miter"/>
              <w10:wrap anchorx="page"/>
              <w10:anchorlock/>
            </v:line>
          </w:pict>
        </mc:Fallback>
      </mc:AlternateContent>
    </w:r>
    <w:r w:rsidRPr="00ED449D">
      <w:t xml:space="preserve">  </w:t>
    </w:r>
    <w:r w:rsidRPr="00ED449D">
      <w:rPr>
        <w:noProof/>
      </w:rPr>
      <w:drawing>
        <wp:inline distT="0" distB="0" distL="0" distR="0" wp14:anchorId="0552F6B6" wp14:editId="5ACF4C6D">
          <wp:extent cx="447040" cy="554355"/>
          <wp:effectExtent l="0" t="0" r="0" b="0"/>
          <wp:docPr id="6" name="Picture 2" descr="מדינת ישראל" title="לוגו מדינת ישראל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srael.png"/>
                  <pic:cNvPicPr/>
                </pic:nvPicPr>
                <pic:blipFill>
                  <a:blip r:embed="rId7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040" cy="554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F8B751" w14:textId="77777777" w:rsidR="00ED449D" w:rsidRDefault="00ED449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CD6C9C" w14:textId="77777777" w:rsidR="00033C71" w:rsidRDefault="00033C7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825A9A" w14:textId="77777777" w:rsidR="000746F3" w:rsidRDefault="000746F3" w:rsidP="00ED449D">
      <w:r>
        <w:separator/>
      </w:r>
    </w:p>
  </w:footnote>
  <w:footnote w:type="continuationSeparator" w:id="0">
    <w:p w14:paraId="667EFE3D" w14:textId="77777777" w:rsidR="000746F3" w:rsidRDefault="000746F3" w:rsidP="00ED4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1B92C9" w14:textId="77777777" w:rsidR="00033C71" w:rsidRDefault="00033C7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375604" w14:textId="77777777" w:rsidR="00ED449D" w:rsidRDefault="00ED449D" w:rsidP="00033C71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EA185AD" wp14:editId="15922E18">
          <wp:simplePos x="0" y="0"/>
          <wp:positionH relativeFrom="column">
            <wp:posOffset>1866900</wp:posOffset>
          </wp:positionH>
          <wp:positionV relativeFrom="paragraph">
            <wp:posOffset>-116205</wp:posOffset>
          </wp:positionV>
          <wp:extent cx="2836545" cy="657225"/>
          <wp:effectExtent l="0" t="0" r="1905" b="9525"/>
          <wp:wrapTight wrapText="bothSides">
            <wp:wrapPolygon edited="0">
              <wp:start x="0" y="0"/>
              <wp:lineTo x="0" y="21287"/>
              <wp:lineTo x="21469" y="21287"/>
              <wp:lineTo x="21469" y="0"/>
              <wp:lineTo x="0" y="0"/>
            </wp:wrapPolygon>
          </wp:wrapTight>
          <wp:docPr id="5" name="תמונה 5" descr="משרד העבודה, הרווחה והשירותים החברתיים.&#10;חוסן חברתי לישראל." title="לוגו משרד העבודה הרווחה והשירותים החברתיי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ת לוגו רקע לבן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6545" cy="657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DF11A9" w14:textId="77777777" w:rsidR="00033C71" w:rsidRDefault="00033C7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11C2C"/>
    <w:multiLevelType w:val="hybridMultilevel"/>
    <w:tmpl w:val="134A680E"/>
    <w:lvl w:ilvl="0" w:tplc="C700DC2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EE1FC8"/>
    <w:multiLevelType w:val="hybridMultilevel"/>
    <w:tmpl w:val="E460D876"/>
    <w:lvl w:ilvl="0" w:tplc="A9A6AEFE">
      <w:numFmt w:val="bullet"/>
      <w:lvlText w:val="-"/>
      <w:lvlJc w:val="left"/>
      <w:pPr>
        <w:ind w:left="36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7A790F"/>
    <w:multiLevelType w:val="hybridMultilevel"/>
    <w:tmpl w:val="C5447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37FE1"/>
    <w:multiLevelType w:val="hybridMultilevel"/>
    <w:tmpl w:val="E3EEC7AA"/>
    <w:lvl w:ilvl="0" w:tplc="0E981EAA">
      <w:start w:val="1"/>
      <w:numFmt w:val="hebrew1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D48FB"/>
    <w:multiLevelType w:val="hybridMultilevel"/>
    <w:tmpl w:val="9FFE5240"/>
    <w:lvl w:ilvl="0" w:tplc="C9F8A320"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C578E"/>
    <w:multiLevelType w:val="hybridMultilevel"/>
    <w:tmpl w:val="A9B62A60"/>
    <w:lvl w:ilvl="0" w:tplc="9A0AD8E6">
      <w:start w:val="1"/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2F18B6"/>
    <w:multiLevelType w:val="hybridMultilevel"/>
    <w:tmpl w:val="F99671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C1285"/>
    <w:multiLevelType w:val="hybridMultilevel"/>
    <w:tmpl w:val="D2405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7548FD"/>
    <w:multiLevelType w:val="hybridMultilevel"/>
    <w:tmpl w:val="B0645E16"/>
    <w:lvl w:ilvl="0" w:tplc="3A66C330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7958C5"/>
    <w:multiLevelType w:val="hybridMultilevel"/>
    <w:tmpl w:val="CD3E57F2"/>
    <w:lvl w:ilvl="0" w:tplc="B53E7D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890FB8"/>
    <w:multiLevelType w:val="hybridMultilevel"/>
    <w:tmpl w:val="F6A0E2D6"/>
    <w:lvl w:ilvl="0" w:tplc="7680995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DE5AAB"/>
    <w:multiLevelType w:val="hybridMultilevel"/>
    <w:tmpl w:val="F142158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3370B"/>
    <w:multiLevelType w:val="hybridMultilevel"/>
    <w:tmpl w:val="D8106BF6"/>
    <w:lvl w:ilvl="0" w:tplc="25A20E7A">
      <w:start w:val="1"/>
      <w:numFmt w:val="decimal"/>
      <w:lvlText w:val="%1"/>
      <w:lvlJc w:val="left"/>
      <w:pPr>
        <w:ind w:left="108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610151"/>
    <w:multiLevelType w:val="hybridMultilevel"/>
    <w:tmpl w:val="42DC6922"/>
    <w:lvl w:ilvl="0" w:tplc="2CB0D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C5ED0"/>
    <w:multiLevelType w:val="hybridMultilevel"/>
    <w:tmpl w:val="3D3A60F2"/>
    <w:lvl w:ilvl="0" w:tplc="10C6E2AE">
      <w:start w:val="1"/>
      <w:numFmt w:val="decimal"/>
      <w:pStyle w:val="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BA0893"/>
    <w:multiLevelType w:val="hybridMultilevel"/>
    <w:tmpl w:val="CBCE2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0B2FE2"/>
    <w:multiLevelType w:val="hybridMultilevel"/>
    <w:tmpl w:val="39A6FA36"/>
    <w:lvl w:ilvl="0" w:tplc="B568F0DE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F452012"/>
    <w:multiLevelType w:val="hybridMultilevel"/>
    <w:tmpl w:val="3C24794E"/>
    <w:lvl w:ilvl="0" w:tplc="2CB0D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7C4815"/>
    <w:multiLevelType w:val="hybridMultilevel"/>
    <w:tmpl w:val="AE2C83C4"/>
    <w:lvl w:ilvl="0" w:tplc="2E2CB9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C9829B3"/>
    <w:multiLevelType w:val="hybridMultilevel"/>
    <w:tmpl w:val="36D604D6"/>
    <w:lvl w:ilvl="0" w:tplc="EE10A2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6"/>
  </w:num>
  <w:num w:numId="3">
    <w:abstractNumId w:val="5"/>
  </w:num>
  <w:num w:numId="4">
    <w:abstractNumId w:val="8"/>
  </w:num>
  <w:num w:numId="5">
    <w:abstractNumId w:val="3"/>
  </w:num>
  <w:num w:numId="6">
    <w:abstractNumId w:val="12"/>
  </w:num>
  <w:num w:numId="7">
    <w:abstractNumId w:val="17"/>
  </w:num>
  <w:num w:numId="8">
    <w:abstractNumId w:val="14"/>
  </w:num>
  <w:num w:numId="9">
    <w:abstractNumId w:val="11"/>
  </w:num>
  <w:num w:numId="10">
    <w:abstractNumId w:val="19"/>
  </w:num>
  <w:num w:numId="11">
    <w:abstractNumId w:val="9"/>
  </w:num>
  <w:num w:numId="12">
    <w:abstractNumId w:val="13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</w:num>
  <w:num w:numId="17">
    <w:abstractNumId w:val="15"/>
  </w:num>
  <w:num w:numId="18">
    <w:abstractNumId w:val="1"/>
  </w:num>
  <w:num w:numId="19">
    <w:abstractNumId w:val="6"/>
  </w:num>
  <w:num w:numId="20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נילי דניאל">
    <w15:presenceInfo w15:providerId="AD" w15:userId="S-1-5-21-641946731-1502829466-943750798-139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2FD"/>
    <w:rsid w:val="00003C8E"/>
    <w:rsid w:val="00006785"/>
    <w:rsid w:val="00033227"/>
    <w:rsid w:val="00033C71"/>
    <w:rsid w:val="000519AC"/>
    <w:rsid w:val="000652D5"/>
    <w:rsid w:val="000746F3"/>
    <w:rsid w:val="000A6514"/>
    <w:rsid w:val="00153478"/>
    <w:rsid w:val="00196B83"/>
    <w:rsid w:val="001B1071"/>
    <w:rsid w:val="001D7434"/>
    <w:rsid w:val="001E749B"/>
    <w:rsid w:val="001F3861"/>
    <w:rsid w:val="0023786C"/>
    <w:rsid w:val="00241E99"/>
    <w:rsid w:val="0025349A"/>
    <w:rsid w:val="00337DA1"/>
    <w:rsid w:val="00356392"/>
    <w:rsid w:val="00373CE0"/>
    <w:rsid w:val="0038380E"/>
    <w:rsid w:val="00384561"/>
    <w:rsid w:val="00385F24"/>
    <w:rsid w:val="003A41F9"/>
    <w:rsid w:val="00405CAA"/>
    <w:rsid w:val="00434F00"/>
    <w:rsid w:val="004556E3"/>
    <w:rsid w:val="00457976"/>
    <w:rsid w:val="00482979"/>
    <w:rsid w:val="004F22B7"/>
    <w:rsid w:val="004F72C9"/>
    <w:rsid w:val="00501B23"/>
    <w:rsid w:val="005B3049"/>
    <w:rsid w:val="005B34FE"/>
    <w:rsid w:val="005B7A68"/>
    <w:rsid w:val="005E2AA9"/>
    <w:rsid w:val="006337D4"/>
    <w:rsid w:val="00640334"/>
    <w:rsid w:val="006E3054"/>
    <w:rsid w:val="00710BF3"/>
    <w:rsid w:val="007255DA"/>
    <w:rsid w:val="00785028"/>
    <w:rsid w:val="007934A8"/>
    <w:rsid w:val="00796904"/>
    <w:rsid w:val="0082431A"/>
    <w:rsid w:val="00850D00"/>
    <w:rsid w:val="008B63A9"/>
    <w:rsid w:val="008C652F"/>
    <w:rsid w:val="008D67ED"/>
    <w:rsid w:val="009216F6"/>
    <w:rsid w:val="00933AC1"/>
    <w:rsid w:val="00951E94"/>
    <w:rsid w:val="009A3220"/>
    <w:rsid w:val="009C177B"/>
    <w:rsid w:val="009C629E"/>
    <w:rsid w:val="009E5AC6"/>
    <w:rsid w:val="00A0328A"/>
    <w:rsid w:val="00A567F2"/>
    <w:rsid w:val="00A64431"/>
    <w:rsid w:val="00A74FFC"/>
    <w:rsid w:val="00AB5627"/>
    <w:rsid w:val="00AC1FC0"/>
    <w:rsid w:val="00AC6530"/>
    <w:rsid w:val="00B15DE4"/>
    <w:rsid w:val="00B768AC"/>
    <w:rsid w:val="00BB7D46"/>
    <w:rsid w:val="00BD7E02"/>
    <w:rsid w:val="00BE111B"/>
    <w:rsid w:val="00C0110C"/>
    <w:rsid w:val="00C50413"/>
    <w:rsid w:val="00C80E6A"/>
    <w:rsid w:val="00CA4637"/>
    <w:rsid w:val="00CC3F0D"/>
    <w:rsid w:val="00CF3DA9"/>
    <w:rsid w:val="00CF50DE"/>
    <w:rsid w:val="00D03BAE"/>
    <w:rsid w:val="00D132FD"/>
    <w:rsid w:val="00D53222"/>
    <w:rsid w:val="00DA4F36"/>
    <w:rsid w:val="00DB04E7"/>
    <w:rsid w:val="00DE164E"/>
    <w:rsid w:val="00DF15BC"/>
    <w:rsid w:val="00E06E12"/>
    <w:rsid w:val="00E26BDC"/>
    <w:rsid w:val="00E44922"/>
    <w:rsid w:val="00E457DA"/>
    <w:rsid w:val="00E63E2E"/>
    <w:rsid w:val="00E679F2"/>
    <w:rsid w:val="00E77FEA"/>
    <w:rsid w:val="00ED449D"/>
    <w:rsid w:val="00EF6A6B"/>
    <w:rsid w:val="00F02C07"/>
    <w:rsid w:val="00F16A9F"/>
    <w:rsid w:val="00F174DC"/>
    <w:rsid w:val="00F33F18"/>
    <w:rsid w:val="00F34750"/>
    <w:rsid w:val="00F42B93"/>
    <w:rsid w:val="00F8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27FED2"/>
  <w15:docId w15:val="{DB831AED-580B-4C3B-978C-2EE16211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55DA"/>
  </w:style>
  <w:style w:type="paragraph" w:styleId="1">
    <w:name w:val="heading 1"/>
    <w:basedOn w:val="a"/>
    <w:next w:val="a"/>
    <w:link w:val="10"/>
    <w:uiPriority w:val="9"/>
    <w:qFormat/>
    <w:rsid w:val="009E5AC6"/>
    <w:pPr>
      <w:pBdr>
        <w:top w:val="single" w:sz="4" w:space="1" w:color="auto"/>
        <w:bottom w:val="single" w:sz="4" w:space="1" w:color="auto"/>
      </w:pBdr>
      <w:jc w:val="center"/>
      <w:outlineLvl w:val="0"/>
    </w:pPr>
    <w:rPr>
      <w:rFonts w:ascii="Times New Roman" w:eastAsia="Times New Roman" w:hAnsi="Times New Roman" w:cs="David"/>
      <w:sz w:val="28"/>
      <w:szCs w:val="36"/>
    </w:rPr>
  </w:style>
  <w:style w:type="paragraph" w:styleId="2">
    <w:name w:val="heading 2"/>
    <w:basedOn w:val="a"/>
    <w:next w:val="a"/>
    <w:link w:val="20"/>
    <w:unhideWhenUsed/>
    <w:qFormat/>
    <w:rsid w:val="009E5AC6"/>
    <w:pPr>
      <w:keepNext/>
      <w:keepLines/>
      <w:numPr>
        <w:numId w:val="8"/>
      </w:numPr>
      <w:bidi w:val="0"/>
      <w:spacing w:before="200"/>
      <w:outlineLvl w:val="1"/>
    </w:pPr>
    <w:rPr>
      <w:rFonts w:asciiTheme="majorHAnsi" w:eastAsiaTheme="majorEastAsia" w:hAnsiTheme="majorHAnsi" w:cs="David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449D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ED449D"/>
  </w:style>
  <w:style w:type="paragraph" w:styleId="a5">
    <w:name w:val="footer"/>
    <w:basedOn w:val="a"/>
    <w:link w:val="a6"/>
    <w:uiPriority w:val="99"/>
    <w:unhideWhenUsed/>
    <w:rsid w:val="00ED449D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ED449D"/>
  </w:style>
  <w:style w:type="character" w:styleId="Hyperlink">
    <w:name w:val="Hyperlink"/>
    <w:basedOn w:val="a0"/>
    <w:uiPriority w:val="99"/>
    <w:unhideWhenUsed/>
    <w:rsid w:val="00ED449D"/>
    <w:rPr>
      <w:color w:val="5F5F5F" w:themeColor="hyperlink"/>
      <w:u w:val="single"/>
    </w:rPr>
  </w:style>
  <w:style w:type="paragraph" w:customStyle="1" w:styleId="p1">
    <w:name w:val="p1"/>
    <w:basedOn w:val="a"/>
    <w:rsid w:val="0025349A"/>
    <w:pPr>
      <w:bidi w:val="0"/>
      <w:jc w:val="right"/>
    </w:pPr>
    <w:rPr>
      <w:rFonts w:ascii="Arial" w:hAnsi="Arial" w:cs="Arial"/>
      <w:sz w:val="14"/>
      <w:szCs w:val="14"/>
      <w:lang w:bidi="ar-SA"/>
    </w:rPr>
  </w:style>
  <w:style w:type="character" w:customStyle="1" w:styleId="s1">
    <w:name w:val="s1"/>
    <w:basedOn w:val="a0"/>
    <w:rsid w:val="0025349A"/>
    <w:rPr>
      <w:rFonts w:ascii="Arial" w:hAnsi="Arial" w:cs="Arial" w:hint="default"/>
      <w:sz w:val="14"/>
      <w:szCs w:val="14"/>
    </w:rPr>
  </w:style>
  <w:style w:type="paragraph" w:styleId="a7">
    <w:name w:val="List Paragraph"/>
    <w:basedOn w:val="a"/>
    <w:uiPriority w:val="34"/>
    <w:qFormat/>
    <w:rsid w:val="001B1071"/>
    <w:pPr>
      <w:ind w:left="720"/>
    </w:pPr>
    <w:rPr>
      <w:rFonts w:ascii="Times New Roman" w:eastAsia="Times New Roman" w:hAnsi="Times New Roman" w:cs="Miriam"/>
      <w:sz w:val="20"/>
      <w:szCs w:val="20"/>
      <w:lang w:eastAsia="he-IL"/>
    </w:rPr>
  </w:style>
  <w:style w:type="paragraph" w:styleId="a8">
    <w:name w:val="Balloon Text"/>
    <w:basedOn w:val="a"/>
    <w:link w:val="a9"/>
    <w:uiPriority w:val="99"/>
    <w:semiHidden/>
    <w:unhideWhenUsed/>
    <w:rsid w:val="00D132FD"/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D132FD"/>
    <w:rPr>
      <w:rFonts w:ascii="Tahoma" w:hAnsi="Tahoma" w:cs="Tahoma"/>
      <w:sz w:val="16"/>
      <w:szCs w:val="16"/>
    </w:rPr>
  </w:style>
  <w:style w:type="paragraph" w:styleId="aa">
    <w:name w:val="footnote text"/>
    <w:basedOn w:val="a"/>
    <w:link w:val="ab"/>
    <w:uiPriority w:val="99"/>
    <w:semiHidden/>
    <w:unhideWhenUsed/>
    <w:rsid w:val="00434F00"/>
    <w:rPr>
      <w:sz w:val="20"/>
      <w:szCs w:val="20"/>
    </w:rPr>
  </w:style>
  <w:style w:type="character" w:customStyle="1" w:styleId="ab">
    <w:name w:val="טקסט הערת שוליים תו"/>
    <w:basedOn w:val="a0"/>
    <w:link w:val="aa"/>
    <w:uiPriority w:val="99"/>
    <w:semiHidden/>
    <w:rsid w:val="00434F00"/>
    <w:rPr>
      <w:sz w:val="20"/>
      <w:szCs w:val="20"/>
    </w:rPr>
  </w:style>
  <w:style w:type="character" w:styleId="ac">
    <w:name w:val="footnote reference"/>
    <w:basedOn w:val="a0"/>
    <w:uiPriority w:val="99"/>
    <w:unhideWhenUsed/>
    <w:rsid w:val="00434F00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4F22B7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4F22B7"/>
    <w:rPr>
      <w:sz w:val="20"/>
      <w:szCs w:val="20"/>
    </w:rPr>
  </w:style>
  <w:style w:type="character" w:customStyle="1" w:styleId="af">
    <w:name w:val="טקסט הערה תו"/>
    <w:basedOn w:val="a0"/>
    <w:link w:val="ae"/>
    <w:semiHidden/>
    <w:rsid w:val="004F22B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4F22B7"/>
    <w:rPr>
      <w:b/>
      <w:bCs/>
    </w:rPr>
  </w:style>
  <w:style w:type="character" w:customStyle="1" w:styleId="af1">
    <w:name w:val="נושא הערה תו"/>
    <w:basedOn w:val="af"/>
    <w:link w:val="af0"/>
    <w:uiPriority w:val="99"/>
    <w:semiHidden/>
    <w:rsid w:val="004F22B7"/>
    <w:rPr>
      <w:b/>
      <w:bCs/>
      <w:sz w:val="20"/>
      <w:szCs w:val="20"/>
    </w:rPr>
  </w:style>
  <w:style w:type="character" w:customStyle="1" w:styleId="10">
    <w:name w:val="כותרת 1 תו"/>
    <w:basedOn w:val="a0"/>
    <w:link w:val="1"/>
    <w:uiPriority w:val="9"/>
    <w:rsid w:val="009E5AC6"/>
    <w:rPr>
      <w:rFonts w:ascii="Times New Roman" w:eastAsia="Times New Roman" w:hAnsi="Times New Roman" w:cs="David"/>
      <w:sz w:val="28"/>
      <w:szCs w:val="36"/>
    </w:rPr>
  </w:style>
  <w:style w:type="character" w:customStyle="1" w:styleId="20">
    <w:name w:val="כותרת 2 תו"/>
    <w:basedOn w:val="a0"/>
    <w:link w:val="2"/>
    <w:rsid w:val="009E5AC6"/>
    <w:rPr>
      <w:rFonts w:asciiTheme="majorHAnsi" w:eastAsiaTheme="majorEastAsia" w:hAnsiTheme="majorHAnsi" w:cs="David"/>
      <w:b/>
      <w:bCs/>
      <w:sz w:val="26"/>
      <w:szCs w:val="26"/>
    </w:rPr>
  </w:style>
  <w:style w:type="character" w:styleId="af2">
    <w:name w:val="Emphasis"/>
    <w:qFormat/>
    <w:rsid w:val="009E5A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ov.il" TargetMode="External"/><Relationship Id="rId7" Type="http://schemas.openxmlformats.org/officeDocument/2006/relationships/image" Target="media/image2.png"/><Relationship Id="rId2" Type="http://schemas.openxmlformats.org/officeDocument/2006/relationships/hyperlink" Target="http://www.molsa.gov.il" TargetMode="External"/><Relationship Id="rId1" Type="http://schemas.openxmlformats.org/officeDocument/2006/relationships/hyperlink" Target="mailto:saritle@molsa.gov.il" TargetMode="External"/><Relationship Id="rId6" Type="http://schemas.openxmlformats.org/officeDocument/2006/relationships/hyperlink" Target="http://www.gov.il" TargetMode="External"/><Relationship Id="rId5" Type="http://schemas.openxmlformats.org/officeDocument/2006/relationships/hyperlink" Target="http://www.molsa.gov.il" TargetMode="External"/><Relationship Id="rId4" Type="http://schemas.openxmlformats.org/officeDocument/2006/relationships/hyperlink" Target="mailto:saritle@molsa.gov.i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גווני אפור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w Cen MT-Rockwell">
      <a:majorFont>
        <a:latin typeface="Tw Cen MT" panose="020B0602020104020603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F6A24D-8E3B-4A71-8848-B1DABB039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402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מארק שמיס</dc:creator>
  <cp:lastModifiedBy>129807</cp:lastModifiedBy>
  <cp:revision>2</cp:revision>
  <dcterms:created xsi:type="dcterms:W3CDTF">2019-11-08T18:08:00Z</dcterms:created>
  <dcterms:modified xsi:type="dcterms:W3CDTF">2019-11-08T18:08:00Z</dcterms:modified>
</cp:coreProperties>
</file>