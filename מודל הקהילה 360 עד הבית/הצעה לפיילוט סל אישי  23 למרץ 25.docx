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23B96" w14:textId="7D87E70B" w:rsidR="004508A9" w:rsidRDefault="004508A9" w:rsidP="004508A9">
      <w:pPr>
        <w:jc w:val="right"/>
        <w:rPr>
          <w:b/>
          <w:bCs/>
          <w:rtl/>
        </w:rPr>
      </w:pPr>
      <w:r>
        <w:rPr>
          <w:b/>
          <w:bCs/>
          <w:rtl/>
        </w:rPr>
        <w:tab/>
      </w:r>
      <w:r>
        <w:rPr>
          <w:b/>
          <w:bCs/>
          <w:rtl/>
        </w:rPr>
        <w:tab/>
      </w:r>
      <w:r>
        <w:rPr>
          <w:b/>
          <w:bCs/>
          <w:rtl/>
        </w:rPr>
        <w:tab/>
      </w:r>
      <w:r>
        <w:rPr>
          <w:b/>
          <w:bCs/>
          <w:rtl/>
        </w:rPr>
        <w:tab/>
      </w:r>
      <w:r>
        <w:rPr>
          <w:b/>
          <w:bCs/>
          <w:rtl/>
        </w:rPr>
        <w:tab/>
      </w:r>
      <w:r>
        <w:rPr>
          <w:b/>
          <w:bCs/>
          <w:rtl/>
        </w:rPr>
        <w:tab/>
      </w:r>
      <w:r>
        <w:rPr>
          <w:b/>
          <w:bCs/>
          <w:rtl/>
        </w:rPr>
        <w:tab/>
      </w:r>
      <w:r>
        <w:rPr>
          <w:b/>
          <w:bCs/>
          <w:rtl/>
        </w:rPr>
        <w:tab/>
      </w:r>
      <w:r>
        <w:rPr>
          <w:b/>
          <w:bCs/>
          <w:rtl/>
        </w:rPr>
        <w:tab/>
      </w:r>
      <w:r>
        <w:rPr>
          <w:b/>
          <w:bCs/>
          <w:rtl/>
        </w:rPr>
        <w:tab/>
      </w:r>
      <w:r>
        <w:rPr>
          <w:b/>
          <w:bCs/>
          <w:rtl/>
        </w:rPr>
        <w:tab/>
      </w:r>
      <w:r w:rsidR="00252A60">
        <w:rPr>
          <w:rFonts w:hint="cs"/>
          <w:b/>
          <w:bCs/>
          <w:rtl/>
        </w:rPr>
        <w:t>31.3</w:t>
      </w:r>
      <w:r>
        <w:rPr>
          <w:rFonts w:hint="cs"/>
          <w:b/>
          <w:bCs/>
          <w:rtl/>
        </w:rPr>
        <w:t>.25</w:t>
      </w:r>
    </w:p>
    <w:p w14:paraId="5DBB62DB" w14:textId="77777777" w:rsidR="004508A9" w:rsidRDefault="004508A9" w:rsidP="006F60B6">
      <w:pPr>
        <w:jc w:val="center"/>
        <w:rPr>
          <w:b/>
          <w:bCs/>
          <w:rtl/>
        </w:rPr>
      </w:pPr>
    </w:p>
    <w:p w14:paraId="5EE692D7" w14:textId="5CF92989" w:rsidR="006F60B6" w:rsidRPr="004508A9" w:rsidRDefault="006F60B6" w:rsidP="006F60B6">
      <w:pPr>
        <w:jc w:val="center"/>
        <w:rPr>
          <w:b/>
          <w:bCs/>
          <w:sz w:val="28"/>
          <w:szCs w:val="28"/>
          <w:rtl/>
        </w:rPr>
      </w:pPr>
      <w:r w:rsidRPr="004508A9">
        <w:rPr>
          <w:rFonts w:hint="cs"/>
          <w:b/>
          <w:bCs/>
          <w:sz w:val="28"/>
          <w:szCs w:val="28"/>
          <w:rtl/>
        </w:rPr>
        <w:t>הצעה לפיילוט סל אישי</w:t>
      </w:r>
    </w:p>
    <w:p w14:paraId="7201A95D" w14:textId="10DE76FF" w:rsidR="006F60B6" w:rsidRDefault="006F60B6" w:rsidP="006F60B6">
      <w:pPr>
        <w:jc w:val="center"/>
        <w:rPr>
          <w:rtl/>
        </w:rPr>
      </w:pPr>
      <w:r>
        <w:rPr>
          <w:rFonts w:hint="cs"/>
          <w:rtl/>
        </w:rPr>
        <w:t>אביעד יצחקי, מורן רן, שרית יופה</w:t>
      </w:r>
    </w:p>
    <w:p w14:paraId="7CBB0A64" w14:textId="77777777" w:rsidR="003575F0" w:rsidRDefault="003575F0" w:rsidP="003575F0">
      <w:pPr>
        <w:spacing w:after="120"/>
        <w:jc w:val="center"/>
        <w:rPr>
          <w:rtl/>
        </w:rPr>
      </w:pPr>
    </w:p>
    <w:p w14:paraId="51161A23" w14:textId="77777777" w:rsidR="004508A9" w:rsidRPr="006F60B6" w:rsidRDefault="004508A9" w:rsidP="003575F0">
      <w:pPr>
        <w:spacing w:after="120"/>
        <w:jc w:val="center"/>
      </w:pPr>
    </w:p>
    <w:p w14:paraId="4C4EAA5D" w14:textId="339C27FE" w:rsidR="003575F0" w:rsidRPr="006F60B6" w:rsidRDefault="003575F0" w:rsidP="00205526">
      <w:pPr>
        <w:spacing w:after="0" w:line="240" w:lineRule="auto"/>
        <w:jc w:val="both"/>
      </w:pPr>
      <w:proofErr w:type="spellStart"/>
      <w:r>
        <w:rPr>
          <w:rFonts w:hint="cs"/>
          <w:rtl/>
        </w:rPr>
        <w:t>ב</w:t>
      </w:r>
      <w:r w:rsidRPr="006F60B6">
        <w:rPr>
          <w:rtl/>
        </w:rPr>
        <w:t>כוונתינו</w:t>
      </w:r>
      <w:proofErr w:type="spellEnd"/>
      <w:r w:rsidRPr="006F60B6">
        <w:rPr>
          <w:rtl/>
        </w:rPr>
        <w:t xml:space="preserve"> ל</w:t>
      </w:r>
      <w:r w:rsidR="00205526">
        <w:rPr>
          <w:rFonts w:hint="cs"/>
          <w:rtl/>
        </w:rPr>
        <w:t>קדם</w:t>
      </w:r>
      <w:r w:rsidRPr="006F60B6">
        <w:rPr>
          <w:rtl/>
        </w:rPr>
        <w:t xml:space="preserve"> פיילוט לבחינת הטמעת סל אישי</w:t>
      </w:r>
      <w:r w:rsidR="00205526">
        <w:rPr>
          <w:rFonts w:hint="cs"/>
          <w:rtl/>
        </w:rPr>
        <w:t xml:space="preserve"> למניעת הדרדרות</w:t>
      </w:r>
      <w:r w:rsidRPr="006F60B6">
        <w:rPr>
          <w:rtl/>
        </w:rPr>
        <w:t>, בקרב זכאי גמלת סיעוד 1-3</w:t>
      </w:r>
      <w:r w:rsidRPr="006F60B6">
        <w:t>.</w:t>
      </w:r>
      <w:r w:rsidR="00205526">
        <w:rPr>
          <w:rFonts w:hint="cs"/>
          <w:rtl/>
        </w:rPr>
        <w:t xml:space="preserve"> </w:t>
      </w:r>
      <w:r w:rsidRPr="006F60B6">
        <w:rPr>
          <w:rtl/>
        </w:rPr>
        <w:t>הפיילוט ייערך במספר רשויות ובשיתוף פעולה מלא עם הרשות</w:t>
      </w:r>
      <w:r w:rsidRPr="006F60B6">
        <w:t>.</w:t>
      </w:r>
    </w:p>
    <w:p w14:paraId="00EA8E53" w14:textId="77777777" w:rsidR="003575F0" w:rsidRPr="00205526" w:rsidRDefault="003575F0" w:rsidP="00205526">
      <w:pPr>
        <w:spacing w:after="0" w:line="240" w:lineRule="auto"/>
        <w:jc w:val="both"/>
      </w:pPr>
    </w:p>
    <w:p w14:paraId="05AAF557" w14:textId="4E0D340E" w:rsidR="00153D99" w:rsidRPr="00207118" w:rsidRDefault="003575F0" w:rsidP="00205526">
      <w:pPr>
        <w:spacing w:after="0" w:line="240" w:lineRule="auto"/>
        <w:jc w:val="both"/>
        <w:rPr>
          <w:b/>
          <w:bCs/>
          <w:color w:val="156082" w:themeColor="accent1"/>
          <w:rtl/>
        </w:rPr>
      </w:pPr>
      <w:r w:rsidRPr="006F60B6">
        <w:rPr>
          <w:b/>
          <w:bCs/>
          <w:color w:val="156082" w:themeColor="accent1"/>
          <w:rtl/>
        </w:rPr>
        <w:t>הסל האישי במודל החדש, מציע שני נדבכים עיקריים</w:t>
      </w:r>
      <w:r w:rsidRPr="006F60B6">
        <w:rPr>
          <w:b/>
          <w:bCs/>
          <w:color w:val="156082" w:themeColor="accent1"/>
        </w:rPr>
        <w:t>:</w:t>
      </w:r>
    </w:p>
    <w:p w14:paraId="37782202" w14:textId="77777777" w:rsidR="00153D99" w:rsidRPr="006F60B6" w:rsidRDefault="00153D99" w:rsidP="00205526">
      <w:pPr>
        <w:spacing w:after="0" w:line="240" w:lineRule="auto"/>
        <w:jc w:val="both"/>
      </w:pPr>
    </w:p>
    <w:p w14:paraId="05583191" w14:textId="4E387085" w:rsidR="003575F0" w:rsidRDefault="003575F0" w:rsidP="00205526">
      <w:pPr>
        <w:pStyle w:val="a9"/>
        <w:numPr>
          <w:ilvl w:val="0"/>
          <w:numId w:val="6"/>
        </w:numPr>
        <w:spacing w:after="0" w:line="240" w:lineRule="auto"/>
        <w:jc w:val="both"/>
        <w:rPr>
          <w:rtl/>
        </w:rPr>
      </w:pPr>
      <w:r w:rsidRPr="00153D99">
        <w:rPr>
          <w:b/>
          <w:bCs/>
          <w:rtl/>
        </w:rPr>
        <w:t>מתאמת שירות</w:t>
      </w:r>
      <w:r w:rsidRPr="006F60B6">
        <w:rPr>
          <w:rtl/>
        </w:rPr>
        <w:t xml:space="preserve"> </w:t>
      </w:r>
      <w:proofErr w:type="spellStart"/>
      <w:r w:rsidR="00205526">
        <w:rPr>
          <w:rFonts w:hint="cs"/>
          <w:rtl/>
        </w:rPr>
        <w:t>לכ</w:t>
      </w:r>
      <w:proofErr w:type="spellEnd"/>
      <w:r w:rsidR="00205526">
        <w:rPr>
          <w:rFonts w:hint="cs"/>
          <w:rtl/>
        </w:rPr>
        <w:t>- 100 זכאים</w:t>
      </w:r>
      <w:r w:rsidRPr="006F60B6">
        <w:rPr>
          <w:rtl/>
        </w:rPr>
        <w:t xml:space="preserve">, שתפנה </w:t>
      </w:r>
      <w:r w:rsidR="00205526">
        <w:rPr>
          <w:rFonts w:hint="cs"/>
          <w:rtl/>
        </w:rPr>
        <w:t>ותיצור קשר וחיבור לכל זכאי</w:t>
      </w:r>
      <w:r w:rsidRPr="006F60B6">
        <w:rPr>
          <w:rtl/>
        </w:rPr>
        <w:t xml:space="preserve">, תבחן את היכולות והצרכים האישיים </w:t>
      </w:r>
      <w:r w:rsidR="00205526">
        <w:rPr>
          <w:rFonts w:hint="cs"/>
          <w:rtl/>
        </w:rPr>
        <w:t xml:space="preserve">וקהילתיים </w:t>
      </w:r>
      <w:r w:rsidRPr="006F60B6">
        <w:rPr>
          <w:rtl/>
        </w:rPr>
        <w:t>ותלווה אותו במהלך</w:t>
      </w:r>
      <w:r w:rsidRPr="006F60B6">
        <w:t>.</w:t>
      </w:r>
    </w:p>
    <w:p w14:paraId="3AE821EC" w14:textId="77777777" w:rsidR="00153D99" w:rsidRPr="006F60B6" w:rsidRDefault="00153D99" w:rsidP="00205526">
      <w:pPr>
        <w:pStyle w:val="a9"/>
        <w:spacing w:after="0" w:line="240" w:lineRule="auto"/>
        <w:jc w:val="both"/>
      </w:pPr>
    </w:p>
    <w:p w14:paraId="2372487E" w14:textId="604940FF" w:rsidR="003575F0" w:rsidRDefault="003575F0" w:rsidP="00205526">
      <w:pPr>
        <w:pStyle w:val="a9"/>
        <w:numPr>
          <w:ilvl w:val="0"/>
          <w:numId w:val="6"/>
        </w:numPr>
        <w:spacing w:after="0" w:line="240" w:lineRule="auto"/>
        <w:jc w:val="both"/>
        <w:rPr>
          <w:ins w:id="0" w:author="btl" w:date="2025-04-07T16:18:00Z"/>
          <w:b/>
          <w:bCs/>
        </w:rPr>
      </w:pPr>
      <w:r w:rsidRPr="006F60B6">
        <w:rPr>
          <w:b/>
          <w:bCs/>
          <w:rtl/>
        </w:rPr>
        <w:t>סל אישי גמיש</w:t>
      </w:r>
      <w:r w:rsidR="00205526">
        <w:rPr>
          <w:rFonts w:hint="cs"/>
          <w:b/>
          <w:bCs/>
          <w:rtl/>
        </w:rPr>
        <w:t xml:space="preserve"> למניעה- </w:t>
      </w:r>
      <w:r w:rsidRPr="006F60B6">
        <w:t xml:space="preserve"> </w:t>
      </w:r>
      <w:r w:rsidRPr="006F60B6">
        <w:rPr>
          <w:rtl/>
        </w:rPr>
        <w:t>לפיו יוצע לכל זכאי, מספר שירותים המתאימים ליכולותיו וצרכיו, במרחק גאוגרפי קרוב לביתו, שיוצגו בפלטפורמה טכנולוגית, מהם יוכל לבחור את הרלוונטיים עבורו</w:t>
      </w:r>
      <w:r w:rsidRPr="006F60B6">
        <w:t>.</w:t>
      </w:r>
    </w:p>
    <w:p w14:paraId="754F689A" w14:textId="77777777" w:rsidR="00202A49" w:rsidRPr="00202A49" w:rsidRDefault="00202A49" w:rsidP="00202A49">
      <w:pPr>
        <w:spacing w:after="0" w:line="240" w:lineRule="auto"/>
        <w:jc w:val="both"/>
        <w:rPr>
          <w:b/>
          <w:bCs/>
          <w:rPrChange w:id="1" w:author="btl" w:date="2025-04-07T16:18:00Z">
            <w:rPr/>
          </w:rPrChange>
        </w:rPr>
        <w:pPrChange w:id="2" w:author="btl" w:date="2025-04-07T16:18:00Z">
          <w:pPr>
            <w:pStyle w:val="a9"/>
            <w:numPr>
              <w:numId w:val="6"/>
            </w:numPr>
            <w:spacing w:after="0" w:line="240" w:lineRule="auto"/>
            <w:ind w:hanging="360"/>
            <w:jc w:val="both"/>
          </w:pPr>
        </w:pPrChange>
      </w:pPr>
    </w:p>
    <w:p w14:paraId="428248AD" w14:textId="77777777" w:rsidR="00202A49" w:rsidRPr="00202A49" w:rsidRDefault="00202A49" w:rsidP="00202A49">
      <w:pPr>
        <w:rPr>
          <w:ins w:id="3" w:author="btl" w:date="2025-04-07T16:17:00Z"/>
          <w:rFonts w:asciiTheme="minorBidi" w:hAnsiTheme="minorBidi"/>
          <w:rPrChange w:id="4" w:author="btl" w:date="2025-04-07T16:17:00Z">
            <w:rPr>
              <w:ins w:id="5" w:author="btl" w:date="2025-04-07T16:17:00Z"/>
            </w:rPr>
          </w:rPrChange>
        </w:rPr>
      </w:pPr>
      <w:ins w:id="6" w:author="btl" w:date="2025-04-07T16:17:00Z">
        <w:r w:rsidRPr="00202A49">
          <w:rPr>
            <w:rFonts w:asciiTheme="minorBidi" w:hAnsiTheme="minorBidi"/>
            <w:b/>
            <w:bCs/>
            <w:rtl/>
            <w:rPrChange w:id="7" w:author="btl" w:date="2025-04-07T16:17:00Z">
              <w:rPr>
                <w:b/>
                <w:bCs/>
                <w:rtl/>
              </w:rPr>
            </w:rPrChange>
          </w:rPr>
          <w:t>מטרות</w:t>
        </w:r>
        <w:r w:rsidRPr="00202A49">
          <w:rPr>
            <w:rFonts w:asciiTheme="minorBidi" w:hAnsiTheme="minorBidi"/>
            <w:b/>
            <w:bCs/>
            <w:rPrChange w:id="8" w:author="btl" w:date="2025-04-07T16:17:00Z">
              <w:rPr>
                <w:b/>
                <w:bCs/>
              </w:rPr>
            </w:rPrChange>
          </w:rPr>
          <w:t>:</w:t>
        </w:r>
      </w:ins>
    </w:p>
    <w:p w14:paraId="1B2AE027" w14:textId="05852BE7" w:rsidR="00202A49" w:rsidRPr="00202A49" w:rsidRDefault="00202A49" w:rsidP="00202A49">
      <w:pPr>
        <w:numPr>
          <w:ilvl w:val="0"/>
          <w:numId w:val="10"/>
        </w:numPr>
        <w:spacing w:after="0" w:line="256" w:lineRule="auto"/>
        <w:rPr>
          <w:ins w:id="9" w:author="btl" w:date="2025-04-07T16:17:00Z"/>
          <w:rFonts w:asciiTheme="minorBidi" w:hAnsiTheme="minorBidi"/>
          <w:rPrChange w:id="10" w:author="btl" w:date="2025-04-07T16:17:00Z">
            <w:rPr>
              <w:ins w:id="11" w:author="btl" w:date="2025-04-07T16:17:00Z"/>
            </w:rPr>
          </w:rPrChange>
        </w:rPr>
        <w:pPrChange w:id="12" w:author="btl" w:date="2025-04-07T16:17:00Z">
          <w:pPr>
            <w:numPr>
              <w:numId w:val="10"/>
            </w:numPr>
            <w:tabs>
              <w:tab w:val="num" w:pos="720"/>
            </w:tabs>
            <w:spacing w:line="256" w:lineRule="auto"/>
            <w:ind w:left="720" w:hanging="360"/>
          </w:pPr>
        </w:pPrChange>
      </w:pPr>
      <w:proofErr w:type="spellStart"/>
      <w:ins w:id="13" w:author="btl" w:date="2025-04-07T16:17:00Z">
        <w:r w:rsidRPr="00202A49">
          <w:rPr>
            <w:rFonts w:asciiTheme="minorBidi" w:hAnsiTheme="minorBidi"/>
            <w:rtl/>
            <w:rPrChange w:id="14" w:author="btl" w:date="2025-04-07T16:17:00Z">
              <w:rPr>
                <w:rtl/>
              </w:rPr>
            </w:rPrChange>
          </w:rPr>
          <w:t>ישום</w:t>
        </w:r>
        <w:proofErr w:type="spellEnd"/>
        <w:r w:rsidRPr="00202A49">
          <w:rPr>
            <w:rFonts w:asciiTheme="minorBidi" w:hAnsiTheme="minorBidi"/>
            <w:rtl/>
            <w:rPrChange w:id="15" w:author="btl" w:date="2025-04-07T16:17:00Z">
              <w:rPr>
                <w:rtl/>
              </w:rPr>
            </w:rPrChange>
          </w:rPr>
          <w:t xml:space="preserve"> החלטת הממשלה 127 להזדקנות מיטבית דרך קידום שייכות, משמעות, תפקוד, בריאות, חוסן אישי וכלכלי.</w:t>
        </w:r>
      </w:ins>
    </w:p>
    <w:p w14:paraId="533D9D37" w14:textId="77777777" w:rsidR="001C1D1E" w:rsidRDefault="001C1D1E" w:rsidP="00202A49">
      <w:pPr>
        <w:numPr>
          <w:ilvl w:val="0"/>
          <w:numId w:val="10"/>
        </w:numPr>
        <w:spacing w:after="0" w:line="256" w:lineRule="auto"/>
        <w:rPr>
          <w:ins w:id="16" w:author="btl" w:date="2025-04-07T16:18:00Z"/>
          <w:rFonts w:asciiTheme="minorBidi" w:hAnsiTheme="minorBidi"/>
        </w:rPr>
      </w:pPr>
      <w:ins w:id="17" w:author="btl" w:date="2025-04-07T16:18:00Z">
        <w:r>
          <w:rPr>
            <w:rFonts w:asciiTheme="minorBidi" w:hAnsiTheme="minorBidi" w:hint="cs"/>
            <w:rtl/>
          </w:rPr>
          <w:t xml:space="preserve">מניעת הדרדרות תפקודית </w:t>
        </w:r>
      </w:ins>
    </w:p>
    <w:p w14:paraId="56E600B3" w14:textId="3AC5D9B4" w:rsidR="00202A49" w:rsidRPr="00202A49" w:rsidRDefault="00202A49" w:rsidP="00202A49">
      <w:pPr>
        <w:numPr>
          <w:ilvl w:val="0"/>
          <w:numId w:val="10"/>
        </w:numPr>
        <w:spacing w:after="0" w:line="256" w:lineRule="auto"/>
        <w:rPr>
          <w:ins w:id="18" w:author="btl" w:date="2025-04-07T16:17:00Z"/>
          <w:rFonts w:asciiTheme="minorBidi" w:hAnsiTheme="minorBidi"/>
          <w:rPrChange w:id="19" w:author="btl" w:date="2025-04-07T16:17:00Z">
            <w:rPr>
              <w:ins w:id="20" w:author="btl" w:date="2025-04-07T16:17:00Z"/>
            </w:rPr>
          </w:rPrChange>
        </w:rPr>
        <w:pPrChange w:id="21" w:author="btl" w:date="2025-04-07T16:17:00Z">
          <w:pPr>
            <w:numPr>
              <w:numId w:val="10"/>
            </w:numPr>
            <w:tabs>
              <w:tab w:val="num" w:pos="720"/>
            </w:tabs>
            <w:spacing w:line="256" w:lineRule="auto"/>
            <w:ind w:left="720" w:hanging="360"/>
          </w:pPr>
        </w:pPrChange>
      </w:pPr>
      <w:ins w:id="22" w:author="btl" w:date="2025-04-07T16:17:00Z">
        <w:r w:rsidRPr="00202A49">
          <w:rPr>
            <w:rFonts w:asciiTheme="minorBidi" w:hAnsiTheme="minorBidi"/>
            <w:rtl/>
            <w:rPrChange w:id="23" w:author="btl" w:date="2025-04-07T16:17:00Z">
              <w:rPr>
                <w:rtl/>
              </w:rPr>
            </w:rPrChange>
          </w:rPr>
          <w:t>שיפור איכות החיים של מקבלי סיעוד ברמות הנמוכות</w:t>
        </w:r>
        <w:r w:rsidRPr="00202A49">
          <w:rPr>
            <w:rFonts w:asciiTheme="minorBidi" w:hAnsiTheme="minorBidi"/>
            <w:rPrChange w:id="24" w:author="btl" w:date="2025-04-07T16:17:00Z">
              <w:rPr/>
            </w:rPrChange>
          </w:rPr>
          <w:t>.</w:t>
        </w:r>
      </w:ins>
    </w:p>
    <w:p w14:paraId="50B5A646" w14:textId="77777777" w:rsidR="00202A49" w:rsidRPr="00202A49" w:rsidRDefault="00202A49" w:rsidP="00202A49">
      <w:pPr>
        <w:numPr>
          <w:ilvl w:val="0"/>
          <w:numId w:val="10"/>
        </w:numPr>
        <w:spacing w:after="0" w:line="256" w:lineRule="auto"/>
        <w:rPr>
          <w:ins w:id="25" w:author="btl" w:date="2025-04-07T16:17:00Z"/>
          <w:rFonts w:asciiTheme="minorBidi" w:hAnsiTheme="minorBidi"/>
          <w:rPrChange w:id="26" w:author="btl" w:date="2025-04-07T16:17:00Z">
            <w:rPr>
              <w:ins w:id="27" w:author="btl" w:date="2025-04-07T16:17:00Z"/>
            </w:rPr>
          </w:rPrChange>
        </w:rPr>
        <w:pPrChange w:id="28" w:author="btl" w:date="2025-04-07T16:17:00Z">
          <w:pPr>
            <w:numPr>
              <w:numId w:val="10"/>
            </w:numPr>
            <w:tabs>
              <w:tab w:val="num" w:pos="720"/>
            </w:tabs>
            <w:spacing w:line="256" w:lineRule="auto"/>
            <w:ind w:left="720" w:hanging="360"/>
          </w:pPr>
        </w:pPrChange>
      </w:pPr>
      <w:ins w:id="29" w:author="btl" w:date="2025-04-07T16:17:00Z">
        <w:r w:rsidRPr="00202A49">
          <w:rPr>
            <w:rFonts w:asciiTheme="minorBidi" w:hAnsiTheme="minorBidi"/>
            <w:rtl/>
            <w:rPrChange w:id="30" w:author="btl" w:date="2025-04-07T16:17:00Z">
              <w:rPr>
                <w:rtl/>
              </w:rPr>
            </w:rPrChange>
          </w:rPr>
          <w:t>חיזוק קשרים חברתיים וקהילתיים</w:t>
        </w:r>
        <w:r w:rsidRPr="00202A49">
          <w:rPr>
            <w:rFonts w:asciiTheme="minorBidi" w:hAnsiTheme="minorBidi"/>
            <w:rPrChange w:id="31" w:author="btl" w:date="2025-04-07T16:17:00Z">
              <w:rPr/>
            </w:rPrChange>
          </w:rPr>
          <w:t>.</w:t>
        </w:r>
      </w:ins>
    </w:p>
    <w:p w14:paraId="63B89DB3" w14:textId="77777777" w:rsidR="00202A49" w:rsidRPr="00202A49" w:rsidRDefault="00202A49" w:rsidP="00202A49">
      <w:pPr>
        <w:numPr>
          <w:ilvl w:val="0"/>
          <w:numId w:val="10"/>
        </w:numPr>
        <w:spacing w:after="0" w:line="256" w:lineRule="auto"/>
        <w:rPr>
          <w:ins w:id="32" w:author="btl" w:date="2025-04-07T16:17:00Z"/>
          <w:rFonts w:asciiTheme="minorBidi" w:hAnsiTheme="minorBidi"/>
          <w:rPrChange w:id="33" w:author="btl" w:date="2025-04-07T16:17:00Z">
            <w:rPr>
              <w:ins w:id="34" w:author="btl" w:date="2025-04-07T16:17:00Z"/>
            </w:rPr>
          </w:rPrChange>
        </w:rPr>
        <w:pPrChange w:id="35" w:author="btl" w:date="2025-04-07T16:17:00Z">
          <w:pPr>
            <w:numPr>
              <w:numId w:val="10"/>
            </w:numPr>
            <w:tabs>
              <w:tab w:val="num" w:pos="720"/>
            </w:tabs>
            <w:spacing w:line="256" w:lineRule="auto"/>
            <w:ind w:left="720" w:hanging="360"/>
          </w:pPr>
        </w:pPrChange>
      </w:pPr>
      <w:ins w:id="36" w:author="btl" w:date="2025-04-07T16:17:00Z">
        <w:r w:rsidRPr="00202A49">
          <w:rPr>
            <w:rFonts w:asciiTheme="minorBidi" w:hAnsiTheme="minorBidi"/>
            <w:rtl/>
            <w:rPrChange w:id="37" w:author="btl" w:date="2025-04-07T16:17:00Z">
              <w:rPr>
                <w:rtl/>
              </w:rPr>
            </w:rPrChange>
          </w:rPr>
          <w:t>קידום עצמאות ותפקוד</w:t>
        </w:r>
        <w:r w:rsidRPr="00202A49">
          <w:rPr>
            <w:rFonts w:asciiTheme="minorBidi" w:hAnsiTheme="minorBidi"/>
            <w:rPrChange w:id="38" w:author="btl" w:date="2025-04-07T16:17:00Z">
              <w:rPr/>
            </w:rPrChange>
          </w:rPr>
          <w:t>.</w:t>
        </w:r>
      </w:ins>
    </w:p>
    <w:p w14:paraId="3C86C6CD" w14:textId="77777777" w:rsidR="00202A49" w:rsidRPr="00202A49" w:rsidRDefault="00202A49" w:rsidP="00202A49">
      <w:pPr>
        <w:numPr>
          <w:ilvl w:val="0"/>
          <w:numId w:val="10"/>
        </w:numPr>
        <w:spacing w:after="0" w:line="256" w:lineRule="auto"/>
        <w:rPr>
          <w:ins w:id="39" w:author="btl" w:date="2025-04-07T16:17:00Z"/>
          <w:rFonts w:asciiTheme="minorBidi" w:hAnsiTheme="minorBidi"/>
          <w:rPrChange w:id="40" w:author="btl" w:date="2025-04-07T16:17:00Z">
            <w:rPr>
              <w:ins w:id="41" w:author="btl" w:date="2025-04-07T16:17:00Z"/>
            </w:rPr>
          </w:rPrChange>
        </w:rPr>
        <w:pPrChange w:id="42" w:author="btl" w:date="2025-04-07T16:17:00Z">
          <w:pPr>
            <w:numPr>
              <w:numId w:val="10"/>
            </w:numPr>
            <w:tabs>
              <w:tab w:val="num" w:pos="720"/>
            </w:tabs>
            <w:spacing w:line="256" w:lineRule="auto"/>
            <w:ind w:left="720" w:hanging="360"/>
          </w:pPr>
        </w:pPrChange>
      </w:pPr>
      <w:ins w:id="43" w:author="btl" w:date="2025-04-07T16:17:00Z">
        <w:r w:rsidRPr="00202A49">
          <w:rPr>
            <w:rFonts w:asciiTheme="minorBidi" w:hAnsiTheme="minorBidi"/>
            <w:rtl/>
            <w:rPrChange w:id="44" w:author="btl" w:date="2025-04-07T16:17:00Z">
              <w:rPr>
                <w:rtl/>
              </w:rPr>
            </w:rPrChange>
          </w:rPr>
          <w:t>שיפור בריאות ורווחה</w:t>
        </w:r>
        <w:r w:rsidRPr="00202A49">
          <w:rPr>
            <w:rFonts w:asciiTheme="minorBidi" w:hAnsiTheme="minorBidi"/>
            <w:rPrChange w:id="45" w:author="btl" w:date="2025-04-07T16:17:00Z">
              <w:rPr/>
            </w:rPrChange>
          </w:rPr>
          <w:t>.</w:t>
        </w:r>
      </w:ins>
    </w:p>
    <w:p w14:paraId="19857A18" w14:textId="77777777" w:rsidR="00202A49" w:rsidRPr="00202A49" w:rsidRDefault="00202A49" w:rsidP="00202A49">
      <w:pPr>
        <w:numPr>
          <w:ilvl w:val="0"/>
          <w:numId w:val="10"/>
        </w:numPr>
        <w:spacing w:after="0" w:line="256" w:lineRule="auto"/>
        <w:rPr>
          <w:ins w:id="46" w:author="btl" w:date="2025-04-07T16:17:00Z"/>
          <w:rFonts w:asciiTheme="minorBidi" w:hAnsiTheme="minorBidi"/>
          <w:rPrChange w:id="47" w:author="btl" w:date="2025-04-07T16:17:00Z">
            <w:rPr>
              <w:ins w:id="48" w:author="btl" w:date="2025-04-07T16:17:00Z"/>
            </w:rPr>
          </w:rPrChange>
        </w:rPr>
        <w:pPrChange w:id="49" w:author="btl" w:date="2025-04-07T16:17:00Z">
          <w:pPr>
            <w:numPr>
              <w:numId w:val="10"/>
            </w:numPr>
            <w:tabs>
              <w:tab w:val="num" w:pos="720"/>
            </w:tabs>
            <w:spacing w:line="256" w:lineRule="auto"/>
            <w:ind w:left="720" w:hanging="360"/>
          </w:pPr>
        </w:pPrChange>
      </w:pPr>
      <w:ins w:id="50" w:author="btl" w:date="2025-04-07T16:17:00Z">
        <w:r w:rsidRPr="00202A49">
          <w:rPr>
            <w:rFonts w:asciiTheme="minorBidi" w:hAnsiTheme="minorBidi"/>
            <w:rtl/>
            <w:rPrChange w:id="51" w:author="btl" w:date="2025-04-07T16:17:00Z">
              <w:rPr>
                <w:rtl/>
              </w:rPr>
            </w:rPrChange>
          </w:rPr>
          <w:t>צמצום תלות במערכת הסיעוד</w:t>
        </w:r>
        <w:r w:rsidRPr="00202A49">
          <w:rPr>
            <w:rFonts w:asciiTheme="minorBidi" w:hAnsiTheme="minorBidi"/>
            <w:rPrChange w:id="52" w:author="btl" w:date="2025-04-07T16:17:00Z">
              <w:rPr/>
            </w:rPrChange>
          </w:rPr>
          <w:t>.</w:t>
        </w:r>
      </w:ins>
    </w:p>
    <w:p w14:paraId="7253C1D1" w14:textId="77777777" w:rsidR="003575F0" w:rsidRPr="006F60B6" w:rsidRDefault="003575F0" w:rsidP="00205526">
      <w:pPr>
        <w:spacing w:line="276" w:lineRule="auto"/>
        <w:jc w:val="both"/>
      </w:pPr>
    </w:p>
    <w:p w14:paraId="123F6A09" w14:textId="77777777" w:rsidR="003575F0" w:rsidRPr="00205526" w:rsidRDefault="003575F0" w:rsidP="00205526">
      <w:pPr>
        <w:spacing w:line="240" w:lineRule="auto"/>
        <w:jc w:val="both"/>
        <w:rPr>
          <w:b/>
          <w:bCs/>
        </w:rPr>
      </w:pPr>
      <w:r w:rsidRPr="00205526">
        <w:rPr>
          <w:b/>
          <w:bCs/>
          <w:rtl/>
        </w:rPr>
        <w:t>שתי חלופות לביצוע הפיילוט</w:t>
      </w:r>
      <w:r w:rsidRPr="00205526">
        <w:rPr>
          <w:b/>
          <w:bCs/>
        </w:rPr>
        <w:t>:</w:t>
      </w:r>
    </w:p>
    <w:p w14:paraId="429BEA17" w14:textId="5BC74FCB" w:rsidR="003575F0" w:rsidRPr="006F60B6" w:rsidRDefault="003575F0" w:rsidP="0072435A">
      <w:pPr>
        <w:pStyle w:val="a9"/>
        <w:numPr>
          <w:ilvl w:val="0"/>
          <w:numId w:val="5"/>
        </w:numPr>
        <w:spacing w:line="240" w:lineRule="auto"/>
        <w:jc w:val="both"/>
      </w:pPr>
      <w:r>
        <w:rPr>
          <w:rFonts w:hint="cs"/>
          <w:rtl/>
        </w:rPr>
        <w:t>"</w:t>
      </w:r>
      <w:r w:rsidRPr="00205526">
        <w:rPr>
          <w:b/>
          <w:bCs/>
        </w:rPr>
        <w:t>on top</w:t>
      </w:r>
      <w:r w:rsidRPr="006F60B6">
        <w:rPr>
          <w:rFonts w:hint="cs"/>
          <w:rtl/>
        </w:rPr>
        <w:t>"</w:t>
      </w:r>
      <w:r w:rsidR="00205526">
        <w:rPr>
          <w:rFonts w:hint="cs"/>
          <w:rtl/>
        </w:rPr>
        <w:t xml:space="preserve">- </w:t>
      </w:r>
      <w:r w:rsidRPr="006F60B6">
        <w:rPr>
          <w:rtl/>
        </w:rPr>
        <w:t xml:space="preserve">הפיילוט יבוצע </w:t>
      </w:r>
      <w:r w:rsidR="004C4FCD">
        <w:rPr>
          <w:rFonts w:hint="cs"/>
          <w:rtl/>
        </w:rPr>
        <w:t xml:space="preserve">בקרב </w:t>
      </w:r>
      <w:r w:rsidRPr="006F60B6">
        <w:rPr>
          <w:rtl/>
        </w:rPr>
        <w:t>משתתפים זכאים, כאשר אין שינוי ב</w:t>
      </w:r>
      <w:r w:rsidR="004C4FCD">
        <w:rPr>
          <w:rFonts w:hint="cs"/>
          <w:rtl/>
        </w:rPr>
        <w:t>תכולת הזכאות כפי שהיא כיום,</w:t>
      </w:r>
      <w:r w:rsidRPr="006F60B6">
        <w:rPr>
          <w:rtl/>
        </w:rPr>
        <w:t xml:space="preserve"> והמוצע</w:t>
      </w:r>
      <w:r w:rsidR="004C4FCD">
        <w:rPr>
          <w:rFonts w:hint="cs"/>
          <w:rtl/>
        </w:rPr>
        <w:t xml:space="preserve"> במודל החדש</w:t>
      </w:r>
      <w:r w:rsidRPr="006F60B6">
        <w:rPr>
          <w:rtl/>
        </w:rPr>
        <w:t>, יהיה ב</w:t>
      </w:r>
      <w:r w:rsidR="00205526">
        <w:rPr>
          <w:rFonts w:hint="cs"/>
          <w:rtl/>
        </w:rPr>
        <w:t xml:space="preserve">תקציב </w:t>
      </w:r>
      <w:r w:rsidRPr="006F60B6">
        <w:rPr>
          <w:rtl/>
        </w:rPr>
        <w:t>נוסף לזכאות הקיימת (מטפל/ת, בחירה במתן כסף, קהילה תומכת..)</w:t>
      </w:r>
      <w:r w:rsidRPr="006F60B6">
        <w:t>.</w:t>
      </w:r>
      <w:r w:rsidR="00205526">
        <w:rPr>
          <w:rFonts w:hint="cs"/>
          <w:rtl/>
        </w:rPr>
        <w:t xml:space="preserve"> </w:t>
      </w:r>
      <w:r w:rsidRPr="006F60B6">
        <w:rPr>
          <w:rtl/>
        </w:rPr>
        <w:t>האזרח הזכאי יוכל לקבל את השירותים החדשים בנוסף לקיימים</w:t>
      </w:r>
      <w:r w:rsidRPr="006F60B6">
        <w:t>.</w:t>
      </w:r>
    </w:p>
    <w:p w14:paraId="59076AC0" w14:textId="2A80A0BC" w:rsidR="003575F0" w:rsidRDefault="003575F0" w:rsidP="00205526">
      <w:pPr>
        <w:pStyle w:val="a9"/>
        <w:numPr>
          <w:ilvl w:val="0"/>
          <w:numId w:val="5"/>
        </w:numPr>
        <w:spacing w:line="240" w:lineRule="auto"/>
        <w:jc w:val="both"/>
      </w:pPr>
      <w:r w:rsidRPr="006F60B6">
        <w:rPr>
          <w:b/>
          <w:bCs/>
          <w:rtl/>
        </w:rPr>
        <w:t>פיילוט מלא</w:t>
      </w:r>
      <w:r w:rsidRPr="006F60B6">
        <w:rPr>
          <w:rtl/>
        </w:rPr>
        <w:t xml:space="preserve"> </w:t>
      </w:r>
      <w:r w:rsidRPr="006F60B6">
        <w:t xml:space="preserve">- </w:t>
      </w:r>
      <w:r w:rsidRPr="006F60B6">
        <w:rPr>
          <w:rtl/>
        </w:rPr>
        <w:t xml:space="preserve">ביצוע פיילוט על בסיס המודל החדש המוצע </w:t>
      </w:r>
      <w:r w:rsidR="00205526">
        <w:rPr>
          <w:rFonts w:hint="cs"/>
          <w:rtl/>
        </w:rPr>
        <w:t>על בסיס גמלת הסיעוד</w:t>
      </w:r>
      <w:r w:rsidRPr="006F60B6">
        <w:rPr>
          <w:rtl/>
        </w:rPr>
        <w:t xml:space="preserve">. כלומר </w:t>
      </w:r>
      <w:r w:rsidR="00153D99">
        <w:rPr>
          <w:rFonts w:hint="cs"/>
          <w:rtl/>
        </w:rPr>
        <w:t xml:space="preserve">עדכון </w:t>
      </w:r>
      <w:r w:rsidR="00205526">
        <w:rPr>
          <w:rFonts w:hint="cs"/>
          <w:rtl/>
        </w:rPr>
        <w:t>בהוראת שעה/ לוח ח' 2 ל</w:t>
      </w:r>
      <w:r w:rsidR="00153D99">
        <w:rPr>
          <w:rFonts w:hint="cs"/>
          <w:rtl/>
        </w:rPr>
        <w:t>סל הזכאות למשתתפי הפיילוט</w:t>
      </w:r>
      <w:r w:rsidR="00205526">
        <w:rPr>
          <w:rFonts w:hint="cs"/>
          <w:rtl/>
        </w:rPr>
        <w:t xml:space="preserve"> של 20%+ עבור סל שירותים גמיש, רחב ומגוון-</w:t>
      </w:r>
      <w:r w:rsidR="00153D99">
        <w:rPr>
          <w:rFonts w:hint="cs"/>
          <w:rtl/>
        </w:rPr>
        <w:t xml:space="preserve"> כולל </w:t>
      </w:r>
      <w:r w:rsidR="00205526">
        <w:rPr>
          <w:rFonts w:hint="cs"/>
          <w:rtl/>
        </w:rPr>
        <w:t>סל השירותים</w:t>
      </w:r>
      <w:r w:rsidR="004C4FCD">
        <w:rPr>
          <w:rFonts w:hint="cs"/>
          <w:rtl/>
        </w:rPr>
        <w:t xml:space="preserve"> לתכולת הזכאות</w:t>
      </w:r>
      <w:r w:rsidR="00205526">
        <w:rPr>
          <w:rFonts w:hint="cs"/>
          <w:rtl/>
        </w:rPr>
        <w:t xml:space="preserve"> בפיילוט</w:t>
      </w:r>
      <w:r w:rsidR="004C4FCD">
        <w:rPr>
          <w:rFonts w:hint="cs"/>
          <w:rtl/>
        </w:rPr>
        <w:t>,</w:t>
      </w:r>
      <w:r w:rsidRPr="006F60B6">
        <w:rPr>
          <w:rtl/>
        </w:rPr>
        <w:t xml:space="preserve"> ובחירת האזרח הזכאי באיזה שירותים מעוניי</w:t>
      </w:r>
      <w:r w:rsidR="004C4FCD">
        <w:rPr>
          <w:rFonts w:hint="cs"/>
          <w:rtl/>
        </w:rPr>
        <w:t>ן</w:t>
      </w:r>
      <w:r w:rsidR="00153D99">
        <w:rPr>
          <w:rFonts w:hint="cs"/>
          <w:rtl/>
        </w:rPr>
        <w:t xml:space="preserve"> מתוך </w:t>
      </w:r>
      <w:r w:rsidR="00205526">
        <w:rPr>
          <w:rFonts w:hint="cs"/>
          <w:rtl/>
        </w:rPr>
        <w:t>כל</w:t>
      </w:r>
      <w:r w:rsidR="00153D99">
        <w:rPr>
          <w:rFonts w:hint="cs"/>
          <w:rtl/>
        </w:rPr>
        <w:t>ל השירותים המוצעים</w:t>
      </w:r>
      <w:r w:rsidR="00205526">
        <w:rPr>
          <w:rFonts w:hint="cs"/>
          <w:rtl/>
        </w:rPr>
        <w:t xml:space="preserve"> למניעה</w:t>
      </w:r>
      <w:r w:rsidR="00153D99">
        <w:rPr>
          <w:rFonts w:hint="cs"/>
          <w:rtl/>
        </w:rPr>
        <w:t xml:space="preserve">. (הפחתה </w:t>
      </w:r>
      <w:proofErr w:type="spellStart"/>
      <w:r w:rsidR="00153D99">
        <w:rPr>
          <w:rFonts w:hint="cs"/>
          <w:rtl/>
        </w:rPr>
        <w:t>מסויימת</w:t>
      </w:r>
      <w:proofErr w:type="spellEnd"/>
      <w:r w:rsidR="00153D99">
        <w:rPr>
          <w:rFonts w:hint="cs"/>
          <w:rtl/>
        </w:rPr>
        <w:t xml:space="preserve"> בשירותים הניתנים כיום</w:t>
      </w:r>
      <w:r w:rsidR="00205526">
        <w:rPr>
          <w:rFonts w:hint="cs"/>
          <w:rtl/>
        </w:rPr>
        <w:t>- מ100% לסל מצומצם ל20% צבוע לסל רחב</w:t>
      </w:r>
      <w:r w:rsidR="00153D99">
        <w:rPr>
          <w:rFonts w:hint="cs"/>
          <w:rtl/>
        </w:rPr>
        <w:t xml:space="preserve">, </w:t>
      </w:r>
      <w:r w:rsidR="00205526">
        <w:rPr>
          <w:rFonts w:hint="cs"/>
          <w:rtl/>
        </w:rPr>
        <w:t>על מנת</w:t>
      </w:r>
      <w:r w:rsidR="00153D99">
        <w:rPr>
          <w:rFonts w:hint="cs"/>
          <w:rtl/>
        </w:rPr>
        <w:t xml:space="preserve"> ל</w:t>
      </w:r>
      <w:r w:rsidR="00205526">
        <w:rPr>
          <w:rFonts w:hint="cs"/>
          <w:rtl/>
        </w:rPr>
        <w:t>הרחיב</w:t>
      </w:r>
      <w:r w:rsidR="00153D99">
        <w:rPr>
          <w:rFonts w:hint="cs"/>
          <w:rtl/>
        </w:rPr>
        <w:t xml:space="preserve"> גם את השירותים החדשים</w:t>
      </w:r>
      <w:r w:rsidR="00205526">
        <w:rPr>
          <w:rFonts w:hint="cs"/>
          <w:rtl/>
        </w:rPr>
        <w:t>.</w:t>
      </w:r>
    </w:p>
    <w:p w14:paraId="220EB1C3" w14:textId="77777777" w:rsidR="004C4FCD" w:rsidRPr="006F60B6" w:rsidRDefault="004C4FCD" w:rsidP="00205526">
      <w:pPr>
        <w:pStyle w:val="a9"/>
        <w:spacing w:line="240" w:lineRule="auto"/>
        <w:jc w:val="both"/>
      </w:pPr>
    </w:p>
    <w:p w14:paraId="0C97244A" w14:textId="77777777" w:rsidR="003575F0" w:rsidRPr="006F60B6" w:rsidRDefault="003575F0" w:rsidP="00205526">
      <w:pPr>
        <w:spacing w:line="276" w:lineRule="auto"/>
        <w:jc w:val="both"/>
      </w:pPr>
      <w:proofErr w:type="spellStart"/>
      <w:r w:rsidRPr="006F60B6">
        <w:rPr>
          <w:rtl/>
        </w:rPr>
        <w:lastRenderedPageBreak/>
        <w:t>יצויין</w:t>
      </w:r>
      <w:proofErr w:type="spellEnd"/>
      <w:r w:rsidRPr="006F60B6">
        <w:rPr>
          <w:rtl/>
        </w:rPr>
        <w:t>, כי הפיילוט שנערך כיום בעיריית ירושלים - פועל בהתאם לחלופה 1</w:t>
      </w:r>
      <w:r w:rsidRPr="006F60B6">
        <w:t>.</w:t>
      </w:r>
    </w:p>
    <w:p w14:paraId="1D57EAE0" w14:textId="77777777" w:rsidR="003575F0" w:rsidRPr="006F60B6" w:rsidRDefault="003575F0" w:rsidP="00205526">
      <w:pPr>
        <w:spacing w:line="276" w:lineRule="auto"/>
        <w:jc w:val="both"/>
      </w:pPr>
      <w:r w:rsidRPr="006F60B6">
        <w:rPr>
          <w:u w:val="single"/>
          <w:rtl/>
        </w:rPr>
        <w:t>יתרונות/חסרונות</w:t>
      </w:r>
      <w:r w:rsidRPr="006F60B6">
        <w:t>:</w:t>
      </w:r>
    </w:p>
    <w:p w14:paraId="50DA4B7F" w14:textId="084D0B65" w:rsidR="003575F0" w:rsidRPr="006F60B6" w:rsidRDefault="003575F0" w:rsidP="00205526">
      <w:pPr>
        <w:spacing w:line="276" w:lineRule="auto"/>
        <w:jc w:val="both"/>
      </w:pPr>
      <w:r w:rsidRPr="006F60B6">
        <w:rPr>
          <w:rtl/>
        </w:rPr>
        <w:t>בחלופה 1 - ביצוע פשוט יותר להטמעה, וה</w:t>
      </w:r>
      <w:ins w:id="53" w:author="btl" w:date="2025-04-07T16:06:00Z">
        <w:r w:rsidR="00205526">
          <w:rPr>
            <w:rFonts w:hint="cs"/>
            <w:rtl/>
          </w:rPr>
          <w:t>י</w:t>
        </w:r>
      </w:ins>
      <w:r w:rsidRPr="006F60B6">
        <w:rPr>
          <w:rtl/>
        </w:rPr>
        <w:t>ענות גבוהה יותר</w:t>
      </w:r>
      <w:r w:rsidR="00207118">
        <w:rPr>
          <w:rFonts w:hint="cs"/>
          <w:rtl/>
        </w:rPr>
        <w:t xml:space="preserve"> של המשתתפים</w:t>
      </w:r>
    </w:p>
    <w:p w14:paraId="4B38C542" w14:textId="27B0ED7B" w:rsidR="003575F0" w:rsidRDefault="003575F0" w:rsidP="00205526">
      <w:pPr>
        <w:spacing w:line="276" w:lineRule="auto"/>
        <w:jc w:val="both"/>
        <w:rPr>
          <w:rtl/>
        </w:rPr>
      </w:pPr>
      <w:r w:rsidRPr="006F60B6">
        <w:rPr>
          <w:rtl/>
        </w:rPr>
        <w:t>בחלופה 2 - דורש הסכמה מהרגולציה</w:t>
      </w:r>
      <w:ins w:id="54" w:author="btl" w:date="2025-04-07T16:06:00Z">
        <w:r w:rsidR="00205526">
          <w:rPr>
            <w:rFonts w:hint="cs"/>
            <w:rtl/>
          </w:rPr>
          <w:t>,</w:t>
        </w:r>
      </w:ins>
      <w:del w:id="55" w:author="btl" w:date="2025-04-07T16:06:00Z">
        <w:r w:rsidRPr="006F60B6" w:rsidDel="00205526">
          <w:delText>,</w:delText>
        </w:r>
      </w:del>
      <w:r w:rsidRPr="006F60B6">
        <w:t xml:space="preserve">  </w:t>
      </w:r>
      <w:r w:rsidRPr="006F60B6">
        <w:rPr>
          <w:rtl/>
        </w:rPr>
        <w:t>תוצאות הפיילוט יהיו קרובים ביותר למודל ה</w:t>
      </w:r>
      <w:ins w:id="56" w:author="btl" w:date="2025-04-07T16:06:00Z">
        <w:r w:rsidR="00205526">
          <w:rPr>
            <w:rFonts w:hint="cs"/>
            <w:rtl/>
          </w:rPr>
          <w:t>רצוי החדש</w:t>
        </w:r>
      </w:ins>
      <w:del w:id="57" w:author="btl" w:date="2025-04-07T16:06:00Z">
        <w:r w:rsidRPr="006F60B6" w:rsidDel="00205526">
          <w:rPr>
            <w:rtl/>
          </w:rPr>
          <w:delText>חדש</w:delText>
        </w:r>
      </w:del>
      <w:r w:rsidRPr="006F60B6">
        <w:t>.</w:t>
      </w:r>
    </w:p>
    <w:p w14:paraId="0228B2BE" w14:textId="49935A54" w:rsidR="004C4FCD" w:rsidRPr="006F60B6" w:rsidDel="00205526" w:rsidRDefault="004C4FCD" w:rsidP="00205526">
      <w:pPr>
        <w:spacing w:line="276" w:lineRule="auto"/>
        <w:jc w:val="both"/>
        <w:rPr>
          <w:del w:id="58" w:author="btl" w:date="2025-04-07T16:06:00Z"/>
        </w:rPr>
      </w:pPr>
    </w:p>
    <w:p w14:paraId="5BF45A6E" w14:textId="77777777" w:rsidR="003575F0" w:rsidRPr="006F60B6" w:rsidRDefault="003575F0" w:rsidP="00205526">
      <w:pPr>
        <w:spacing w:after="0" w:line="240" w:lineRule="auto"/>
        <w:jc w:val="both"/>
        <w:rPr>
          <w:b/>
          <w:bCs/>
          <w:color w:val="156082" w:themeColor="accent1"/>
        </w:rPr>
      </w:pPr>
      <w:r w:rsidRPr="006F60B6">
        <w:rPr>
          <w:b/>
          <w:bCs/>
          <w:color w:val="156082" w:themeColor="accent1"/>
          <w:rtl/>
        </w:rPr>
        <w:t>ביצוע הפיילוט</w:t>
      </w:r>
    </w:p>
    <w:p w14:paraId="483E058D" w14:textId="34FD2FC5" w:rsidR="003575F0" w:rsidRPr="006F60B6" w:rsidRDefault="003575F0" w:rsidP="00205526">
      <w:pPr>
        <w:spacing w:line="276" w:lineRule="auto"/>
        <w:jc w:val="both"/>
      </w:pPr>
      <w:r w:rsidRPr="006F60B6">
        <w:rPr>
          <w:rtl/>
        </w:rPr>
        <w:t>המלצה - להכנ</w:t>
      </w:r>
      <w:ins w:id="59" w:author="btl" w:date="2025-04-07T16:07:00Z">
        <w:r w:rsidR="00205526">
          <w:rPr>
            <w:rFonts w:hint="cs"/>
            <w:rtl/>
          </w:rPr>
          <w:t>י</w:t>
        </w:r>
      </w:ins>
      <w:r w:rsidRPr="006F60B6">
        <w:rPr>
          <w:rtl/>
        </w:rPr>
        <w:t>ס בפיילוט ברשות אחת, ובהדרגה להכניס עוד 2 רשויות נוספת</w:t>
      </w:r>
      <w:r w:rsidRPr="006F60B6">
        <w:t>.</w:t>
      </w:r>
    </w:p>
    <w:p w14:paraId="741871CA" w14:textId="77777777" w:rsidR="003575F0" w:rsidRDefault="003575F0" w:rsidP="00205526">
      <w:pPr>
        <w:numPr>
          <w:ilvl w:val="0"/>
          <w:numId w:val="1"/>
        </w:numPr>
        <w:spacing w:line="276" w:lineRule="auto"/>
        <w:jc w:val="both"/>
      </w:pPr>
      <w:r w:rsidRPr="006F60B6">
        <w:rPr>
          <w:rtl/>
        </w:rPr>
        <w:t>קריטריונים לבחירת רשויות</w:t>
      </w:r>
      <w:r w:rsidRPr="006F60B6">
        <w:t xml:space="preserve">:  </w:t>
      </w:r>
    </w:p>
    <w:p w14:paraId="276E0253" w14:textId="77777777" w:rsidR="003575F0" w:rsidRDefault="003575F0" w:rsidP="00205526">
      <w:pPr>
        <w:pStyle w:val="a9"/>
        <w:numPr>
          <w:ilvl w:val="1"/>
          <w:numId w:val="1"/>
        </w:numPr>
        <w:spacing w:line="276" w:lineRule="auto"/>
        <w:jc w:val="both"/>
        <w:rPr>
          <w:rtl/>
        </w:rPr>
      </w:pPr>
      <w:r w:rsidRPr="006F60B6">
        <w:rPr>
          <w:rtl/>
        </w:rPr>
        <w:t>רשות גדולה/רשות</w:t>
      </w:r>
      <w:r>
        <w:rPr>
          <w:rFonts w:hint="cs"/>
          <w:rtl/>
        </w:rPr>
        <w:t xml:space="preserve"> בינונית/קטנה </w:t>
      </w:r>
    </w:p>
    <w:p w14:paraId="77DAA176" w14:textId="77777777" w:rsidR="003575F0" w:rsidRDefault="003575F0" w:rsidP="00205526">
      <w:pPr>
        <w:pStyle w:val="a9"/>
        <w:numPr>
          <w:ilvl w:val="1"/>
          <w:numId w:val="1"/>
        </w:numPr>
        <w:spacing w:line="276" w:lineRule="auto"/>
        <w:jc w:val="both"/>
        <w:rPr>
          <w:rtl/>
        </w:rPr>
      </w:pPr>
      <w:r w:rsidRPr="006F60B6">
        <w:rPr>
          <w:rtl/>
        </w:rPr>
        <w:t>מגז</w:t>
      </w:r>
      <w:r>
        <w:rPr>
          <w:rFonts w:hint="cs"/>
          <w:rtl/>
        </w:rPr>
        <w:t>ר יה</w:t>
      </w:r>
      <w:r w:rsidRPr="006F60B6">
        <w:rPr>
          <w:rtl/>
        </w:rPr>
        <w:t xml:space="preserve">ודי/ערבי/חרדי  </w:t>
      </w:r>
    </w:p>
    <w:p w14:paraId="1BD30BDD" w14:textId="701E5794" w:rsidR="003575F0" w:rsidRDefault="003575F0" w:rsidP="00205526">
      <w:pPr>
        <w:pStyle w:val="a9"/>
        <w:numPr>
          <w:ilvl w:val="1"/>
          <w:numId w:val="1"/>
        </w:numPr>
        <w:spacing w:line="276" w:lineRule="auto"/>
        <w:jc w:val="both"/>
        <w:rPr>
          <w:ins w:id="60" w:author="btl" w:date="2025-04-07T16:07:00Z"/>
        </w:rPr>
      </w:pPr>
      <w:r w:rsidRPr="006F60B6">
        <w:rPr>
          <w:rtl/>
        </w:rPr>
        <w:t>נכונות </w:t>
      </w:r>
      <w:r w:rsidRPr="00207118">
        <w:rPr>
          <w:rtl/>
        </w:rPr>
        <w:t>ושיתוף פעולה טוב מאד עם הרשות</w:t>
      </w:r>
    </w:p>
    <w:p w14:paraId="5712BFC0" w14:textId="1710C19B" w:rsidR="00205526" w:rsidRPr="006F60B6" w:rsidRDefault="00205526" w:rsidP="00205526">
      <w:pPr>
        <w:pStyle w:val="a9"/>
        <w:numPr>
          <w:ilvl w:val="1"/>
          <w:numId w:val="1"/>
        </w:numPr>
        <w:spacing w:line="276" w:lineRule="auto"/>
        <w:jc w:val="both"/>
      </w:pPr>
      <w:ins w:id="61" w:author="btl" w:date="2025-04-07T16:07:00Z">
        <w:r>
          <w:rPr>
            <w:rFonts w:hint="cs"/>
            <w:rtl/>
          </w:rPr>
          <w:t xml:space="preserve">שותפות חזקה עם גורמי המפתח- קופ"ח, מחלקה, </w:t>
        </w:r>
      </w:ins>
      <w:ins w:id="62" w:author="btl" w:date="2025-04-07T16:08:00Z">
        <w:r>
          <w:rPr>
            <w:rFonts w:hint="cs"/>
            <w:rtl/>
          </w:rPr>
          <w:t>חברות סיעוד ועסקים</w:t>
        </w:r>
      </w:ins>
    </w:p>
    <w:p w14:paraId="27DE3E34" w14:textId="19EF4FBC" w:rsidR="003575F0" w:rsidRPr="001C1D1E" w:rsidRDefault="001C1D1E" w:rsidP="00205526">
      <w:pPr>
        <w:spacing w:line="276" w:lineRule="auto"/>
        <w:jc w:val="both"/>
        <w:rPr>
          <w:rtl/>
          <w:rPrChange w:id="63" w:author="btl" w:date="2025-04-07T16:25:00Z">
            <w:rPr>
              <w:b/>
              <w:bCs/>
              <w:rtl/>
            </w:rPr>
          </w:rPrChange>
        </w:rPr>
      </w:pPr>
      <w:ins w:id="64" w:author="btl" w:date="2025-04-07T16:25:00Z">
        <w:r w:rsidRPr="001C1D1E">
          <w:rPr>
            <w:rFonts w:hint="cs"/>
            <w:b/>
            <w:bCs/>
            <w:rtl/>
            <w:rPrChange w:id="65" w:author="btl" w:date="2025-04-07T16:25:00Z">
              <w:rPr>
                <w:rFonts w:hint="cs"/>
                <w:rtl/>
              </w:rPr>
            </w:rPrChange>
          </w:rPr>
          <w:t>מדיד</w:t>
        </w:r>
        <w:r>
          <w:rPr>
            <w:rFonts w:hint="cs"/>
            <w:b/>
            <w:bCs/>
            <w:rtl/>
          </w:rPr>
          <w:t>ת אימפקט</w:t>
        </w:r>
        <w:r w:rsidRPr="001C1D1E">
          <w:rPr>
            <w:rFonts w:hint="cs"/>
            <w:b/>
            <w:bCs/>
            <w:rtl/>
            <w:rPrChange w:id="66" w:author="btl" w:date="2025-04-07T16:25:00Z">
              <w:rPr>
                <w:rFonts w:hint="cs"/>
                <w:rtl/>
              </w:rPr>
            </w:rPrChange>
          </w:rPr>
          <w:t>-</w:t>
        </w:r>
        <w:r>
          <w:rPr>
            <w:rFonts w:hint="cs"/>
            <w:rtl/>
          </w:rPr>
          <w:t xml:space="preserve"> המדידה</w:t>
        </w:r>
      </w:ins>
      <w:ins w:id="67" w:author="btl" w:date="2025-04-07T16:24:00Z">
        <w:r w:rsidRPr="001C1D1E">
          <w:rPr>
            <w:rFonts w:hint="cs"/>
            <w:rtl/>
            <w:rPrChange w:id="68" w:author="btl" w:date="2025-04-07T16:25:00Z">
              <w:rPr>
                <w:rFonts w:hint="cs"/>
                <w:b/>
                <w:bCs/>
                <w:rtl/>
              </w:rPr>
            </w:rPrChange>
          </w:rPr>
          <w:t xml:space="preserve"> תתבצע בהתאם למדדים ש</w:t>
        </w:r>
      </w:ins>
      <w:ins w:id="69" w:author="btl" w:date="2025-04-07T16:26:00Z">
        <w:r>
          <w:rPr>
            <w:rFonts w:hint="cs"/>
            <w:rtl/>
          </w:rPr>
          <w:t>הוגדרו</w:t>
        </w:r>
      </w:ins>
      <w:ins w:id="70" w:author="btl" w:date="2025-04-07T16:24:00Z">
        <w:r w:rsidRPr="001C1D1E">
          <w:rPr>
            <w:rFonts w:hint="cs"/>
            <w:rtl/>
            <w:rPrChange w:id="71" w:author="btl" w:date="2025-04-07T16:25:00Z">
              <w:rPr>
                <w:rFonts w:hint="cs"/>
                <w:b/>
                <w:bCs/>
                <w:rtl/>
              </w:rPr>
            </w:rPrChange>
          </w:rPr>
          <w:t xml:space="preserve"> בצוות מד</w:t>
        </w:r>
      </w:ins>
      <w:ins w:id="72" w:author="btl" w:date="2025-04-07T16:25:00Z">
        <w:r w:rsidRPr="001C1D1E">
          <w:rPr>
            <w:rFonts w:hint="cs"/>
            <w:rtl/>
            <w:rPrChange w:id="73" w:author="btl" w:date="2025-04-07T16:25:00Z">
              <w:rPr>
                <w:rFonts w:hint="cs"/>
                <w:b/>
                <w:bCs/>
                <w:rtl/>
              </w:rPr>
            </w:rPrChange>
          </w:rPr>
          <w:t xml:space="preserve">דים בפורום </w:t>
        </w:r>
        <w:proofErr w:type="spellStart"/>
        <w:r w:rsidRPr="001C1D1E">
          <w:rPr>
            <w:rFonts w:hint="cs"/>
            <w:rtl/>
            <w:rPrChange w:id="74" w:author="btl" w:date="2025-04-07T16:25:00Z">
              <w:rPr>
                <w:rFonts w:hint="cs"/>
                <w:b/>
                <w:bCs/>
                <w:rtl/>
              </w:rPr>
            </w:rPrChange>
          </w:rPr>
          <w:t>בר"ק</w:t>
        </w:r>
        <w:proofErr w:type="spellEnd"/>
        <w:r w:rsidRPr="001C1D1E">
          <w:rPr>
            <w:rFonts w:hint="cs"/>
            <w:rtl/>
            <w:rPrChange w:id="75" w:author="btl" w:date="2025-04-07T16:25:00Z">
              <w:rPr>
                <w:rFonts w:hint="cs"/>
                <w:b/>
                <w:bCs/>
                <w:rtl/>
              </w:rPr>
            </w:rPrChange>
          </w:rPr>
          <w:t xml:space="preserve"> (צוות רב תחומי) האחריות להנפקת המדדים תהיה על המערכות השונות</w:t>
        </w:r>
        <w:r>
          <w:rPr>
            <w:rFonts w:hint="cs"/>
            <w:rtl/>
          </w:rPr>
          <w:t>.</w:t>
        </w:r>
      </w:ins>
    </w:p>
    <w:p w14:paraId="50AD79C7" w14:textId="127B3F3D" w:rsidR="00207118" w:rsidRDefault="00207118" w:rsidP="00205526">
      <w:pPr>
        <w:spacing w:after="0" w:line="240" w:lineRule="auto"/>
        <w:jc w:val="both"/>
        <w:rPr>
          <w:b/>
          <w:bCs/>
          <w:color w:val="156082" w:themeColor="accent1"/>
          <w:rtl/>
        </w:rPr>
      </w:pPr>
      <w:r w:rsidRPr="00207118">
        <w:rPr>
          <w:rFonts w:hint="cs"/>
          <w:b/>
          <w:bCs/>
          <w:color w:val="156082" w:themeColor="accent1"/>
          <w:rtl/>
        </w:rPr>
        <w:t>תכולת הפיילוט</w:t>
      </w:r>
    </w:p>
    <w:p w14:paraId="30E9D507" w14:textId="77777777" w:rsidR="00207118" w:rsidRPr="00207118" w:rsidRDefault="00207118" w:rsidP="00205526">
      <w:pPr>
        <w:spacing w:after="0" w:line="240" w:lineRule="auto"/>
        <w:jc w:val="both"/>
        <w:rPr>
          <w:b/>
          <w:bCs/>
          <w:color w:val="156082" w:themeColor="accent1"/>
          <w:rtl/>
        </w:rPr>
      </w:pPr>
    </w:p>
    <w:p w14:paraId="28313362" w14:textId="49746B60" w:rsidR="006F60B6" w:rsidDel="00205526" w:rsidRDefault="003575F0" w:rsidP="00205526">
      <w:pPr>
        <w:spacing w:line="276" w:lineRule="auto"/>
        <w:jc w:val="both"/>
        <w:rPr>
          <w:del w:id="76" w:author="btl" w:date="2025-04-07T16:08:00Z"/>
          <w:rtl/>
        </w:rPr>
      </w:pPr>
      <w:r>
        <w:rPr>
          <w:rFonts w:hint="cs"/>
          <w:b/>
          <w:bCs/>
          <w:rtl/>
        </w:rPr>
        <w:t>מתאמת</w:t>
      </w:r>
      <w:r w:rsidR="006F60B6" w:rsidRPr="006F60B6">
        <w:rPr>
          <w:b/>
          <w:bCs/>
          <w:rtl/>
        </w:rPr>
        <w:t xml:space="preserve"> שירות</w:t>
      </w:r>
      <w:ins w:id="77" w:author="btl" w:date="2025-04-07T16:08:00Z">
        <w:r w:rsidR="00205526">
          <w:rPr>
            <w:rFonts w:hint="cs"/>
            <w:rtl/>
          </w:rPr>
          <w:t>-</w:t>
        </w:r>
      </w:ins>
    </w:p>
    <w:p w14:paraId="1081EB8D" w14:textId="7ACB04C1" w:rsidR="004508A9" w:rsidRDefault="00202A49" w:rsidP="00205526">
      <w:pPr>
        <w:spacing w:line="276" w:lineRule="auto"/>
        <w:jc w:val="both"/>
        <w:rPr>
          <w:rtl/>
        </w:rPr>
        <w:pPrChange w:id="78" w:author="btl" w:date="2025-04-07T16:08:00Z">
          <w:pPr>
            <w:spacing w:line="276" w:lineRule="auto"/>
            <w:jc w:val="both"/>
          </w:pPr>
        </w:pPrChange>
      </w:pPr>
      <w:ins w:id="79" w:author="btl" w:date="2025-04-07T16:10:00Z">
        <w:r>
          <w:rPr>
            <w:rFonts w:hint="cs"/>
            <w:rtl/>
          </w:rPr>
          <w:t xml:space="preserve"> </w:t>
        </w:r>
      </w:ins>
      <w:r w:rsidR="004508A9">
        <w:rPr>
          <w:rFonts w:hint="cs"/>
          <w:rtl/>
        </w:rPr>
        <w:t>המפעיל</w:t>
      </w:r>
      <w:r w:rsidR="002700AE">
        <w:rPr>
          <w:rFonts w:hint="cs"/>
          <w:rtl/>
        </w:rPr>
        <w:t>/החברה</w:t>
      </w:r>
      <w:r w:rsidR="004508A9">
        <w:rPr>
          <w:rFonts w:hint="cs"/>
          <w:rtl/>
        </w:rPr>
        <w:t xml:space="preserve"> יעסיק מתאמות שירות</w:t>
      </w:r>
      <w:r w:rsidR="002700AE">
        <w:rPr>
          <w:rFonts w:hint="cs"/>
          <w:rtl/>
        </w:rPr>
        <w:t xml:space="preserve"> שילוו את המשתתפים באופן אישי.</w:t>
      </w:r>
    </w:p>
    <w:p w14:paraId="062FEE1A" w14:textId="4AEA0625" w:rsidR="002700AE" w:rsidRPr="006F60B6" w:rsidRDefault="002700AE" w:rsidP="00205526">
      <w:pPr>
        <w:spacing w:line="276" w:lineRule="auto"/>
        <w:jc w:val="both"/>
      </w:pPr>
      <w:r>
        <w:rPr>
          <w:rFonts w:hint="cs"/>
          <w:rtl/>
        </w:rPr>
        <w:t>ביטוח לאומי יידע את החברה על כל זכאי חדש בתחום הפיילוט. מתאמת השירות תיצור קשר באופן יזום עם הזכאי, תסביר לו על הזכאות, תלווה אותו לאורך כל הפיילוט, ותציע לו לבחור שירותים מהסל האישי</w:t>
      </w:r>
      <w:ins w:id="80" w:author="btl" w:date="2025-04-07T16:10:00Z">
        <w:r w:rsidR="00202A49">
          <w:rPr>
            <w:rFonts w:hint="cs"/>
            <w:rtl/>
          </w:rPr>
          <w:t xml:space="preserve"> בעצמו או בסיו</w:t>
        </w:r>
      </w:ins>
      <w:ins w:id="81" w:author="btl" w:date="2025-04-07T16:11:00Z">
        <w:r w:rsidR="00202A49">
          <w:rPr>
            <w:rFonts w:hint="cs"/>
            <w:rtl/>
          </w:rPr>
          <w:t>ע שלה או של מוקד.</w:t>
        </w:r>
      </w:ins>
      <w:del w:id="82" w:author="btl" w:date="2025-04-07T16:10:00Z">
        <w:r w:rsidDel="00202A49">
          <w:rPr>
            <w:rFonts w:hint="cs"/>
            <w:rtl/>
          </w:rPr>
          <w:delText>.</w:delText>
        </w:r>
      </w:del>
    </w:p>
    <w:p w14:paraId="028D0535" w14:textId="77777777" w:rsidR="006F60B6" w:rsidRPr="006F60B6" w:rsidRDefault="006F60B6" w:rsidP="00205526">
      <w:pPr>
        <w:spacing w:after="0" w:line="240" w:lineRule="auto"/>
        <w:jc w:val="both"/>
      </w:pPr>
      <w:r w:rsidRPr="006F60B6">
        <w:rPr>
          <w:rtl/>
        </w:rPr>
        <w:t>יש לקבוע</w:t>
      </w:r>
      <w:r w:rsidRPr="006F60B6">
        <w:t xml:space="preserve"> :</w:t>
      </w:r>
    </w:p>
    <w:p w14:paraId="770D641E" w14:textId="77777777" w:rsidR="006F60B6" w:rsidRPr="006F60B6" w:rsidRDefault="006F60B6" w:rsidP="00205526">
      <w:pPr>
        <w:pStyle w:val="a9"/>
        <w:numPr>
          <w:ilvl w:val="1"/>
          <w:numId w:val="7"/>
        </w:numPr>
        <w:spacing w:after="0" w:line="276" w:lineRule="auto"/>
        <w:jc w:val="both"/>
      </w:pPr>
      <w:proofErr w:type="spellStart"/>
      <w:r w:rsidRPr="006F60B6">
        <w:rPr>
          <w:rtl/>
        </w:rPr>
        <w:t>איפיון</w:t>
      </w:r>
      <w:proofErr w:type="spellEnd"/>
      <w:r w:rsidRPr="006F60B6">
        <w:rPr>
          <w:rtl/>
        </w:rPr>
        <w:t> תפקיד</w:t>
      </w:r>
    </w:p>
    <w:p w14:paraId="57C6D700" w14:textId="77777777" w:rsidR="006F60B6" w:rsidRPr="006F60B6" w:rsidRDefault="006F60B6" w:rsidP="00205526">
      <w:pPr>
        <w:pStyle w:val="a9"/>
        <w:numPr>
          <w:ilvl w:val="1"/>
          <w:numId w:val="7"/>
        </w:numPr>
        <w:spacing w:after="0" w:line="276" w:lineRule="auto"/>
        <w:jc w:val="both"/>
      </w:pPr>
      <w:r w:rsidRPr="006F60B6">
        <w:rPr>
          <w:rtl/>
        </w:rPr>
        <w:t>מהות התפקיד </w:t>
      </w:r>
    </w:p>
    <w:p w14:paraId="0232EE66" w14:textId="77777777" w:rsidR="006F60B6" w:rsidRPr="006F60B6" w:rsidRDefault="006F60B6" w:rsidP="00205526">
      <w:pPr>
        <w:pStyle w:val="a9"/>
        <w:numPr>
          <w:ilvl w:val="1"/>
          <w:numId w:val="7"/>
        </w:numPr>
        <w:spacing w:after="0" w:line="276" w:lineRule="auto"/>
        <w:jc w:val="both"/>
      </w:pPr>
      <w:r w:rsidRPr="006F60B6">
        <w:rPr>
          <w:rtl/>
        </w:rPr>
        <w:t>כמה שעות בשבוע נדרש לכל זכאי</w:t>
      </w:r>
    </w:p>
    <w:p w14:paraId="76F078E5" w14:textId="77777777" w:rsidR="006F60B6" w:rsidRPr="006F60B6" w:rsidRDefault="006F60B6" w:rsidP="00205526">
      <w:pPr>
        <w:spacing w:line="276" w:lineRule="auto"/>
        <w:jc w:val="both"/>
      </w:pPr>
    </w:p>
    <w:p w14:paraId="025AF218" w14:textId="77777777" w:rsidR="006F60B6" w:rsidRPr="006F60B6" w:rsidRDefault="006F60B6" w:rsidP="00205526">
      <w:pPr>
        <w:spacing w:line="276" w:lineRule="auto"/>
        <w:jc w:val="both"/>
      </w:pPr>
      <w:r w:rsidRPr="006F60B6">
        <w:rPr>
          <w:b/>
          <w:bCs/>
          <w:rtl/>
        </w:rPr>
        <w:t>סל אישי</w:t>
      </w:r>
      <w:r w:rsidRPr="006F60B6">
        <w:t>:</w:t>
      </w:r>
    </w:p>
    <w:p w14:paraId="3CD18FC3" w14:textId="6BF463BA" w:rsidR="00202A49" w:rsidRDefault="006F60B6" w:rsidP="00205526">
      <w:pPr>
        <w:numPr>
          <w:ilvl w:val="0"/>
          <w:numId w:val="3"/>
        </w:numPr>
        <w:spacing w:line="276" w:lineRule="auto"/>
        <w:jc w:val="both"/>
        <w:rPr>
          <w:ins w:id="83" w:author="btl" w:date="2025-04-07T16:11:00Z"/>
        </w:rPr>
      </w:pPr>
      <w:r w:rsidRPr="006F60B6">
        <w:t> </w:t>
      </w:r>
      <w:ins w:id="84" w:author="btl" w:date="2025-04-07T16:11:00Z">
        <w:r w:rsidR="00202A49">
          <w:rPr>
            <w:rFonts w:hint="cs"/>
            <w:rtl/>
          </w:rPr>
          <w:t>הסל יורכב מעד 10 קטגוריות ו</w:t>
        </w:r>
      </w:ins>
      <w:ins w:id="85" w:author="btl" w:date="2025-04-07T16:12:00Z">
        <w:r w:rsidR="00202A49">
          <w:rPr>
            <w:rFonts w:hint="cs"/>
            <w:rtl/>
          </w:rPr>
          <w:t>כ-10 שירותים לכל קטגוריה כדי לאפשר מיקוד בשירותים המתאימים וטובים.</w:t>
        </w:r>
      </w:ins>
    </w:p>
    <w:p w14:paraId="7606215D" w14:textId="1C6151C5" w:rsidR="006F60B6" w:rsidRPr="006F60B6" w:rsidRDefault="006F60B6" w:rsidP="00205526">
      <w:pPr>
        <w:numPr>
          <w:ilvl w:val="0"/>
          <w:numId w:val="3"/>
        </w:numPr>
        <w:spacing w:line="276" w:lineRule="auto"/>
        <w:jc w:val="both"/>
      </w:pPr>
      <w:r w:rsidRPr="006F60B6">
        <w:rPr>
          <w:rtl/>
        </w:rPr>
        <w:t xml:space="preserve">השירותים המוצעים בסל הינם שירותים אותם מספקת הרשות, </w:t>
      </w:r>
      <w:ins w:id="86" w:author="btl" w:date="2025-04-07T16:12:00Z">
        <w:r w:rsidR="00202A49">
          <w:rPr>
            <w:rFonts w:hint="cs"/>
            <w:rtl/>
          </w:rPr>
          <w:t>המגזר השלישי</w:t>
        </w:r>
      </w:ins>
      <w:del w:id="87" w:author="btl" w:date="2025-04-07T16:12:00Z">
        <w:r w:rsidRPr="006F60B6" w:rsidDel="00202A49">
          <w:rPr>
            <w:rtl/>
          </w:rPr>
          <w:delText>ויעובו בהתאם לצורך</w:delText>
        </w:r>
      </w:del>
      <w:r w:rsidRPr="006F60B6">
        <w:rPr>
          <w:rtl/>
        </w:rPr>
        <w:t xml:space="preserve"> </w:t>
      </w:r>
      <w:ins w:id="88" w:author="btl" w:date="2025-04-07T16:12:00Z">
        <w:r w:rsidR="00202A49">
          <w:rPr>
            <w:rFonts w:hint="cs"/>
            <w:rtl/>
          </w:rPr>
          <w:t>ו</w:t>
        </w:r>
      </w:ins>
      <w:del w:id="89" w:author="btl" w:date="2025-04-07T16:12:00Z">
        <w:r w:rsidRPr="006F60B6" w:rsidDel="00202A49">
          <w:rPr>
            <w:rtl/>
          </w:rPr>
          <w:delText>ב</w:delText>
        </w:r>
      </w:del>
      <w:r w:rsidRPr="006F60B6">
        <w:rPr>
          <w:rtl/>
        </w:rPr>
        <w:t>שירותים פרטיים (תלוי תקציב</w:t>
      </w:r>
      <w:ins w:id="90" w:author="btl" w:date="2025-04-07T16:12:00Z">
        <w:r w:rsidR="00202A49">
          <w:rPr>
            <w:rFonts w:hint="cs"/>
            <w:rtl/>
          </w:rPr>
          <w:t>, התאמה ותועלת</w:t>
        </w:r>
      </w:ins>
      <w:r w:rsidRPr="006F60B6">
        <w:rPr>
          <w:rtl/>
        </w:rPr>
        <w:t>)</w:t>
      </w:r>
    </w:p>
    <w:p w14:paraId="643AD1CA" w14:textId="63FE6572" w:rsidR="006F60B6" w:rsidRPr="006F60B6" w:rsidRDefault="006F60B6" w:rsidP="00205526">
      <w:pPr>
        <w:numPr>
          <w:ilvl w:val="0"/>
          <w:numId w:val="3"/>
        </w:numPr>
        <w:spacing w:line="276" w:lineRule="auto"/>
        <w:jc w:val="both"/>
      </w:pPr>
      <w:r w:rsidRPr="006F60B6">
        <w:rPr>
          <w:rtl/>
        </w:rPr>
        <w:t>קריטריונים לשירות הנכנס לסל</w:t>
      </w:r>
      <w:r w:rsidRPr="006F60B6">
        <w:t xml:space="preserve"> </w:t>
      </w:r>
      <w:r w:rsidR="00207118">
        <w:rPr>
          <w:rFonts w:hint="cs"/>
          <w:rtl/>
        </w:rPr>
        <w:t>האישי:</w:t>
      </w:r>
      <w:r w:rsidRPr="006F60B6">
        <w:t> </w:t>
      </w:r>
    </w:p>
    <w:p w14:paraId="45338825" w14:textId="36A21EEC" w:rsidR="00207118" w:rsidRDefault="00202A49" w:rsidP="00202A49">
      <w:pPr>
        <w:pStyle w:val="a9"/>
        <w:numPr>
          <w:ilvl w:val="1"/>
          <w:numId w:val="9"/>
        </w:numPr>
        <w:spacing w:after="0" w:line="276" w:lineRule="auto"/>
        <w:jc w:val="both"/>
        <w:rPr>
          <w:rtl/>
        </w:rPr>
        <w:pPrChange w:id="91" w:author="btl" w:date="2025-04-07T16:14:00Z">
          <w:pPr>
            <w:pStyle w:val="a9"/>
            <w:numPr>
              <w:ilvl w:val="1"/>
              <w:numId w:val="7"/>
            </w:numPr>
            <w:spacing w:after="0" w:line="276" w:lineRule="auto"/>
            <w:ind w:left="1440" w:hanging="360"/>
            <w:jc w:val="both"/>
          </w:pPr>
        </w:pPrChange>
      </w:pPr>
      <w:ins w:id="92" w:author="btl" w:date="2025-04-07T16:13:00Z">
        <w:r>
          <w:rPr>
            <w:rFonts w:hint="cs"/>
            <w:rtl/>
          </w:rPr>
          <w:t>מקדם שייכות ו</w:t>
        </w:r>
      </w:ins>
      <w:r w:rsidR="006F60B6" w:rsidRPr="006F60B6">
        <w:rPr>
          <w:rtl/>
        </w:rPr>
        <w:t>מפיג בדידות</w:t>
      </w:r>
      <w:ins w:id="93" w:author="btl" w:date="2025-04-07T16:13:00Z">
        <w:r>
          <w:rPr>
            <w:rFonts w:hint="cs"/>
            <w:rtl/>
          </w:rPr>
          <w:t xml:space="preserve"> </w:t>
        </w:r>
      </w:ins>
    </w:p>
    <w:p w14:paraId="03BC1F2E" w14:textId="3A3513C1" w:rsidR="00207118" w:rsidRPr="00202A49" w:rsidRDefault="006F60B6" w:rsidP="00202A49">
      <w:pPr>
        <w:pStyle w:val="a9"/>
        <w:numPr>
          <w:ilvl w:val="1"/>
          <w:numId w:val="9"/>
        </w:numPr>
        <w:spacing w:after="0" w:line="276" w:lineRule="auto"/>
        <w:jc w:val="both"/>
        <w:rPr>
          <w:strike/>
          <w:rtl/>
          <w:rPrChange w:id="94" w:author="btl" w:date="2025-04-07T16:14:00Z">
            <w:rPr>
              <w:rtl/>
            </w:rPr>
          </w:rPrChange>
        </w:rPr>
        <w:pPrChange w:id="95" w:author="btl" w:date="2025-04-07T16:14:00Z">
          <w:pPr>
            <w:pStyle w:val="a9"/>
            <w:numPr>
              <w:ilvl w:val="1"/>
              <w:numId w:val="7"/>
            </w:numPr>
            <w:spacing w:after="0" w:line="276" w:lineRule="auto"/>
            <w:ind w:left="1440" w:hanging="360"/>
            <w:jc w:val="both"/>
          </w:pPr>
        </w:pPrChange>
      </w:pPr>
      <w:r w:rsidRPr="00202A49">
        <w:rPr>
          <w:strike/>
          <w:rtl/>
          <w:rPrChange w:id="96" w:author="btl" w:date="2025-04-07T16:14:00Z">
            <w:rPr>
              <w:rtl/>
            </w:rPr>
          </w:rPrChange>
        </w:rPr>
        <w:t>מסייע בפן החברתי</w:t>
      </w:r>
      <w:ins w:id="97" w:author="btl" w:date="2025-04-07T16:14:00Z">
        <w:r w:rsidR="00202A49">
          <w:rPr>
            <w:rFonts w:hint="cs"/>
            <w:strike/>
            <w:rtl/>
          </w:rPr>
          <w:t>?</w:t>
        </w:r>
      </w:ins>
    </w:p>
    <w:p w14:paraId="149D80D8" w14:textId="77777777" w:rsidR="00202A49" w:rsidRDefault="00202A49" w:rsidP="00202A49">
      <w:pPr>
        <w:pStyle w:val="a9"/>
        <w:numPr>
          <w:ilvl w:val="1"/>
          <w:numId w:val="9"/>
        </w:numPr>
        <w:spacing w:after="0" w:line="276" w:lineRule="auto"/>
        <w:jc w:val="both"/>
        <w:rPr>
          <w:ins w:id="98" w:author="btl" w:date="2025-04-07T16:14:00Z"/>
        </w:rPr>
        <w:pPrChange w:id="99" w:author="btl" w:date="2025-04-07T16:14:00Z">
          <w:pPr>
            <w:pStyle w:val="a9"/>
            <w:numPr>
              <w:ilvl w:val="1"/>
              <w:numId w:val="7"/>
            </w:numPr>
            <w:spacing w:after="0" w:line="276" w:lineRule="auto"/>
            <w:ind w:left="1440" w:hanging="360"/>
            <w:jc w:val="both"/>
          </w:pPr>
        </w:pPrChange>
      </w:pPr>
      <w:ins w:id="100" w:author="btl" w:date="2025-04-07T16:14:00Z">
        <w:r>
          <w:rPr>
            <w:rFonts w:hint="cs"/>
            <w:rtl/>
          </w:rPr>
          <w:t>מעודד אורח חיים פעיל ומשמעותי</w:t>
        </w:r>
      </w:ins>
    </w:p>
    <w:p w14:paraId="129157FE" w14:textId="77777777" w:rsidR="00202A49" w:rsidRDefault="00202A49" w:rsidP="00202A49">
      <w:pPr>
        <w:pStyle w:val="a9"/>
        <w:numPr>
          <w:ilvl w:val="1"/>
          <w:numId w:val="9"/>
        </w:numPr>
        <w:spacing w:after="0" w:line="276" w:lineRule="auto"/>
        <w:jc w:val="both"/>
        <w:rPr>
          <w:moveTo w:id="101" w:author="btl" w:date="2025-04-07T16:14:00Z"/>
          <w:rtl/>
        </w:rPr>
        <w:pPrChange w:id="102" w:author="btl" w:date="2025-04-07T16:14:00Z">
          <w:pPr>
            <w:pStyle w:val="a9"/>
            <w:numPr>
              <w:ilvl w:val="1"/>
              <w:numId w:val="7"/>
            </w:numPr>
            <w:spacing w:after="0" w:line="276" w:lineRule="auto"/>
            <w:ind w:left="1440" w:hanging="360"/>
            <w:jc w:val="both"/>
          </w:pPr>
        </w:pPrChange>
      </w:pPr>
      <w:moveToRangeStart w:id="103" w:author="btl" w:date="2025-04-07T16:14:00Z" w:name="move194934884"/>
      <w:moveTo w:id="104" w:author="btl" w:date="2025-04-07T16:14:00Z">
        <w:r w:rsidRPr="006F60B6">
          <w:rPr>
            <w:rtl/>
          </w:rPr>
          <w:t>פעילות גופנית</w:t>
        </w:r>
      </w:moveTo>
    </w:p>
    <w:moveToRangeEnd w:id="103"/>
    <w:p w14:paraId="49F26DC9" w14:textId="010AC112" w:rsidR="00207118" w:rsidRDefault="006F60B6" w:rsidP="00202A49">
      <w:pPr>
        <w:pStyle w:val="a9"/>
        <w:numPr>
          <w:ilvl w:val="1"/>
          <w:numId w:val="9"/>
        </w:numPr>
        <w:spacing w:after="0" w:line="276" w:lineRule="auto"/>
        <w:jc w:val="both"/>
        <w:rPr>
          <w:rtl/>
        </w:rPr>
        <w:pPrChange w:id="105" w:author="btl" w:date="2025-04-07T16:14:00Z">
          <w:pPr>
            <w:pStyle w:val="a9"/>
            <w:numPr>
              <w:ilvl w:val="1"/>
              <w:numId w:val="7"/>
            </w:numPr>
            <w:spacing w:after="0" w:line="276" w:lineRule="auto"/>
            <w:ind w:left="1440" w:hanging="360"/>
            <w:jc w:val="both"/>
          </w:pPr>
        </w:pPrChange>
      </w:pPr>
      <w:r w:rsidRPr="006F60B6">
        <w:rPr>
          <w:rtl/>
        </w:rPr>
        <w:t xml:space="preserve">מעודד תזונה בריאה </w:t>
      </w:r>
    </w:p>
    <w:p w14:paraId="3747F826" w14:textId="2232D13A" w:rsidR="00207118" w:rsidDel="00202A49" w:rsidRDefault="006F60B6" w:rsidP="00205526">
      <w:pPr>
        <w:pStyle w:val="a9"/>
        <w:numPr>
          <w:ilvl w:val="1"/>
          <w:numId w:val="7"/>
        </w:numPr>
        <w:spacing w:after="0" w:line="276" w:lineRule="auto"/>
        <w:jc w:val="both"/>
        <w:rPr>
          <w:moveFrom w:id="106" w:author="btl" w:date="2025-04-07T16:14:00Z"/>
          <w:rtl/>
        </w:rPr>
      </w:pPr>
      <w:moveFromRangeStart w:id="107" w:author="btl" w:date="2025-04-07T16:14:00Z" w:name="move194934884"/>
      <w:moveFrom w:id="108" w:author="btl" w:date="2025-04-07T16:14:00Z">
        <w:r w:rsidRPr="006F60B6" w:rsidDel="00202A49">
          <w:rPr>
            <w:rtl/>
          </w:rPr>
          <w:lastRenderedPageBreak/>
          <w:t>פעילות גופנית</w:t>
        </w:r>
      </w:moveFrom>
    </w:p>
    <w:moveFromRangeEnd w:id="107"/>
    <w:p w14:paraId="3F8F1D9B" w14:textId="08780B35" w:rsidR="006F60B6" w:rsidRDefault="006F60B6" w:rsidP="00202A49">
      <w:pPr>
        <w:pStyle w:val="a9"/>
        <w:numPr>
          <w:ilvl w:val="1"/>
          <w:numId w:val="9"/>
        </w:numPr>
        <w:spacing w:after="0" w:line="276" w:lineRule="auto"/>
        <w:jc w:val="both"/>
        <w:rPr>
          <w:rtl/>
        </w:rPr>
        <w:pPrChange w:id="109" w:author="btl" w:date="2025-04-07T16:14:00Z">
          <w:pPr>
            <w:pStyle w:val="a9"/>
            <w:numPr>
              <w:ilvl w:val="1"/>
              <w:numId w:val="7"/>
            </w:numPr>
            <w:spacing w:after="0" w:line="276" w:lineRule="auto"/>
            <w:ind w:left="1440" w:hanging="360"/>
            <w:jc w:val="both"/>
          </w:pPr>
        </w:pPrChange>
      </w:pPr>
      <w:r w:rsidRPr="006F60B6">
        <w:rPr>
          <w:rtl/>
        </w:rPr>
        <w:t>מעודד שימור</w:t>
      </w:r>
      <w:r w:rsidR="00207118">
        <w:rPr>
          <w:rFonts w:hint="cs"/>
          <w:rtl/>
        </w:rPr>
        <w:t xml:space="preserve"> </w:t>
      </w:r>
      <w:r w:rsidRPr="006F60B6">
        <w:rPr>
          <w:rtl/>
        </w:rPr>
        <w:t xml:space="preserve">ושיפור יכולות </w:t>
      </w:r>
      <w:proofErr w:type="spellStart"/>
      <w:r w:rsidRPr="006F60B6">
        <w:rPr>
          <w:rtl/>
        </w:rPr>
        <w:t>קוגנטיביות</w:t>
      </w:r>
      <w:proofErr w:type="spellEnd"/>
    </w:p>
    <w:p w14:paraId="7328C36D" w14:textId="77777777" w:rsidR="00207118" w:rsidRPr="006F60B6" w:rsidRDefault="00207118" w:rsidP="00205526">
      <w:pPr>
        <w:spacing w:after="0" w:line="276" w:lineRule="auto"/>
        <w:ind w:firstLine="720"/>
        <w:jc w:val="both"/>
      </w:pPr>
    </w:p>
    <w:p w14:paraId="706F9A5F" w14:textId="6F3BEEEF" w:rsidR="006F60B6" w:rsidRPr="006F60B6" w:rsidRDefault="002700AE" w:rsidP="00205526">
      <w:pPr>
        <w:numPr>
          <w:ilvl w:val="0"/>
          <w:numId w:val="4"/>
        </w:numPr>
        <w:spacing w:line="276" w:lineRule="auto"/>
        <w:jc w:val="both"/>
      </w:pPr>
      <w:r>
        <w:rPr>
          <w:rFonts w:hint="cs"/>
          <w:rtl/>
        </w:rPr>
        <w:t xml:space="preserve">החברה תבנה </w:t>
      </w:r>
      <w:r w:rsidR="006F60B6" w:rsidRPr="006F60B6">
        <w:rPr>
          <w:rtl/>
        </w:rPr>
        <w:t>סל אישי בהתאם לקריטריונים מעלה. ביטוח לאומי יאשר את השירותי</w:t>
      </w:r>
      <w:r>
        <w:rPr>
          <w:rFonts w:hint="cs"/>
          <w:rtl/>
        </w:rPr>
        <w:t>ם שיכללו בסל</w:t>
      </w:r>
      <w:del w:id="110" w:author="btl" w:date="2025-04-07T16:21:00Z">
        <w:r w:rsidDel="001C1D1E">
          <w:rPr>
            <w:rFonts w:hint="cs"/>
            <w:rtl/>
          </w:rPr>
          <w:delText xml:space="preserve"> </w:delText>
        </w:r>
      </w:del>
      <w:r w:rsidR="006F60B6" w:rsidRPr="006F60B6">
        <w:t>.</w:t>
      </w:r>
    </w:p>
    <w:p w14:paraId="04823144" w14:textId="5A3A3F16" w:rsidR="006F60B6" w:rsidRPr="006F60B6" w:rsidRDefault="006F60B6" w:rsidP="00205526">
      <w:pPr>
        <w:numPr>
          <w:ilvl w:val="0"/>
          <w:numId w:val="4"/>
        </w:numPr>
        <w:spacing w:line="276" w:lineRule="auto"/>
        <w:jc w:val="both"/>
      </w:pPr>
      <w:r w:rsidRPr="006F60B6">
        <w:rPr>
          <w:rtl/>
        </w:rPr>
        <w:t xml:space="preserve">בסל יכללו בין 5-10 שירותים </w:t>
      </w:r>
      <w:proofErr w:type="spellStart"/>
      <w:r w:rsidRPr="006F60B6">
        <w:rPr>
          <w:rtl/>
        </w:rPr>
        <w:t>סהכ</w:t>
      </w:r>
      <w:proofErr w:type="spellEnd"/>
      <w:ins w:id="111" w:author="btl" w:date="2025-04-07T16:21:00Z">
        <w:r w:rsidR="001C1D1E">
          <w:rPr>
            <w:rFonts w:hint="cs"/>
            <w:rtl/>
          </w:rPr>
          <w:t xml:space="preserve"> לכל קטגוריה</w:t>
        </w:r>
      </w:ins>
      <w:r w:rsidRPr="006F60B6">
        <w:t>.</w:t>
      </w:r>
    </w:p>
    <w:p w14:paraId="6E70FDD9" w14:textId="77777777" w:rsidR="006F60B6" w:rsidRDefault="006F60B6" w:rsidP="00205526">
      <w:pPr>
        <w:spacing w:line="276" w:lineRule="auto"/>
        <w:jc w:val="both"/>
        <w:rPr>
          <w:rtl/>
        </w:rPr>
      </w:pPr>
    </w:p>
    <w:p w14:paraId="312F3115" w14:textId="4D1318A0" w:rsidR="00207118" w:rsidRPr="001C3C2B" w:rsidRDefault="00207118" w:rsidP="00205526">
      <w:pPr>
        <w:spacing w:line="276" w:lineRule="auto"/>
        <w:jc w:val="both"/>
        <w:rPr>
          <w:u w:val="single"/>
          <w:rtl/>
        </w:rPr>
      </w:pPr>
      <w:r w:rsidRPr="001C3C2B">
        <w:rPr>
          <w:rFonts w:hint="cs"/>
          <w:u w:val="single"/>
          <w:rtl/>
        </w:rPr>
        <w:t>אפשרויות הרחבת הסל/פוטנציאל ל</w:t>
      </w:r>
      <w:r w:rsidR="00C56694">
        <w:rPr>
          <w:rFonts w:hint="cs"/>
          <w:u w:val="single"/>
          <w:rtl/>
        </w:rPr>
        <w:t>חברה המפעילה</w:t>
      </w:r>
    </w:p>
    <w:p w14:paraId="6F81A7B1" w14:textId="6E0080F5" w:rsidR="00207118" w:rsidRDefault="00207118" w:rsidP="00205526">
      <w:pPr>
        <w:numPr>
          <w:ilvl w:val="0"/>
          <w:numId w:val="4"/>
        </w:numPr>
        <w:spacing w:line="276" w:lineRule="auto"/>
        <w:jc w:val="both"/>
        <w:rPr>
          <w:rtl/>
        </w:rPr>
      </w:pPr>
      <w:r>
        <w:rPr>
          <w:rFonts w:hint="cs"/>
          <w:rtl/>
        </w:rPr>
        <w:t xml:space="preserve">הצעת הסל לאוכלוסיות נוספות, כמו עצמאיים בעלי תפקוד </w:t>
      </w:r>
      <w:del w:id="112" w:author="btl" w:date="2025-04-07T16:22:00Z">
        <w:r w:rsidDel="001C1D1E">
          <w:rPr>
            <w:rFonts w:hint="cs"/>
            <w:rtl/>
          </w:rPr>
          <w:delText>נמוך</w:delText>
        </w:r>
      </w:del>
      <w:ins w:id="113" w:author="btl" w:date="2025-04-07T16:22:00Z">
        <w:r w:rsidR="001C1D1E">
          <w:rPr>
            <w:rFonts w:hint="cs"/>
            <w:rtl/>
          </w:rPr>
          <w:t>תקין</w:t>
        </w:r>
      </w:ins>
      <w:r>
        <w:rPr>
          <w:rFonts w:hint="cs"/>
          <w:rtl/>
        </w:rPr>
        <w:t>, או הכנסה גבוהה שאינם זכאים</w:t>
      </w:r>
    </w:p>
    <w:p w14:paraId="419940FC" w14:textId="5A167014" w:rsidR="00207118" w:rsidRDefault="00207118" w:rsidP="00205526">
      <w:pPr>
        <w:numPr>
          <w:ilvl w:val="0"/>
          <w:numId w:val="4"/>
        </w:numPr>
        <w:spacing w:line="276" w:lineRule="auto"/>
        <w:jc w:val="both"/>
      </w:pPr>
      <w:r>
        <w:rPr>
          <w:rFonts w:hint="cs"/>
          <w:rtl/>
        </w:rPr>
        <w:t>הצעת שירותים מעבר לזכאות הסל, מתוך סך השירותים ה</w:t>
      </w:r>
      <w:r w:rsidR="004508A9">
        <w:rPr>
          <w:rFonts w:hint="cs"/>
          <w:rtl/>
        </w:rPr>
        <w:t>מוצעים בסל, או מעבר</w:t>
      </w:r>
      <w:r w:rsidR="00C56694">
        <w:rPr>
          <w:rFonts w:hint="cs"/>
          <w:rtl/>
        </w:rPr>
        <w:t>, בהשתתפות עצמית של הזקן</w:t>
      </w:r>
      <w:ins w:id="114" w:author="btl" w:date="2025-04-07T16:23:00Z">
        <w:r w:rsidR="001C1D1E">
          <w:rPr>
            <w:rFonts w:hint="cs"/>
            <w:rtl/>
          </w:rPr>
          <w:t xml:space="preserve"> (בתנאי שלא יהיה שיווק וסכנת ניצול לרעה של הזקן- צריך לגדר כאן)</w:t>
        </w:r>
      </w:ins>
    </w:p>
    <w:p w14:paraId="1E31E260" w14:textId="77777777" w:rsidR="00F92649" w:rsidRDefault="00F92649" w:rsidP="00205526">
      <w:pPr>
        <w:spacing w:line="276" w:lineRule="auto"/>
        <w:ind w:left="360"/>
        <w:jc w:val="both"/>
      </w:pPr>
    </w:p>
    <w:p w14:paraId="227B8460" w14:textId="77777777" w:rsidR="00F92649" w:rsidRDefault="00F92649" w:rsidP="00205526">
      <w:pPr>
        <w:spacing w:line="276" w:lineRule="auto"/>
        <w:ind w:left="360"/>
        <w:jc w:val="both"/>
      </w:pPr>
    </w:p>
    <w:p w14:paraId="7527028D" w14:textId="35B63514" w:rsidR="00C56694" w:rsidRDefault="00C56694" w:rsidP="00205526">
      <w:pPr>
        <w:numPr>
          <w:ilvl w:val="0"/>
          <w:numId w:val="4"/>
        </w:numPr>
        <w:spacing w:line="276" w:lineRule="auto"/>
        <w:jc w:val="both"/>
      </w:pPr>
      <w:r>
        <w:rPr>
          <w:rFonts w:hint="cs"/>
          <w:rtl/>
        </w:rPr>
        <w:t xml:space="preserve">השקעת ספקים כדי </w:t>
      </w:r>
      <w:proofErr w:type="spellStart"/>
      <w:r>
        <w:rPr>
          <w:rFonts w:hint="cs"/>
          <w:rtl/>
        </w:rPr>
        <w:t>להכנס</w:t>
      </w:r>
      <w:proofErr w:type="spellEnd"/>
      <w:r>
        <w:rPr>
          <w:rFonts w:hint="cs"/>
          <w:rtl/>
        </w:rPr>
        <w:t xml:space="preserve"> לסל</w:t>
      </w:r>
      <w:ins w:id="115" w:author="btl" w:date="2025-04-07T16:23:00Z">
        <w:r w:rsidR="001C1D1E">
          <w:rPr>
            <w:rFonts w:hint="cs"/>
            <w:rtl/>
          </w:rPr>
          <w:t>- צריך להיות תלוי בדירוג שקיבלו מהלקוחות</w:t>
        </w:r>
      </w:ins>
      <w:ins w:id="116" w:author="btl" w:date="2025-04-07T16:24:00Z">
        <w:r w:rsidR="001C1D1E">
          <w:rPr>
            <w:rFonts w:hint="cs"/>
            <w:rtl/>
          </w:rPr>
          <w:t xml:space="preserve"> לאיכות השירות ולמדידה של מניעה.</w:t>
        </w:r>
      </w:ins>
    </w:p>
    <w:p w14:paraId="5086AA12" w14:textId="11453574" w:rsidR="00F92649" w:rsidRDefault="00F92649" w:rsidP="00205526">
      <w:pPr>
        <w:numPr>
          <w:ilvl w:val="0"/>
          <w:numId w:val="4"/>
        </w:numPr>
        <w:spacing w:line="276" w:lineRule="auto"/>
        <w:jc w:val="both"/>
      </w:pPr>
      <w:r>
        <w:rPr>
          <w:rFonts w:hint="cs"/>
          <w:rtl/>
        </w:rPr>
        <w:t xml:space="preserve">בניית מועדון לקוחות, </w:t>
      </w:r>
      <w:r>
        <w:t>VIP</w:t>
      </w:r>
    </w:p>
    <w:p w14:paraId="45B069F8" w14:textId="77777777" w:rsidR="00C56694" w:rsidRDefault="00C56694" w:rsidP="00205526">
      <w:pPr>
        <w:spacing w:line="276" w:lineRule="auto"/>
        <w:ind w:left="720"/>
        <w:jc w:val="both"/>
      </w:pPr>
    </w:p>
    <w:p w14:paraId="56837BB3" w14:textId="77777777" w:rsidR="004508A9" w:rsidRDefault="004508A9" w:rsidP="00205526">
      <w:pPr>
        <w:pStyle w:val="a9"/>
        <w:spacing w:after="0" w:line="240" w:lineRule="auto"/>
        <w:jc w:val="both"/>
        <w:rPr>
          <w:rtl/>
        </w:rPr>
      </w:pPr>
    </w:p>
    <w:p w14:paraId="722FE8B5" w14:textId="77777777" w:rsidR="004508A9" w:rsidRDefault="004508A9" w:rsidP="00205526">
      <w:pPr>
        <w:spacing w:after="0" w:line="240" w:lineRule="auto"/>
        <w:jc w:val="both"/>
        <w:rPr>
          <w:rtl/>
        </w:rPr>
      </w:pPr>
    </w:p>
    <w:p w14:paraId="541C38AD" w14:textId="0CD2A2A9" w:rsidR="00207118" w:rsidRPr="006F60B6" w:rsidDel="001C1D1E" w:rsidRDefault="00207118" w:rsidP="00205526">
      <w:pPr>
        <w:spacing w:after="0" w:line="240" w:lineRule="auto"/>
        <w:jc w:val="both"/>
        <w:rPr>
          <w:del w:id="117" w:author="btl" w:date="2025-04-07T16:26:00Z"/>
        </w:rPr>
      </w:pPr>
    </w:p>
    <w:p w14:paraId="7FC7529B" w14:textId="77777777" w:rsidR="006F60B6" w:rsidRDefault="006F60B6" w:rsidP="00205526">
      <w:pPr>
        <w:spacing w:after="0" w:line="240" w:lineRule="auto"/>
        <w:jc w:val="both"/>
        <w:rPr>
          <w:b/>
          <w:bCs/>
          <w:color w:val="156082" w:themeColor="accent1"/>
          <w:rtl/>
        </w:rPr>
      </w:pPr>
      <w:r w:rsidRPr="006F60B6">
        <w:rPr>
          <w:b/>
          <w:bCs/>
          <w:color w:val="156082" w:themeColor="accent1"/>
          <w:rtl/>
        </w:rPr>
        <w:t>נקודות לדיון</w:t>
      </w:r>
    </w:p>
    <w:p w14:paraId="0B2A14FE" w14:textId="77777777" w:rsidR="004508A9" w:rsidRPr="006F60B6" w:rsidRDefault="004508A9" w:rsidP="00205526">
      <w:pPr>
        <w:spacing w:after="0" w:line="240" w:lineRule="auto"/>
        <w:jc w:val="both"/>
        <w:rPr>
          <w:b/>
          <w:bCs/>
          <w:color w:val="156082" w:themeColor="accent1"/>
        </w:rPr>
      </w:pPr>
    </w:p>
    <w:p w14:paraId="1CB9105A" w14:textId="3D77DA44" w:rsidR="006F60B6" w:rsidRPr="006F60B6" w:rsidRDefault="00207118" w:rsidP="00205526">
      <w:pPr>
        <w:spacing w:line="276" w:lineRule="auto"/>
        <w:jc w:val="both"/>
      </w:pPr>
      <w:r>
        <w:rPr>
          <w:rFonts w:hint="cs"/>
          <w:rtl/>
        </w:rPr>
        <w:t xml:space="preserve">1. גיבוש </w:t>
      </w:r>
      <w:r w:rsidR="006F60B6" w:rsidRPr="006F60B6">
        <w:rPr>
          <w:rtl/>
        </w:rPr>
        <w:t xml:space="preserve">המלצה שלנו לחלופה לביצוע הפיילוט. האם להגיש את הצעת הפיילוט עם שתי החלופות 1/2 , או שנמליץ על חלופה </w:t>
      </w:r>
      <w:proofErr w:type="spellStart"/>
      <w:r w:rsidR="006F60B6" w:rsidRPr="006F60B6">
        <w:rPr>
          <w:rtl/>
        </w:rPr>
        <w:t>מסויימת</w:t>
      </w:r>
      <w:proofErr w:type="spellEnd"/>
      <w:r w:rsidR="006F60B6" w:rsidRPr="006F60B6">
        <w:t>. </w:t>
      </w:r>
      <w:ins w:id="118" w:author="btl" w:date="2025-04-07T16:26:00Z">
        <w:r w:rsidR="001C1D1E">
          <w:rPr>
            <w:rFonts w:hint="cs"/>
            <w:rtl/>
          </w:rPr>
          <w:t xml:space="preserve"> בעיני לתת </w:t>
        </w:r>
        <w:proofErr w:type="spellStart"/>
        <w:r w:rsidR="001C1D1E">
          <w:rPr>
            <w:rFonts w:hint="cs"/>
            <w:rtl/>
          </w:rPr>
          <w:t>לבטלא</w:t>
        </w:r>
        <w:proofErr w:type="spellEnd"/>
        <w:r w:rsidR="001C1D1E">
          <w:rPr>
            <w:rFonts w:hint="cs"/>
            <w:rtl/>
          </w:rPr>
          <w:t xml:space="preserve"> להכריע אם כן ואיך..</w:t>
        </w:r>
      </w:ins>
    </w:p>
    <w:p w14:paraId="02B512E8" w14:textId="467AA02B" w:rsidR="006F60B6" w:rsidRDefault="00207118" w:rsidP="00205526">
      <w:pPr>
        <w:spacing w:line="276" w:lineRule="auto"/>
        <w:jc w:val="both"/>
        <w:rPr>
          <w:rtl/>
        </w:rPr>
      </w:pPr>
      <w:r>
        <w:rPr>
          <w:rFonts w:hint="cs"/>
          <w:rtl/>
        </w:rPr>
        <w:t>2. אם</w:t>
      </w:r>
      <w:r w:rsidR="006F60B6" w:rsidRPr="006F60B6">
        <w:rPr>
          <w:rtl/>
        </w:rPr>
        <w:t xml:space="preserve"> הולכים על חלופה 2 - האם האזרח הזכאי בוחר, ויכול שלא לבחור למשל בסל אישי, או שאנחנו "מחייבים" סל אישי</w:t>
      </w:r>
      <w:r w:rsidR="006F60B6" w:rsidRPr="006F60B6">
        <w:t>.</w:t>
      </w:r>
      <w:ins w:id="119" w:author="btl" w:date="2025-04-07T16:26:00Z">
        <w:r w:rsidR="001C1D1E">
          <w:rPr>
            <w:rFonts w:hint="cs"/>
            <w:rtl/>
          </w:rPr>
          <w:t xml:space="preserve"> החלטה </w:t>
        </w:r>
        <w:proofErr w:type="spellStart"/>
        <w:r w:rsidR="001C1D1E">
          <w:rPr>
            <w:rFonts w:hint="cs"/>
            <w:rtl/>
          </w:rPr>
          <w:t>בבטלא</w:t>
        </w:r>
      </w:ins>
      <w:proofErr w:type="spellEnd"/>
    </w:p>
    <w:p w14:paraId="485C74A5" w14:textId="0312D8AA" w:rsidR="004508A9" w:rsidRPr="004508A9" w:rsidRDefault="004508A9" w:rsidP="00205526">
      <w:pPr>
        <w:spacing w:line="276" w:lineRule="auto"/>
        <w:jc w:val="both"/>
        <w:rPr>
          <w:u w:val="single"/>
          <w:rtl/>
        </w:rPr>
      </w:pPr>
      <w:r w:rsidRPr="004508A9">
        <w:rPr>
          <w:rFonts w:hint="cs"/>
          <w:u w:val="single"/>
          <w:rtl/>
        </w:rPr>
        <w:t>סל אישי</w:t>
      </w:r>
    </w:p>
    <w:p w14:paraId="1F1631BD" w14:textId="7B13F2FA" w:rsidR="004508A9" w:rsidRDefault="004508A9" w:rsidP="00205526">
      <w:pPr>
        <w:spacing w:line="276" w:lineRule="auto"/>
        <w:jc w:val="both"/>
        <w:rPr>
          <w:rtl/>
        </w:rPr>
      </w:pPr>
      <w:r>
        <w:rPr>
          <w:rFonts w:hint="cs"/>
          <w:rtl/>
        </w:rPr>
        <w:t>3. האם הסל האישי שווה בקרב כל הרשויות, או שרשות יכולה להחליט מה מכניסה לסל, בהתאם לקריטריונים</w:t>
      </w:r>
      <w:ins w:id="120" w:author="btl" w:date="2025-04-07T16:26:00Z">
        <w:r w:rsidR="001C1D1E">
          <w:rPr>
            <w:rFonts w:hint="cs"/>
            <w:rtl/>
          </w:rPr>
          <w:t>. דובר על שירו</w:t>
        </w:r>
      </w:ins>
      <w:ins w:id="121" w:author="btl" w:date="2025-04-07T16:27:00Z">
        <w:r w:rsidR="001C1D1E">
          <w:rPr>
            <w:rFonts w:hint="cs"/>
            <w:rtl/>
          </w:rPr>
          <w:t>תים בתצורה ארצית ומקומית ובכך מאפשרים לקדם שירות טוב גם אם עירייה בעייתית</w:t>
        </w:r>
      </w:ins>
      <w:r>
        <w:rPr>
          <w:rFonts w:hint="cs"/>
          <w:rtl/>
        </w:rPr>
        <w:t xml:space="preserve"> </w:t>
      </w:r>
    </w:p>
    <w:p w14:paraId="6E1F3A0F" w14:textId="7EAD6D6A" w:rsidR="004508A9" w:rsidRDefault="004508A9" w:rsidP="00205526">
      <w:pPr>
        <w:spacing w:line="276" w:lineRule="auto"/>
        <w:jc w:val="both"/>
        <w:rPr>
          <w:rtl/>
        </w:rPr>
      </w:pPr>
      <w:r>
        <w:rPr>
          <w:rFonts w:hint="cs"/>
          <w:rtl/>
        </w:rPr>
        <w:t>4. האם רשות יכולה להוסיף עוד שירותים, ולגבות עבורם כסף</w:t>
      </w:r>
      <w:ins w:id="122" w:author="btl" w:date="2025-04-07T16:27:00Z">
        <w:r w:rsidR="001C1D1E">
          <w:rPr>
            <w:rFonts w:hint="cs"/>
            <w:rtl/>
          </w:rPr>
          <w:t xml:space="preserve">- צריך לחשוב איך לאפשר שירותים נוספים אך שלא לערבב בצורה שתגרור בעיות </w:t>
        </w:r>
        <w:proofErr w:type="spellStart"/>
        <w:r w:rsidR="001C1D1E">
          <w:rPr>
            <w:rFonts w:hint="cs"/>
            <w:rtl/>
          </w:rPr>
          <w:t>אחכ</w:t>
        </w:r>
        <w:proofErr w:type="spellEnd"/>
        <w:r w:rsidR="001C1D1E">
          <w:rPr>
            <w:rFonts w:hint="cs"/>
            <w:rtl/>
          </w:rPr>
          <w:t>..</w:t>
        </w:r>
      </w:ins>
    </w:p>
    <w:p w14:paraId="463D92B9" w14:textId="53178058" w:rsidR="002700AE" w:rsidRPr="002700AE" w:rsidRDefault="002700AE" w:rsidP="00205526">
      <w:pPr>
        <w:spacing w:line="276" w:lineRule="auto"/>
        <w:jc w:val="both"/>
        <w:rPr>
          <w:rtl/>
        </w:rPr>
      </w:pPr>
      <w:r>
        <w:rPr>
          <w:rFonts w:hint="cs"/>
          <w:rtl/>
        </w:rPr>
        <w:t xml:space="preserve">5. </w:t>
      </w:r>
      <w:r w:rsidRPr="006F60B6">
        <w:rPr>
          <w:rtl/>
        </w:rPr>
        <w:t xml:space="preserve">האם השירותים המוצעים </w:t>
      </w:r>
      <w:r>
        <w:rPr>
          <w:rFonts w:hint="cs"/>
          <w:rtl/>
        </w:rPr>
        <w:t xml:space="preserve">בסל </w:t>
      </w:r>
      <w:r w:rsidRPr="006F60B6">
        <w:rPr>
          <w:rtl/>
        </w:rPr>
        <w:t xml:space="preserve">הינם כאלה שכבר מתאימים לזכאי, או </w:t>
      </w:r>
      <w:proofErr w:type="spellStart"/>
      <w:r w:rsidRPr="006F60B6">
        <w:rPr>
          <w:rtl/>
        </w:rPr>
        <w:t>שהכל</w:t>
      </w:r>
      <w:proofErr w:type="spellEnd"/>
      <w:r w:rsidRPr="006F60B6">
        <w:rPr>
          <w:rtl/>
        </w:rPr>
        <w:t xml:space="preserve"> מופיע, והוא יכול לבחור (בהמלצה של המתאמת האישית)</w:t>
      </w:r>
      <w:ins w:id="123" w:author="btl" w:date="2025-04-07T16:28:00Z">
        <w:r w:rsidR="001C1D1E">
          <w:rPr>
            <w:rFonts w:hint="cs"/>
            <w:rtl/>
          </w:rPr>
          <w:t>. מתאימים</w:t>
        </w:r>
      </w:ins>
    </w:p>
    <w:p w14:paraId="4197B169" w14:textId="1D41847C" w:rsidR="004508A9" w:rsidRDefault="002700AE" w:rsidP="00205526">
      <w:pPr>
        <w:spacing w:line="276" w:lineRule="auto"/>
        <w:jc w:val="both"/>
        <w:rPr>
          <w:rtl/>
        </w:rPr>
      </w:pPr>
      <w:r>
        <w:rPr>
          <w:rFonts w:hint="cs"/>
          <w:rtl/>
        </w:rPr>
        <w:lastRenderedPageBreak/>
        <w:t>6.</w:t>
      </w:r>
      <w:r w:rsidR="004508A9">
        <w:rPr>
          <w:rFonts w:hint="cs"/>
          <w:rtl/>
        </w:rPr>
        <w:t xml:space="preserve"> האם הזכאי יכול לשלם כסף נוסף ולצרוך שירותים נוספים</w:t>
      </w:r>
      <w:ins w:id="124" w:author="btl" w:date="2025-04-07T16:28:00Z">
        <w:r w:rsidR="001C1D1E">
          <w:rPr>
            <w:rFonts w:hint="cs"/>
            <w:rtl/>
          </w:rPr>
          <w:t>. בעיני כן, אך צריך להגדיר בפיילוט</w:t>
        </w:r>
      </w:ins>
    </w:p>
    <w:p w14:paraId="64183F97" w14:textId="7AB5CD2D" w:rsidR="004508A9" w:rsidRDefault="004508A9" w:rsidP="00205526">
      <w:pPr>
        <w:spacing w:line="276" w:lineRule="auto"/>
        <w:jc w:val="both"/>
        <w:rPr>
          <w:u w:val="single"/>
          <w:rtl/>
        </w:rPr>
      </w:pPr>
      <w:r w:rsidRPr="004508A9">
        <w:rPr>
          <w:rFonts w:hint="cs"/>
          <w:u w:val="single"/>
          <w:rtl/>
        </w:rPr>
        <w:t>בחירת הרשויות</w:t>
      </w:r>
    </w:p>
    <w:p w14:paraId="32A3EF70" w14:textId="3691B1F2" w:rsidR="004508A9" w:rsidRPr="004508A9" w:rsidRDefault="002700AE" w:rsidP="00205526">
      <w:pPr>
        <w:spacing w:line="276" w:lineRule="auto"/>
        <w:jc w:val="both"/>
        <w:rPr>
          <w:rtl/>
        </w:rPr>
      </w:pPr>
      <w:r>
        <w:rPr>
          <w:rFonts w:hint="cs"/>
          <w:rtl/>
        </w:rPr>
        <w:t>7</w:t>
      </w:r>
      <w:r w:rsidR="004508A9" w:rsidRPr="004508A9">
        <w:rPr>
          <w:rFonts w:hint="cs"/>
          <w:rtl/>
        </w:rPr>
        <w:t>. האם אנחנו יכולים להחליט/להמליץ, או שצריך גורמים נוספים</w:t>
      </w:r>
      <w:ins w:id="125" w:author="btl" w:date="2025-04-07T16:28:00Z">
        <w:r w:rsidR="005A405F">
          <w:rPr>
            <w:rFonts w:hint="cs"/>
            <w:rtl/>
          </w:rPr>
          <w:t xml:space="preserve">- המערכת צריכה להמליץ למתאמת ולזכאי על בסיס קריטריונים ואלגוריתם </w:t>
        </w:r>
      </w:ins>
      <w:ins w:id="126" w:author="btl" w:date="2025-04-07T16:29:00Z">
        <w:r w:rsidR="005A405F">
          <w:rPr>
            <w:rFonts w:hint="cs"/>
            <w:rtl/>
          </w:rPr>
          <w:t>שקוף- התאמה לפרופיל ומניעה</w:t>
        </w:r>
      </w:ins>
    </w:p>
    <w:p w14:paraId="26280316" w14:textId="0DDF2605" w:rsidR="004508A9" w:rsidRDefault="002700AE" w:rsidP="00205526">
      <w:pPr>
        <w:spacing w:line="276" w:lineRule="auto"/>
        <w:jc w:val="both"/>
        <w:rPr>
          <w:rtl/>
        </w:rPr>
      </w:pPr>
      <w:r>
        <w:rPr>
          <w:rFonts w:hint="cs"/>
          <w:rtl/>
        </w:rPr>
        <w:t>8</w:t>
      </w:r>
      <w:r w:rsidR="004508A9" w:rsidRPr="004508A9">
        <w:rPr>
          <w:rFonts w:hint="cs"/>
          <w:rtl/>
        </w:rPr>
        <w:t>. פנייה לרשויות פוטנציאליות</w:t>
      </w:r>
      <w:ins w:id="127" w:author="btl" w:date="2025-04-07T16:29:00Z">
        <w:r w:rsidR="005A405F">
          <w:rPr>
            <w:rFonts w:hint="cs"/>
            <w:rtl/>
          </w:rPr>
          <w:t xml:space="preserve">- החלטה עם </w:t>
        </w:r>
        <w:proofErr w:type="spellStart"/>
        <w:r w:rsidR="005A405F">
          <w:rPr>
            <w:rFonts w:hint="cs"/>
            <w:rtl/>
          </w:rPr>
          <w:t>השותפי</w:t>
        </w:r>
        <w:proofErr w:type="spellEnd"/>
        <w:r w:rsidR="005A405F">
          <w:rPr>
            <w:rFonts w:hint="cs"/>
            <w:rtl/>
          </w:rPr>
          <w:t xml:space="preserve"> רגולציה ומימון</w:t>
        </w:r>
      </w:ins>
    </w:p>
    <w:p w14:paraId="79843FB3" w14:textId="01271B70" w:rsidR="004508A9" w:rsidRPr="004508A9" w:rsidRDefault="004508A9" w:rsidP="00205526">
      <w:pPr>
        <w:spacing w:line="276" w:lineRule="auto"/>
        <w:jc w:val="both"/>
        <w:rPr>
          <w:u w:val="single"/>
          <w:rtl/>
        </w:rPr>
      </w:pPr>
      <w:r w:rsidRPr="004508A9">
        <w:rPr>
          <w:rFonts w:hint="cs"/>
          <w:u w:val="single"/>
          <w:rtl/>
        </w:rPr>
        <w:t>ביצוע הפיילוט</w:t>
      </w:r>
    </w:p>
    <w:p w14:paraId="3DE33DD1" w14:textId="27538680" w:rsidR="004508A9" w:rsidRDefault="002700AE" w:rsidP="00205526">
      <w:pPr>
        <w:spacing w:line="276" w:lineRule="auto"/>
        <w:jc w:val="both"/>
        <w:rPr>
          <w:rtl/>
        </w:rPr>
      </w:pPr>
      <w:r>
        <w:rPr>
          <w:rFonts w:hint="cs"/>
          <w:rtl/>
        </w:rPr>
        <w:t>9</w:t>
      </w:r>
      <w:r w:rsidR="004508A9">
        <w:rPr>
          <w:rFonts w:hint="cs"/>
          <w:rtl/>
        </w:rPr>
        <w:t>. תקופת הפיילוט</w:t>
      </w:r>
      <w:ins w:id="128" w:author="btl" w:date="2025-04-07T16:29:00Z">
        <w:r w:rsidR="005A405F">
          <w:rPr>
            <w:rFonts w:hint="cs"/>
            <w:rtl/>
          </w:rPr>
          <w:t xml:space="preserve"> עד שנה</w:t>
        </w:r>
      </w:ins>
    </w:p>
    <w:p w14:paraId="3B98F381" w14:textId="38EB2D40" w:rsidR="004508A9" w:rsidRDefault="002700AE" w:rsidP="00205526">
      <w:pPr>
        <w:spacing w:line="276" w:lineRule="auto"/>
        <w:jc w:val="both"/>
        <w:rPr>
          <w:rtl/>
        </w:rPr>
      </w:pPr>
      <w:r>
        <w:rPr>
          <w:rFonts w:hint="cs"/>
          <w:rtl/>
        </w:rPr>
        <w:t>10</w:t>
      </w:r>
      <w:r w:rsidR="004508A9">
        <w:rPr>
          <w:rFonts w:hint="cs"/>
          <w:rtl/>
        </w:rPr>
        <w:t>. מדדי הצלחה</w:t>
      </w:r>
      <w:ins w:id="129" w:author="btl" w:date="2025-04-07T16:29:00Z">
        <w:r w:rsidR="005A405F">
          <w:rPr>
            <w:rFonts w:hint="cs"/>
            <w:rtl/>
          </w:rPr>
          <w:t xml:space="preserve">- </w:t>
        </w:r>
      </w:ins>
    </w:p>
    <w:p w14:paraId="27B78224" w14:textId="4B060FFA" w:rsidR="004508A9" w:rsidRDefault="004508A9" w:rsidP="00205526">
      <w:pPr>
        <w:spacing w:line="276" w:lineRule="auto"/>
        <w:jc w:val="both"/>
        <w:rPr>
          <w:rtl/>
        </w:rPr>
      </w:pPr>
      <w:r>
        <w:rPr>
          <w:rFonts w:hint="cs"/>
          <w:rtl/>
        </w:rPr>
        <w:t>1</w:t>
      </w:r>
      <w:r w:rsidR="002700AE">
        <w:rPr>
          <w:rFonts w:hint="cs"/>
          <w:rtl/>
        </w:rPr>
        <w:t>1</w:t>
      </w:r>
      <w:r>
        <w:rPr>
          <w:rFonts w:hint="cs"/>
          <w:rtl/>
        </w:rPr>
        <w:t>. קביעת לוז להתנעה</w:t>
      </w:r>
    </w:p>
    <w:p w14:paraId="482EAD57" w14:textId="38762F7B" w:rsidR="004508A9" w:rsidRDefault="004508A9" w:rsidP="00205526">
      <w:pPr>
        <w:spacing w:line="276" w:lineRule="auto"/>
        <w:jc w:val="both"/>
        <w:rPr>
          <w:u w:val="single"/>
          <w:rtl/>
        </w:rPr>
      </w:pPr>
      <w:r w:rsidRPr="004508A9">
        <w:rPr>
          <w:rFonts w:hint="cs"/>
          <w:u w:val="single"/>
          <w:rtl/>
        </w:rPr>
        <w:t>תקציב לביצוע הפיילוט</w:t>
      </w:r>
    </w:p>
    <w:p w14:paraId="0860E234" w14:textId="77777777" w:rsidR="002700AE" w:rsidRPr="004508A9" w:rsidRDefault="002700AE" w:rsidP="00205526">
      <w:pPr>
        <w:spacing w:line="276" w:lineRule="auto"/>
        <w:jc w:val="both"/>
        <w:rPr>
          <w:u w:val="single"/>
          <w:rtl/>
        </w:rPr>
      </w:pPr>
    </w:p>
    <w:p w14:paraId="7B8DAB59" w14:textId="77777777" w:rsidR="00451454" w:rsidRDefault="00451454" w:rsidP="00205526">
      <w:pPr>
        <w:spacing w:line="276" w:lineRule="auto"/>
        <w:jc w:val="both"/>
        <w:rPr>
          <w:rtl/>
        </w:rPr>
      </w:pPr>
    </w:p>
    <w:p w14:paraId="6C40402E" w14:textId="77777777" w:rsidR="00451454" w:rsidRDefault="00451454" w:rsidP="00205526">
      <w:pPr>
        <w:spacing w:line="276" w:lineRule="auto"/>
        <w:jc w:val="both"/>
      </w:pPr>
    </w:p>
    <w:sectPr w:rsidR="00451454" w:rsidSect="009B5786">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17D5" w14:textId="77777777" w:rsidR="009B4765" w:rsidRDefault="009B4765" w:rsidP="003575F0">
      <w:pPr>
        <w:spacing w:after="0" w:line="240" w:lineRule="auto"/>
      </w:pPr>
      <w:r>
        <w:separator/>
      </w:r>
    </w:p>
  </w:endnote>
  <w:endnote w:type="continuationSeparator" w:id="0">
    <w:p w14:paraId="6914A986" w14:textId="77777777" w:rsidR="009B4765" w:rsidRDefault="009B4765" w:rsidP="00357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69E1E" w14:textId="77777777" w:rsidR="009B4765" w:rsidRDefault="009B4765" w:rsidP="003575F0">
      <w:pPr>
        <w:spacing w:after="0" w:line="240" w:lineRule="auto"/>
      </w:pPr>
      <w:r>
        <w:separator/>
      </w:r>
    </w:p>
  </w:footnote>
  <w:footnote w:type="continuationSeparator" w:id="0">
    <w:p w14:paraId="072A2C59" w14:textId="77777777" w:rsidR="009B4765" w:rsidRDefault="009B4765" w:rsidP="00357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70913" w14:textId="7E549F2E" w:rsidR="00C56694" w:rsidRDefault="00C56694" w:rsidP="00C56694">
    <w:pPr>
      <w:pStyle w:val="ae"/>
      <w:ind w:left="3767" w:firstLine="4153"/>
    </w:pPr>
    <w:r w:rsidRPr="00C56694">
      <w:rPr>
        <w:rFonts w:ascii="Calibri" w:eastAsia="Calibri" w:hAnsi="Calibri" w:cs="David"/>
        <w:noProof/>
        <w:kern w:val="0"/>
        <w14:ligatures w14:val="none"/>
      </w:rPr>
      <w:drawing>
        <wp:inline distT="0" distB="0" distL="0" distR="0" wp14:anchorId="0F6B9A34" wp14:editId="2E078559">
          <wp:extent cx="1001192" cy="514350"/>
          <wp:effectExtent l="0" t="0" r="889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a:blip r:embed="rId1">
                    <a:extLst>
                      <a:ext uri="{28A0092B-C50C-407E-A947-70E740481C1C}">
                        <a14:useLocalDpi xmlns:a14="http://schemas.microsoft.com/office/drawing/2010/main" val="0"/>
                      </a:ext>
                    </a:extLst>
                  </a:blip>
                  <a:stretch>
                    <a:fillRect/>
                  </a:stretch>
                </pic:blipFill>
                <pic:spPr>
                  <a:xfrm>
                    <a:off x="0" y="0"/>
                    <a:ext cx="1016544" cy="5222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E466C"/>
    <w:multiLevelType w:val="multilevel"/>
    <w:tmpl w:val="A6A6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71FF0"/>
    <w:multiLevelType w:val="multilevel"/>
    <w:tmpl w:val="ED1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E0333"/>
    <w:multiLevelType w:val="multilevel"/>
    <w:tmpl w:val="DB9A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D1104"/>
    <w:multiLevelType w:val="multilevel"/>
    <w:tmpl w:val="F228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1131D"/>
    <w:multiLevelType w:val="hybridMultilevel"/>
    <w:tmpl w:val="AC605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0C3330"/>
    <w:multiLevelType w:val="multilevel"/>
    <w:tmpl w:val="D270C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60170"/>
    <w:multiLevelType w:val="hybridMultilevel"/>
    <w:tmpl w:val="340296E0"/>
    <w:lvl w:ilvl="0" w:tplc="8E5036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5E51E5"/>
    <w:multiLevelType w:val="hybridMultilevel"/>
    <w:tmpl w:val="C068FA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8523C"/>
    <w:multiLevelType w:val="hybridMultilevel"/>
    <w:tmpl w:val="397E24A4"/>
    <w:lvl w:ilvl="0" w:tplc="04090003">
      <w:start w:val="1"/>
      <w:numFmt w:val="bullet"/>
      <w:lvlText w:val="o"/>
      <w:lvlJc w:val="left"/>
      <w:pPr>
        <w:ind w:left="720" w:hanging="360"/>
      </w:pPr>
      <w:rPr>
        <w:rFonts w:ascii="Courier New" w:hAnsi="Courier New" w:cs="Courier New"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B7722A"/>
    <w:multiLevelType w:val="hybridMultilevel"/>
    <w:tmpl w:val="02CA64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6"/>
  </w:num>
  <w:num w:numId="7">
    <w:abstractNumId w:val="9"/>
  </w:num>
  <w:num w:numId="8">
    <w:abstractNumId w:val="7"/>
  </w:num>
  <w:num w:numId="9">
    <w:abstractNumId w:val="8"/>
  </w:num>
  <w:num w:numId="10">
    <w:abstractNumId w:val="2"/>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tl">
    <w15:presenceInfo w15:providerId="None" w15:userId="bt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54"/>
    <w:rsid w:val="00036780"/>
    <w:rsid w:val="00153D99"/>
    <w:rsid w:val="001C1D1E"/>
    <w:rsid w:val="001C3C2B"/>
    <w:rsid w:val="00202A49"/>
    <w:rsid w:val="00205526"/>
    <w:rsid w:val="00207118"/>
    <w:rsid w:val="00216CC9"/>
    <w:rsid w:val="00252A60"/>
    <w:rsid w:val="002700AE"/>
    <w:rsid w:val="003575F0"/>
    <w:rsid w:val="004508A9"/>
    <w:rsid w:val="00451454"/>
    <w:rsid w:val="004C4FCD"/>
    <w:rsid w:val="005A405F"/>
    <w:rsid w:val="006F60B6"/>
    <w:rsid w:val="009B4765"/>
    <w:rsid w:val="009B5786"/>
    <w:rsid w:val="00A60F53"/>
    <w:rsid w:val="00AA591D"/>
    <w:rsid w:val="00B55117"/>
    <w:rsid w:val="00C56694"/>
    <w:rsid w:val="00CE60E0"/>
    <w:rsid w:val="00F926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2970"/>
  <w15:chartTrackingRefBased/>
  <w15:docId w15:val="{BA4DB24D-F883-4456-BB23-EC14B833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0AE"/>
    <w:pPr>
      <w:bidi/>
    </w:pPr>
  </w:style>
  <w:style w:type="paragraph" w:styleId="1">
    <w:name w:val="heading 1"/>
    <w:basedOn w:val="a"/>
    <w:next w:val="a"/>
    <w:link w:val="10"/>
    <w:uiPriority w:val="9"/>
    <w:qFormat/>
    <w:rsid w:val="00451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1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14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14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14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14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14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14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14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5145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514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5145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51454"/>
    <w:rPr>
      <w:rFonts w:eastAsiaTheme="majorEastAsia" w:cstheme="majorBidi"/>
      <w:i/>
      <w:iCs/>
      <w:color w:val="0F4761" w:themeColor="accent1" w:themeShade="BF"/>
    </w:rPr>
  </w:style>
  <w:style w:type="character" w:customStyle="1" w:styleId="50">
    <w:name w:val="כותרת 5 תו"/>
    <w:basedOn w:val="a0"/>
    <w:link w:val="5"/>
    <w:uiPriority w:val="9"/>
    <w:semiHidden/>
    <w:rsid w:val="00451454"/>
    <w:rPr>
      <w:rFonts w:eastAsiaTheme="majorEastAsia" w:cstheme="majorBidi"/>
      <w:color w:val="0F4761" w:themeColor="accent1" w:themeShade="BF"/>
    </w:rPr>
  </w:style>
  <w:style w:type="character" w:customStyle="1" w:styleId="60">
    <w:name w:val="כותרת 6 תו"/>
    <w:basedOn w:val="a0"/>
    <w:link w:val="6"/>
    <w:uiPriority w:val="9"/>
    <w:semiHidden/>
    <w:rsid w:val="00451454"/>
    <w:rPr>
      <w:rFonts w:eastAsiaTheme="majorEastAsia" w:cstheme="majorBidi"/>
      <w:i/>
      <w:iCs/>
      <w:color w:val="595959" w:themeColor="text1" w:themeTint="A6"/>
    </w:rPr>
  </w:style>
  <w:style w:type="character" w:customStyle="1" w:styleId="70">
    <w:name w:val="כותרת 7 תו"/>
    <w:basedOn w:val="a0"/>
    <w:link w:val="7"/>
    <w:uiPriority w:val="9"/>
    <w:semiHidden/>
    <w:rsid w:val="00451454"/>
    <w:rPr>
      <w:rFonts w:eastAsiaTheme="majorEastAsia" w:cstheme="majorBidi"/>
      <w:color w:val="595959" w:themeColor="text1" w:themeTint="A6"/>
    </w:rPr>
  </w:style>
  <w:style w:type="character" w:customStyle="1" w:styleId="80">
    <w:name w:val="כותרת 8 תו"/>
    <w:basedOn w:val="a0"/>
    <w:link w:val="8"/>
    <w:uiPriority w:val="9"/>
    <w:semiHidden/>
    <w:rsid w:val="00451454"/>
    <w:rPr>
      <w:rFonts w:eastAsiaTheme="majorEastAsia" w:cstheme="majorBidi"/>
      <w:i/>
      <w:iCs/>
      <w:color w:val="272727" w:themeColor="text1" w:themeTint="D8"/>
    </w:rPr>
  </w:style>
  <w:style w:type="character" w:customStyle="1" w:styleId="90">
    <w:name w:val="כותרת 9 תו"/>
    <w:basedOn w:val="a0"/>
    <w:link w:val="9"/>
    <w:uiPriority w:val="9"/>
    <w:semiHidden/>
    <w:rsid w:val="00451454"/>
    <w:rPr>
      <w:rFonts w:eastAsiaTheme="majorEastAsia" w:cstheme="majorBidi"/>
      <w:color w:val="272727" w:themeColor="text1" w:themeTint="D8"/>
    </w:rPr>
  </w:style>
  <w:style w:type="paragraph" w:styleId="a3">
    <w:name w:val="Title"/>
    <w:basedOn w:val="a"/>
    <w:next w:val="a"/>
    <w:link w:val="a4"/>
    <w:uiPriority w:val="10"/>
    <w:qFormat/>
    <w:rsid w:val="00451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514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145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514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1454"/>
    <w:pPr>
      <w:spacing w:before="160"/>
      <w:jc w:val="center"/>
    </w:pPr>
    <w:rPr>
      <w:i/>
      <w:iCs/>
      <w:color w:val="404040" w:themeColor="text1" w:themeTint="BF"/>
    </w:rPr>
  </w:style>
  <w:style w:type="character" w:customStyle="1" w:styleId="a8">
    <w:name w:val="ציטוט תו"/>
    <w:basedOn w:val="a0"/>
    <w:link w:val="a7"/>
    <w:uiPriority w:val="29"/>
    <w:rsid w:val="00451454"/>
    <w:rPr>
      <w:i/>
      <w:iCs/>
      <w:color w:val="404040" w:themeColor="text1" w:themeTint="BF"/>
    </w:rPr>
  </w:style>
  <w:style w:type="paragraph" w:styleId="a9">
    <w:name w:val="List Paragraph"/>
    <w:basedOn w:val="a"/>
    <w:uiPriority w:val="34"/>
    <w:qFormat/>
    <w:rsid w:val="00451454"/>
    <w:pPr>
      <w:ind w:left="720"/>
      <w:contextualSpacing/>
    </w:pPr>
  </w:style>
  <w:style w:type="character" w:styleId="aa">
    <w:name w:val="Intense Emphasis"/>
    <w:basedOn w:val="a0"/>
    <w:uiPriority w:val="21"/>
    <w:qFormat/>
    <w:rsid w:val="00451454"/>
    <w:rPr>
      <w:i/>
      <w:iCs/>
      <w:color w:val="0F4761" w:themeColor="accent1" w:themeShade="BF"/>
    </w:rPr>
  </w:style>
  <w:style w:type="paragraph" w:styleId="ab">
    <w:name w:val="Intense Quote"/>
    <w:basedOn w:val="a"/>
    <w:next w:val="a"/>
    <w:link w:val="ac"/>
    <w:uiPriority w:val="30"/>
    <w:qFormat/>
    <w:rsid w:val="00451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51454"/>
    <w:rPr>
      <w:i/>
      <w:iCs/>
      <w:color w:val="0F4761" w:themeColor="accent1" w:themeShade="BF"/>
    </w:rPr>
  </w:style>
  <w:style w:type="character" w:styleId="ad">
    <w:name w:val="Intense Reference"/>
    <w:basedOn w:val="a0"/>
    <w:uiPriority w:val="32"/>
    <w:qFormat/>
    <w:rsid w:val="00451454"/>
    <w:rPr>
      <w:b/>
      <w:bCs/>
      <w:smallCaps/>
      <w:color w:val="0F4761" w:themeColor="accent1" w:themeShade="BF"/>
      <w:spacing w:val="5"/>
    </w:rPr>
  </w:style>
  <w:style w:type="paragraph" w:styleId="ae">
    <w:name w:val="header"/>
    <w:basedOn w:val="a"/>
    <w:link w:val="af"/>
    <w:uiPriority w:val="99"/>
    <w:unhideWhenUsed/>
    <w:rsid w:val="003575F0"/>
    <w:pPr>
      <w:tabs>
        <w:tab w:val="center" w:pos="4153"/>
        <w:tab w:val="right" w:pos="8306"/>
      </w:tabs>
      <w:spacing w:after="0" w:line="240" w:lineRule="auto"/>
    </w:pPr>
  </w:style>
  <w:style w:type="character" w:customStyle="1" w:styleId="af">
    <w:name w:val="כותרת עליונה תו"/>
    <w:basedOn w:val="a0"/>
    <w:link w:val="ae"/>
    <w:uiPriority w:val="99"/>
    <w:rsid w:val="003575F0"/>
  </w:style>
  <w:style w:type="paragraph" w:styleId="af0">
    <w:name w:val="footer"/>
    <w:basedOn w:val="a"/>
    <w:link w:val="af1"/>
    <w:uiPriority w:val="99"/>
    <w:unhideWhenUsed/>
    <w:rsid w:val="003575F0"/>
    <w:pPr>
      <w:tabs>
        <w:tab w:val="center" w:pos="4153"/>
        <w:tab w:val="right" w:pos="8306"/>
      </w:tabs>
      <w:spacing w:after="0" w:line="240" w:lineRule="auto"/>
    </w:pPr>
  </w:style>
  <w:style w:type="character" w:customStyle="1" w:styleId="af1">
    <w:name w:val="כותרת תחתונה תו"/>
    <w:basedOn w:val="a0"/>
    <w:link w:val="af0"/>
    <w:uiPriority w:val="99"/>
    <w:rsid w:val="00357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781901">
      <w:bodyDiv w:val="1"/>
      <w:marLeft w:val="0"/>
      <w:marRight w:val="0"/>
      <w:marTop w:val="0"/>
      <w:marBottom w:val="0"/>
      <w:divBdr>
        <w:top w:val="none" w:sz="0" w:space="0" w:color="auto"/>
        <w:left w:val="none" w:sz="0" w:space="0" w:color="auto"/>
        <w:bottom w:val="none" w:sz="0" w:space="0" w:color="auto"/>
        <w:right w:val="none" w:sz="0" w:space="0" w:color="auto"/>
      </w:divBdr>
    </w:div>
    <w:div w:id="1961758573">
      <w:bodyDiv w:val="1"/>
      <w:marLeft w:val="0"/>
      <w:marRight w:val="0"/>
      <w:marTop w:val="0"/>
      <w:marBottom w:val="0"/>
      <w:divBdr>
        <w:top w:val="none" w:sz="0" w:space="0" w:color="auto"/>
        <w:left w:val="none" w:sz="0" w:space="0" w:color="auto"/>
        <w:bottom w:val="none" w:sz="0" w:space="0" w:color="auto"/>
        <w:right w:val="none" w:sz="0" w:space="0" w:color="auto"/>
      </w:divBdr>
      <w:divsChild>
        <w:div w:id="538662791">
          <w:marLeft w:val="0"/>
          <w:marRight w:val="0"/>
          <w:marTop w:val="0"/>
          <w:marBottom w:val="0"/>
          <w:divBdr>
            <w:top w:val="none" w:sz="0" w:space="0" w:color="auto"/>
            <w:left w:val="none" w:sz="0" w:space="0" w:color="auto"/>
            <w:bottom w:val="none" w:sz="0" w:space="0" w:color="auto"/>
            <w:right w:val="none" w:sz="0" w:space="0" w:color="auto"/>
          </w:divBdr>
        </w:div>
        <w:div w:id="1729841925">
          <w:marLeft w:val="0"/>
          <w:marRight w:val="0"/>
          <w:marTop w:val="0"/>
          <w:marBottom w:val="0"/>
          <w:divBdr>
            <w:top w:val="none" w:sz="0" w:space="0" w:color="auto"/>
            <w:left w:val="none" w:sz="0" w:space="0" w:color="auto"/>
            <w:bottom w:val="none" w:sz="0" w:space="0" w:color="auto"/>
            <w:right w:val="none" w:sz="0" w:space="0" w:color="auto"/>
          </w:divBdr>
        </w:div>
        <w:div w:id="618145195">
          <w:marLeft w:val="0"/>
          <w:marRight w:val="0"/>
          <w:marTop w:val="0"/>
          <w:marBottom w:val="0"/>
          <w:divBdr>
            <w:top w:val="none" w:sz="0" w:space="0" w:color="auto"/>
            <w:left w:val="none" w:sz="0" w:space="0" w:color="auto"/>
            <w:bottom w:val="none" w:sz="0" w:space="0" w:color="auto"/>
            <w:right w:val="none" w:sz="0" w:space="0" w:color="auto"/>
          </w:divBdr>
        </w:div>
        <w:div w:id="808327468">
          <w:marLeft w:val="0"/>
          <w:marRight w:val="0"/>
          <w:marTop w:val="0"/>
          <w:marBottom w:val="0"/>
          <w:divBdr>
            <w:top w:val="none" w:sz="0" w:space="0" w:color="auto"/>
            <w:left w:val="none" w:sz="0" w:space="0" w:color="auto"/>
            <w:bottom w:val="none" w:sz="0" w:space="0" w:color="auto"/>
            <w:right w:val="none" w:sz="0" w:space="0" w:color="auto"/>
          </w:divBdr>
        </w:div>
        <w:div w:id="728192156">
          <w:marLeft w:val="0"/>
          <w:marRight w:val="0"/>
          <w:marTop w:val="0"/>
          <w:marBottom w:val="0"/>
          <w:divBdr>
            <w:top w:val="none" w:sz="0" w:space="0" w:color="auto"/>
            <w:left w:val="none" w:sz="0" w:space="0" w:color="auto"/>
            <w:bottom w:val="none" w:sz="0" w:space="0" w:color="auto"/>
            <w:right w:val="none" w:sz="0" w:space="0" w:color="auto"/>
          </w:divBdr>
        </w:div>
        <w:div w:id="215819236">
          <w:marLeft w:val="0"/>
          <w:marRight w:val="0"/>
          <w:marTop w:val="0"/>
          <w:marBottom w:val="0"/>
          <w:divBdr>
            <w:top w:val="none" w:sz="0" w:space="0" w:color="auto"/>
            <w:left w:val="none" w:sz="0" w:space="0" w:color="auto"/>
            <w:bottom w:val="none" w:sz="0" w:space="0" w:color="auto"/>
            <w:right w:val="none" w:sz="0" w:space="0" w:color="auto"/>
          </w:divBdr>
        </w:div>
        <w:div w:id="1827893780">
          <w:marLeft w:val="0"/>
          <w:marRight w:val="0"/>
          <w:marTop w:val="0"/>
          <w:marBottom w:val="0"/>
          <w:divBdr>
            <w:top w:val="none" w:sz="0" w:space="0" w:color="auto"/>
            <w:left w:val="none" w:sz="0" w:space="0" w:color="auto"/>
            <w:bottom w:val="none" w:sz="0" w:space="0" w:color="auto"/>
            <w:right w:val="none" w:sz="0" w:space="0" w:color="auto"/>
          </w:divBdr>
        </w:div>
        <w:div w:id="492915843">
          <w:marLeft w:val="0"/>
          <w:marRight w:val="0"/>
          <w:marTop w:val="0"/>
          <w:marBottom w:val="0"/>
          <w:divBdr>
            <w:top w:val="none" w:sz="0" w:space="0" w:color="auto"/>
            <w:left w:val="none" w:sz="0" w:space="0" w:color="auto"/>
            <w:bottom w:val="none" w:sz="0" w:space="0" w:color="auto"/>
            <w:right w:val="none" w:sz="0" w:space="0" w:color="auto"/>
          </w:divBdr>
        </w:div>
        <w:div w:id="1791127418">
          <w:marLeft w:val="0"/>
          <w:marRight w:val="0"/>
          <w:marTop w:val="0"/>
          <w:marBottom w:val="0"/>
          <w:divBdr>
            <w:top w:val="none" w:sz="0" w:space="0" w:color="auto"/>
            <w:left w:val="none" w:sz="0" w:space="0" w:color="auto"/>
            <w:bottom w:val="none" w:sz="0" w:space="0" w:color="auto"/>
            <w:right w:val="none" w:sz="0" w:space="0" w:color="auto"/>
          </w:divBdr>
        </w:div>
        <w:div w:id="876431167">
          <w:marLeft w:val="0"/>
          <w:marRight w:val="0"/>
          <w:marTop w:val="0"/>
          <w:marBottom w:val="0"/>
          <w:divBdr>
            <w:top w:val="none" w:sz="0" w:space="0" w:color="auto"/>
            <w:left w:val="none" w:sz="0" w:space="0" w:color="auto"/>
            <w:bottom w:val="none" w:sz="0" w:space="0" w:color="auto"/>
            <w:right w:val="none" w:sz="0" w:space="0" w:color="auto"/>
          </w:divBdr>
        </w:div>
        <w:div w:id="1787118087">
          <w:marLeft w:val="0"/>
          <w:marRight w:val="0"/>
          <w:marTop w:val="0"/>
          <w:marBottom w:val="0"/>
          <w:divBdr>
            <w:top w:val="none" w:sz="0" w:space="0" w:color="auto"/>
            <w:left w:val="none" w:sz="0" w:space="0" w:color="auto"/>
            <w:bottom w:val="none" w:sz="0" w:space="0" w:color="auto"/>
            <w:right w:val="none" w:sz="0" w:space="0" w:color="auto"/>
          </w:divBdr>
        </w:div>
        <w:div w:id="797916630">
          <w:marLeft w:val="0"/>
          <w:marRight w:val="0"/>
          <w:marTop w:val="0"/>
          <w:marBottom w:val="0"/>
          <w:divBdr>
            <w:top w:val="none" w:sz="0" w:space="0" w:color="auto"/>
            <w:left w:val="none" w:sz="0" w:space="0" w:color="auto"/>
            <w:bottom w:val="none" w:sz="0" w:space="0" w:color="auto"/>
            <w:right w:val="none" w:sz="0" w:space="0" w:color="auto"/>
          </w:divBdr>
        </w:div>
        <w:div w:id="1460108182">
          <w:marLeft w:val="0"/>
          <w:marRight w:val="0"/>
          <w:marTop w:val="0"/>
          <w:marBottom w:val="0"/>
          <w:divBdr>
            <w:top w:val="none" w:sz="0" w:space="0" w:color="auto"/>
            <w:left w:val="none" w:sz="0" w:space="0" w:color="auto"/>
            <w:bottom w:val="none" w:sz="0" w:space="0" w:color="auto"/>
            <w:right w:val="none" w:sz="0" w:space="0" w:color="auto"/>
          </w:divBdr>
        </w:div>
        <w:div w:id="1638489238">
          <w:marLeft w:val="0"/>
          <w:marRight w:val="0"/>
          <w:marTop w:val="0"/>
          <w:marBottom w:val="0"/>
          <w:divBdr>
            <w:top w:val="none" w:sz="0" w:space="0" w:color="auto"/>
            <w:left w:val="none" w:sz="0" w:space="0" w:color="auto"/>
            <w:bottom w:val="none" w:sz="0" w:space="0" w:color="auto"/>
            <w:right w:val="none" w:sz="0" w:space="0" w:color="auto"/>
          </w:divBdr>
        </w:div>
        <w:div w:id="481427947">
          <w:marLeft w:val="0"/>
          <w:marRight w:val="0"/>
          <w:marTop w:val="0"/>
          <w:marBottom w:val="0"/>
          <w:divBdr>
            <w:top w:val="none" w:sz="0" w:space="0" w:color="auto"/>
            <w:left w:val="none" w:sz="0" w:space="0" w:color="auto"/>
            <w:bottom w:val="none" w:sz="0" w:space="0" w:color="auto"/>
            <w:right w:val="none" w:sz="0" w:space="0" w:color="auto"/>
          </w:divBdr>
        </w:div>
        <w:div w:id="284241803">
          <w:marLeft w:val="0"/>
          <w:marRight w:val="0"/>
          <w:marTop w:val="0"/>
          <w:marBottom w:val="0"/>
          <w:divBdr>
            <w:top w:val="none" w:sz="0" w:space="0" w:color="auto"/>
            <w:left w:val="none" w:sz="0" w:space="0" w:color="auto"/>
            <w:bottom w:val="none" w:sz="0" w:space="0" w:color="auto"/>
            <w:right w:val="none" w:sz="0" w:space="0" w:color="auto"/>
          </w:divBdr>
        </w:div>
        <w:div w:id="156845984">
          <w:marLeft w:val="0"/>
          <w:marRight w:val="0"/>
          <w:marTop w:val="0"/>
          <w:marBottom w:val="0"/>
          <w:divBdr>
            <w:top w:val="none" w:sz="0" w:space="0" w:color="auto"/>
            <w:left w:val="none" w:sz="0" w:space="0" w:color="auto"/>
            <w:bottom w:val="none" w:sz="0" w:space="0" w:color="auto"/>
            <w:right w:val="none" w:sz="0" w:space="0" w:color="auto"/>
          </w:divBdr>
        </w:div>
        <w:div w:id="1374962250">
          <w:marLeft w:val="0"/>
          <w:marRight w:val="0"/>
          <w:marTop w:val="0"/>
          <w:marBottom w:val="0"/>
          <w:divBdr>
            <w:top w:val="none" w:sz="0" w:space="0" w:color="auto"/>
            <w:left w:val="none" w:sz="0" w:space="0" w:color="auto"/>
            <w:bottom w:val="none" w:sz="0" w:space="0" w:color="auto"/>
            <w:right w:val="none" w:sz="0" w:space="0" w:color="auto"/>
          </w:divBdr>
        </w:div>
        <w:div w:id="1755398601">
          <w:marLeft w:val="0"/>
          <w:marRight w:val="0"/>
          <w:marTop w:val="0"/>
          <w:marBottom w:val="0"/>
          <w:divBdr>
            <w:top w:val="none" w:sz="0" w:space="0" w:color="auto"/>
            <w:left w:val="none" w:sz="0" w:space="0" w:color="auto"/>
            <w:bottom w:val="none" w:sz="0" w:space="0" w:color="auto"/>
            <w:right w:val="none" w:sz="0" w:space="0" w:color="auto"/>
          </w:divBdr>
          <w:divsChild>
            <w:div w:id="473446323">
              <w:marLeft w:val="0"/>
              <w:marRight w:val="0"/>
              <w:marTop w:val="0"/>
              <w:marBottom w:val="0"/>
              <w:divBdr>
                <w:top w:val="none" w:sz="0" w:space="0" w:color="auto"/>
                <w:left w:val="none" w:sz="0" w:space="0" w:color="auto"/>
                <w:bottom w:val="none" w:sz="0" w:space="0" w:color="auto"/>
                <w:right w:val="none" w:sz="0" w:space="0" w:color="auto"/>
              </w:divBdr>
            </w:div>
          </w:divsChild>
        </w:div>
        <w:div w:id="1413315318">
          <w:marLeft w:val="0"/>
          <w:marRight w:val="0"/>
          <w:marTop w:val="0"/>
          <w:marBottom w:val="0"/>
          <w:divBdr>
            <w:top w:val="none" w:sz="0" w:space="0" w:color="auto"/>
            <w:left w:val="none" w:sz="0" w:space="0" w:color="auto"/>
            <w:bottom w:val="none" w:sz="0" w:space="0" w:color="auto"/>
            <w:right w:val="none" w:sz="0" w:space="0" w:color="auto"/>
          </w:divBdr>
          <w:divsChild>
            <w:div w:id="1654985895">
              <w:marLeft w:val="0"/>
              <w:marRight w:val="0"/>
              <w:marTop w:val="0"/>
              <w:marBottom w:val="0"/>
              <w:divBdr>
                <w:top w:val="none" w:sz="0" w:space="0" w:color="auto"/>
                <w:left w:val="none" w:sz="0" w:space="0" w:color="auto"/>
                <w:bottom w:val="none" w:sz="0" w:space="0" w:color="auto"/>
                <w:right w:val="none" w:sz="0" w:space="0" w:color="auto"/>
              </w:divBdr>
            </w:div>
          </w:divsChild>
        </w:div>
        <w:div w:id="1341464587">
          <w:marLeft w:val="0"/>
          <w:marRight w:val="0"/>
          <w:marTop w:val="0"/>
          <w:marBottom w:val="0"/>
          <w:divBdr>
            <w:top w:val="none" w:sz="0" w:space="0" w:color="auto"/>
            <w:left w:val="none" w:sz="0" w:space="0" w:color="auto"/>
            <w:bottom w:val="none" w:sz="0" w:space="0" w:color="auto"/>
            <w:right w:val="none" w:sz="0" w:space="0" w:color="auto"/>
          </w:divBdr>
        </w:div>
        <w:div w:id="1162235477">
          <w:marLeft w:val="0"/>
          <w:marRight w:val="0"/>
          <w:marTop w:val="0"/>
          <w:marBottom w:val="0"/>
          <w:divBdr>
            <w:top w:val="none" w:sz="0" w:space="0" w:color="auto"/>
            <w:left w:val="none" w:sz="0" w:space="0" w:color="auto"/>
            <w:bottom w:val="none" w:sz="0" w:space="0" w:color="auto"/>
            <w:right w:val="none" w:sz="0" w:space="0" w:color="auto"/>
          </w:divBdr>
        </w:div>
        <w:div w:id="1032220817">
          <w:marLeft w:val="0"/>
          <w:marRight w:val="0"/>
          <w:marTop w:val="0"/>
          <w:marBottom w:val="0"/>
          <w:divBdr>
            <w:top w:val="none" w:sz="0" w:space="0" w:color="auto"/>
            <w:left w:val="none" w:sz="0" w:space="0" w:color="auto"/>
            <w:bottom w:val="none" w:sz="0" w:space="0" w:color="auto"/>
            <w:right w:val="none" w:sz="0" w:space="0" w:color="auto"/>
          </w:divBdr>
        </w:div>
        <w:div w:id="573664224">
          <w:marLeft w:val="0"/>
          <w:marRight w:val="0"/>
          <w:marTop w:val="0"/>
          <w:marBottom w:val="0"/>
          <w:divBdr>
            <w:top w:val="none" w:sz="0" w:space="0" w:color="auto"/>
            <w:left w:val="none" w:sz="0" w:space="0" w:color="auto"/>
            <w:bottom w:val="none" w:sz="0" w:space="0" w:color="auto"/>
            <w:right w:val="none" w:sz="0" w:space="0" w:color="auto"/>
          </w:divBdr>
        </w:div>
        <w:div w:id="1565530655">
          <w:marLeft w:val="0"/>
          <w:marRight w:val="0"/>
          <w:marTop w:val="0"/>
          <w:marBottom w:val="0"/>
          <w:divBdr>
            <w:top w:val="none" w:sz="0" w:space="0" w:color="auto"/>
            <w:left w:val="none" w:sz="0" w:space="0" w:color="auto"/>
            <w:bottom w:val="none" w:sz="0" w:space="0" w:color="auto"/>
            <w:right w:val="none" w:sz="0" w:space="0" w:color="auto"/>
          </w:divBdr>
        </w:div>
        <w:div w:id="455871180">
          <w:marLeft w:val="0"/>
          <w:marRight w:val="0"/>
          <w:marTop w:val="0"/>
          <w:marBottom w:val="0"/>
          <w:divBdr>
            <w:top w:val="none" w:sz="0" w:space="0" w:color="auto"/>
            <w:left w:val="none" w:sz="0" w:space="0" w:color="auto"/>
            <w:bottom w:val="none" w:sz="0" w:space="0" w:color="auto"/>
            <w:right w:val="none" w:sz="0" w:space="0" w:color="auto"/>
          </w:divBdr>
        </w:div>
        <w:div w:id="935478685">
          <w:marLeft w:val="0"/>
          <w:marRight w:val="0"/>
          <w:marTop w:val="0"/>
          <w:marBottom w:val="0"/>
          <w:divBdr>
            <w:top w:val="none" w:sz="0" w:space="0" w:color="auto"/>
            <w:left w:val="none" w:sz="0" w:space="0" w:color="auto"/>
            <w:bottom w:val="none" w:sz="0" w:space="0" w:color="auto"/>
            <w:right w:val="none" w:sz="0" w:space="0" w:color="auto"/>
          </w:divBdr>
        </w:div>
        <w:div w:id="934557937">
          <w:marLeft w:val="0"/>
          <w:marRight w:val="0"/>
          <w:marTop w:val="0"/>
          <w:marBottom w:val="0"/>
          <w:divBdr>
            <w:top w:val="none" w:sz="0" w:space="0" w:color="auto"/>
            <w:left w:val="none" w:sz="0" w:space="0" w:color="auto"/>
            <w:bottom w:val="none" w:sz="0" w:space="0" w:color="auto"/>
            <w:right w:val="none" w:sz="0" w:space="0" w:color="auto"/>
          </w:divBdr>
        </w:div>
        <w:div w:id="515194570">
          <w:marLeft w:val="0"/>
          <w:marRight w:val="0"/>
          <w:marTop w:val="0"/>
          <w:marBottom w:val="0"/>
          <w:divBdr>
            <w:top w:val="none" w:sz="0" w:space="0" w:color="auto"/>
            <w:left w:val="none" w:sz="0" w:space="0" w:color="auto"/>
            <w:bottom w:val="none" w:sz="0" w:space="0" w:color="auto"/>
            <w:right w:val="none" w:sz="0" w:space="0" w:color="auto"/>
          </w:divBdr>
        </w:div>
        <w:div w:id="1809005176">
          <w:marLeft w:val="0"/>
          <w:marRight w:val="0"/>
          <w:marTop w:val="0"/>
          <w:marBottom w:val="0"/>
          <w:divBdr>
            <w:top w:val="none" w:sz="0" w:space="0" w:color="auto"/>
            <w:left w:val="none" w:sz="0" w:space="0" w:color="auto"/>
            <w:bottom w:val="none" w:sz="0" w:space="0" w:color="auto"/>
            <w:right w:val="none" w:sz="0" w:space="0" w:color="auto"/>
          </w:divBdr>
        </w:div>
        <w:div w:id="743143568">
          <w:marLeft w:val="0"/>
          <w:marRight w:val="0"/>
          <w:marTop w:val="0"/>
          <w:marBottom w:val="0"/>
          <w:divBdr>
            <w:top w:val="none" w:sz="0" w:space="0" w:color="auto"/>
            <w:left w:val="none" w:sz="0" w:space="0" w:color="auto"/>
            <w:bottom w:val="none" w:sz="0" w:space="0" w:color="auto"/>
            <w:right w:val="none" w:sz="0" w:space="0" w:color="auto"/>
          </w:divBdr>
        </w:div>
        <w:div w:id="1455708913">
          <w:marLeft w:val="0"/>
          <w:marRight w:val="0"/>
          <w:marTop w:val="0"/>
          <w:marBottom w:val="0"/>
          <w:divBdr>
            <w:top w:val="none" w:sz="0" w:space="0" w:color="auto"/>
            <w:left w:val="none" w:sz="0" w:space="0" w:color="auto"/>
            <w:bottom w:val="none" w:sz="0" w:space="0" w:color="auto"/>
            <w:right w:val="none" w:sz="0" w:space="0" w:color="auto"/>
          </w:divBdr>
        </w:div>
        <w:div w:id="93401771">
          <w:marLeft w:val="0"/>
          <w:marRight w:val="0"/>
          <w:marTop w:val="0"/>
          <w:marBottom w:val="0"/>
          <w:divBdr>
            <w:top w:val="none" w:sz="0" w:space="0" w:color="auto"/>
            <w:left w:val="none" w:sz="0" w:space="0" w:color="auto"/>
            <w:bottom w:val="none" w:sz="0" w:space="0" w:color="auto"/>
            <w:right w:val="none" w:sz="0" w:space="0" w:color="auto"/>
          </w:divBdr>
        </w:div>
        <w:div w:id="1636175773">
          <w:marLeft w:val="0"/>
          <w:marRight w:val="0"/>
          <w:marTop w:val="0"/>
          <w:marBottom w:val="0"/>
          <w:divBdr>
            <w:top w:val="none" w:sz="0" w:space="0" w:color="auto"/>
            <w:left w:val="none" w:sz="0" w:space="0" w:color="auto"/>
            <w:bottom w:val="none" w:sz="0" w:space="0" w:color="auto"/>
            <w:right w:val="none" w:sz="0" w:space="0" w:color="auto"/>
          </w:divBdr>
        </w:div>
        <w:div w:id="2017338571">
          <w:marLeft w:val="0"/>
          <w:marRight w:val="0"/>
          <w:marTop w:val="0"/>
          <w:marBottom w:val="0"/>
          <w:divBdr>
            <w:top w:val="none" w:sz="0" w:space="0" w:color="auto"/>
            <w:left w:val="none" w:sz="0" w:space="0" w:color="auto"/>
            <w:bottom w:val="none" w:sz="0" w:space="0" w:color="auto"/>
            <w:right w:val="none" w:sz="0" w:space="0" w:color="auto"/>
          </w:divBdr>
        </w:div>
        <w:div w:id="110322888">
          <w:marLeft w:val="0"/>
          <w:marRight w:val="0"/>
          <w:marTop w:val="0"/>
          <w:marBottom w:val="0"/>
          <w:divBdr>
            <w:top w:val="none" w:sz="0" w:space="0" w:color="auto"/>
            <w:left w:val="none" w:sz="0" w:space="0" w:color="auto"/>
            <w:bottom w:val="none" w:sz="0" w:space="0" w:color="auto"/>
            <w:right w:val="none" w:sz="0" w:space="0" w:color="auto"/>
          </w:divBdr>
        </w:div>
        <w:div w:id="27490335">
          <w:marLeft w:val="0"/>
          <w:marRight w:val="0"/>
          <w:marTop w:val="0"/>
          <w:marBottom w:val="0"/>
          <w:divBdr>
            <w:top w:val="none" w:sz="0" w:space="0" w:color="auto"/>
            <w:left w:val="none" w:sz="0" w:space="0" w:color="auto"/>
            <w:bottom w:val="none" w:sz="0" w:space="0" w:color="auto"/>
            <w:right w:val="none" w:sz="0" w:space="0" w:color="auto"/>
          </w:divBdr>
        </w:div>
        <w:div w:id="2033457514">
          <w:marLeft w:val="0"/>
          <w:marRight w:val="0"/>
          <w:marTop w:val="0"/>
          <w:marBottom w:val="0"/>
          <w:divBdr>
            <w:top w:val="none" w:sz="0" w:space="0" w:color="auto"/>
            <w:left w:val="none" w:sz="0" w:space="0" w:color="auto"/>
            <w:bottom w:val="none" w:sz="0" w:space="0" w:color="auto"/>
            <w:right w:val="none" w:sz="0" w:space="0" w:color="auto"/>
          </w:divBdr>
        </w:div>
        <w:div w:id="290064449">
          <w:marLeft w:val="0"/>
          <w:marRight w:val="0"/>
          <w:marTop w:val="0"/>
          <w:marBottom w:val="0"/>
          <w:divBdr>
            <w:top w:val="none" w:sz="0" w:space="0" w:color="auto"/>
            <w:left w:val="none" w:sz="0" w:space="0" w:color="auto"/>
            <w:bottom w:val="none" w:sz="0" w:space="0" w:color="auto"/>
            <w:right w:val="none" w:sz="0" w:space="0" w:color="auto"/>
          </w:divBdr>
        </w:div>
        <w:div w:id="732460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770</Words>
  <Characters>3854</Characters>
  <Application>Microsoft Office Word</Application>
  <DocSecurity>0</DocSecurity>
  <Lines>32</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 yoffe</dc:creator>
  <cp:keywords/>
  <dc:description/>
  <cp:lastModifiedBy>btl</cp:lastModifiedBy>
  <cp:revision>2</cp:revision>
  <dcterms:created xsi:type="dcterms:W3CDTF">2025-04-07T13:30:00Z</dcterms:created>
  <dcterms:modified xsi:type="dcterms:W3CDTF">2025-04-07T13:30:00Z</dcterms:modified>
</cp:coreProperties>
</file>