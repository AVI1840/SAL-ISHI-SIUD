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EF6701" w14:textId="4073AD01" w:rsidR="002F651F" w:rsidRPr="004A787E" w:rsidRDefault="002F651F" w:rsidP="00304F2F">
      <w:pPr>
        <w:bidi/>
        <w:jc w:val="center"/>
        <w:rPr>
          <w:rFonts w:ascii="Heebo" w:hAnsi="Heebo" w:cs="Heebo"/>
          <w:b/>
          <w:bCs/>
          <w:color w:val="FF0000"/>
          <w:rtl/>
          <w:lang w:val="en-US"/>
        </w:rPr>
      </w:pPr>
      <w:r w:rsidRPr="004A787E">
        <w:rPr>
          <w:rFonts w:ascii="Heebo" w:hAnsi="Heebo" w:cs="Heebo" w:hint="cs"/>
          <w:b/>
          <w:bCs/>
          <w:color w:val="FF0000"/>
          <w:rtl/>
          <w:lang w:val="en-US"/>
        </w:rPr>
        <w:t xml:space="preserve">משרד הרווחה והביטחון החברתי </w:t>
      </w:r>
      <w:r w:rsidR="004A787E" w:rsidRPr="004A787E">
        <w:rPr>
          <w:rFonts w:ascii="Heebo" w:hAnsi="Heebo" w:cs="Heebo" w:hint="cs"/>
          <w:b/>
          <w:bCs/>
          <w:color w:val="FF0000"/>
          <w:rtl/>
          <w:lang w:val="en-US"/>
        </w:rPr>
        <w:t>-</w:t>
      </w:r>
      <w:r w:rsidRPr="004A787E">
        <w:rPr>
          <w:rFonts w:ascii="Heebo" w:hAnsi="Heebo" w:cs="Heebo" w:hint="cs"/>
          <w:b/>
          <w:bCs/>
          <w:color w:val="FF0000"/>
          <w:rtl/>
          <w:lang w:val="en-US"/>
        </w:rPr>
        <w:t xml:space="preserve"> אזרחים וותיקים</w:t>
      </w:r>
    </w:p>
    <w:p w14:paraId="616D9ACE" w14:textId="72FA3ECF" w:rsidR="002272E0" w:rsidRPr="004A787E" w:rsidRDefault="002F651F" w:rsidP="00304F2F">
      <w:pPr>
        <w:bidi/>
        <w:jc w:val="center"/>
        <w:rPr>
          <w:rFonts w:ascii="Heebo" w:hAnsi="Heebo" w:cs="Heebo"/>
          <w:b/>
          <w:bCs/>
          <w:color w:val="FF0000"/>
          <w:rtl/>
          <w:lang w:val="en-US"/>
        </w:rPr>
      </w:pPr>
      <w:r w:rsidRPr="004A787E">
        <w:rPr>
          <w:rFonts w:ascii="Heebo" w:hAnsi="Heebo" w:cs="Heebo" w:hint="cs"/>
          <w:b/>
          <w:bCs/>
          <w:color w:val="FF0000"/>
          <w:rtl/>
          <w:lang w:val="en-US"/>
        </w:rPr>
        <w:t xml:space="preserve">סדנת עיצוב סל שירותי הזדקנות מיטבית </w:t>
      </w:r>
      <w:r w:rsidR="004A787E" w:rsidRPr="004A787E">
        <w:rPr>
          <w:rFonts w:ascii="Heebo" w:hAnsi="Heebo" w:cs="Heebo" w:hint="cs"/>
          <w:b/>
          <w:bCs/>
          <w:color w:val="FF0000"/>
          <w:rtl/>
          <w:lang w:val="en-US"/>
        </w:rPr>
        <w:t>-</w:t>
      </w:r>
      <w:r w:rsidRPr="004A787E">
        <w:rPr>
          <w:rFonts w:ascii="Heebo" w:hAnsi="Heebo" w:cs="Heebo" w:hint="cs"/>
          <w:b/>
          <w:bCs/>
          <w:color w:val="FF0000"/>
          <w:rtl/>
          <w:lang w:val="en-US"/>
        </w:rPr>
        <w:t xml:space="preserve"> מודל חדש לגמלת הסיעוד</w:t>
      </w:r>
    </w:p>
    <w:p w14:paraId="7ACBA726" w14:textId="77777777" w:rsidR="002F651F" w:rsidRPr="004A787E" w:rsidRDefault="002F651F" w:rsidP="00304F2F">
      <w:pPr>
        <w:bidi/>
        <w:rPr>
          <w:rFonts w:ascii="Heebo" w:hAnsi="Heebo" w:cs="Heebo"/>
          <w:rtl/>
          <w:lang w:val="en-US"/>
        </w:rPr>
      </w:pPr>
    </w:p>
    <w:p w14:paraId="71AD9E43" w14:textId="77777777" w:rsidR="002F651F" w:rsidRPr="004A787E" w:rsidRDefault="002F651F" w:rsidP="00304F2F">
      <w:pPr>
        <w:bidi/>
        <w:rPr>
          <w:rFonts w:ascii="Heebo" w:hAnsi="Heebo" w:cs="Heebo"/>
          <w:b/>
          <w:bCs/>
        </w:rPr>
      </w:pPr>
      <w:r w:rsidRPr="004A787E">
        <w:rPr>
          <w:rFonts w:ascii="Heebo" w:hAnsi="Heebo" w:cs="Heebo" w:hint="cs"/>
          <w:b/>
          <w:bCs/>
          <w:rtl/>
        </w:rPr>
        <w:t xml:space="preserve">מטרת הסדנה: </w:t>
      </w:r>
      <w:r w:rsidRPr="004A787E">
        <w:rPr>
          <w:rFonts w:ascii="Heebo" w:hAnsi="Heebo" w:cs="Heebo" w:hint="cs"/>
          <w:rtl/>
        </w:rPr>
        <w:t>לעצב ולבדל את מודל השירות החדש לגמלת הסיעוד, תוך התמקדות בהזדקנות מיטבית ושיפור איכות החיים של מקבלי השירות</w:t>
      </w:r>
      <w:r w:rsidRPr="004A787E">
        <w:rPr>
          <w:rFonts w:ascii="Heebo" w:hAnsi="Heebo" w:cs="Heebo" w:hint="cs"/>
          <w:b/>
          <w:bCs/>
        </w:rPr>
        <w:t>.</w:t>
      </w:r>
    </w:p>
    <w:p w14:paraId="7BF17894" w14:textId="77777777" w:rsidR="002F651F" w:rsidRPr="004A787E" w:rsidRDefault="002F651F" w:rsidP="00304F2F">
      <w:pPr>
        <w:bidi/>
        <w:rPr>
          <w:rFonts w:ascii="Heebo" w:hAnsi="Heebo" w:cs="Heebo"/>
          <w:b/>
          <w:bCs/>
          <w:rtl/>
        </w:rPr>
      </w:pPr>
    </w:p>
    <w:p w14:paraId="4CA01ACF" w14:textId="77777777" w:rsidR="002F651F" w:rsidRPr="004A787E" w:rsidRDefault="002F651F" w:rsidP="00304F2F">
      <w:pPr>
        <w:bidi/>
        <w:rPr>
          <w:rFonts w:ascii="Heebo" w:hAnsi="Heebo" w:cs="Heebo"/>
          <w:b/>
          <w:bCs/>
          <w:rtl/>
        </w:rPr>
      </w:pPr>
    </w:p>
    <w:p w14:paraId="2C9D64C8" w14:textId="717F92C9" w:rsidR="002F651F" w:rsidRPr="004A787E" w:rsidRDefault="002F651F" w:rsidP="00304F2F">
      <w:pPr>
        <w:bidi/>
        <w:rPr>
          <w:rFonts w:ascii="Heebo" w:hAnsi="Heebo" w:cs="Heebo"/>
          <w:b/>
          <w:bCs/>
        </w:rPr>
      </w:pPr>
      <w:r w:rsidRPr="004A787E">
        <w:rPr>
          <w:rFonts w:ascii="Heebo" w:hAnsi="Heebo" w:cs="Heebo" w:hint="cs"/>
          <w:b/>
          <w:bCs/>
          <w:rtl/>
        </w:rPr>
        <w:t>מבנה הסדנה:</w:t>
      </w:r>
      <w:r w:rsidR="00A26A42">
        <w:rPr>
          <w:rFonts w:ascii="Heebo" w:hAnsi="Heebo" w:cs="Heebo" w:hint="cs"/>
          <w:b/>
          <w:bCs/>
          <w:rtl/>
        </w:rPr>
        <w:t xml:space="preserve"> 8 שעות פעילות ברוטו מ-</w:t>
      </w:r>
      <w:r w:rsidR="00F702EC" w:rsidRPr="004A787E">
        <w:rPr>
          <w:rFonts w:ascii="Heebo" w:hAnsi="Heebo" w:cs="Heebo" w:hint="cs"/>
          <w:b/>
          <w:bCs/>
          <w:rtl/>
        </w:rPr>
        <w:t xml:space="preserve"> 8:30-16:30</w:t>
      </w:r>
    </w:p>
    <w:p w14:paraId="0A0C71F3" w14:textId="77777777" w:rsidR="00565ACC" w:rsidRPr="004A787E" w:rsidRDefault="00565ACC" w:rsidP="00304F2F">
      <w:pPr>
        <w:bidi/>
        <w:spacing w:after="200"/>
        <w:ind w:left="360"/>
        <w:rPr>
          <w:rFonts w:ascii="Heebo" w:hAnsi="Heebo" w:cs="Heebo"/>
          <w:rtl/>
        </w:rPr>
      </w:pPr>
    </w:p>
    <w:tbl>
      <w:tblPr>
        <w:tblStyle w:val="a3"/>
        <w:bidiVisual/>
        <w:tblW w:w="0" w:type="auto"/>
        <w:tblInd w:w="360" w:type="dxa"/>
        <w:tblLook w:val="04A0" w:firstRow="1" w:lastRow="0" w:firstColumn="1" w:lastColumn="0" w:noHBand="0" w:noVBand="1"/>
      </w:tblPr>
      <w:tblGrid>
        <w:gridCol w:w="6202"/>
        <w:gridCol w:w="3118"/>
      </w:tblGrid>
      <w:tr w:rsidR="00565ACC" w:rsidRPr="004A787E" w14:paraId="73C4F255" w14:textId="77777777" w:rsidTr="00410193">
        <w:tc>
          <w:tcPr>
            <w:tcW w:w="6202" w:type="dxa"/>
            <w:tcBorders>
              <w:bottom w:val="double" w:sz="4" w:space="0" w:color="auto"/>
            </w:tcBorders>
          </w:tcPr>
          <w:p w14:paraId="6E1B85D3" w14:textId="302F43AE" w:rsidR="00565ACC" w:rsidRPr="004A787E" w:rsidRDefault="00565ACC" w:rsidP="00304F2F">
            <w:pPr>
              <w:bidi/>
              <w:rPr>
                <w:rFonts w:ascii="Heebo" w:hAnsi="Heebo" w:cs="Heebo"/>
                <w:b/>
                <w:bCs/>
                <w:color w:val="FF0000"/>
                <w:rtl/>
              </w:rPr>
            </w:pPr>
            <w:r w:rsidRPr="004A787E">
              <w:rPr>
                <w:rFonts w:ascii="Heebo" w:hAnsi="Heebo" w:cs="Heebo" w:hint="cs"/>
                <w:b/>
                <w:bCs/>
                <w:color w:val="FF0000"/>
                <w:rtl/>
              </w:rPr>
              <w:t>התכנסות</w:t>
            </w:r>
            <w:r w:rsidR="00584A7B" w:rsidRPr="004A787E">
              <w:rPr>
                <w:rFonts w:ascii="Heebo" w:hAnsi="Heebo" w:cs="Heebo" w:hint="cs"/>
                <w:b/>
                <w:bCs/>
                <w:color w:val="FF0000"/>
                <w:rtl/>
              </w:rPr>
              <w:t xml:space="preserve"> מ</w:t>
            </w:r>
            <w:r w:rsidR="00F702EC" w:rsidRPr="004A787E">
              <w:rPr>
                <w:rFonts w:ascii="Heebo" w:hAnsi="Heebo" w:cs="Heebo" w:hint="cs"/>
                <w:b/>
                <w:bCs/>
                <w:color w:val="FF0000"/>
                <w:rtl/>
              </w:rPr>
              <w:t>י</w:t>
            </w:r>
            <w:r w:rsidR="00584A7B" w:rsidRPr="004A787E">
              <w:rPr>
                <w:rFonts w:ascii="Heebo" w:hAnsi="Heebo" w:cs="Heebo" w:hint="cs"/>
                <w:b/>
                <w:bCs/>
                <w:color w:val="FF0000"/>
                <w:rtl/>
              </w:rPr>
              <w:t>נגלינג</w:t>
            </w:r>
            <w:r w:rsidRPr="004A787E">
              <w:rPr>
                <w:rFonts w:ascii="Heebo" w:hAnsi="Heebo" w:cs="Heebo" w:hint="cs"/>
                <w:b/>
                <w:bCs/>
                <w:color w:val="FF0000"/>
                <w:rtl/>
              </w:rPr>
              <w:t xml:space="preserve"> ונשנושי בוקר</w:t>
            </w:r>
            <w:r w:rsidR="00AB1161">
              <w:rPr>
                <w:rFonts w:ascii="Heebo" w:hAnsi="Heebo" w:cs="Heebo" w:hint="cs"/>
                <w:b/>
                <w:bCs/>
                <w:color w:val="FF0000"/>
                <w:rtl/>
              </w:rPr>
              <w:t xml:space="preserve"> </w:t>
            </w:r>
            <w:r w:rsidR="00AB1161" w:rsidRPr="00AB1161">
              <w:rPr>
                <w:rFonts w:ascii="Heebo" w:hAnsi="Heebo" w:cs="Heebo" w:hint="cs"/>
                <w:color w:val="FF0000"/>
                <w:rtl/>
              </w:rPr>
              <w:t>8:30-9:00</w:t>
            </w:r>
          </w:p>
        </w:tc>
        <w:tc>
          <w:tcPr>
            <w:tcW w:w="3118" w:type="dxa"/>
            <w:tcBorders>
              <w:bottom w:val="double" w:sz="4" w:space="0" w:color="auto"/>
            </w:tcBorders>
          </w:tcPr>
          <w:p w14:paraId="30E9F22E" w14:textId="68441252" w:rsidR="00565ACC" w:rsidRPr="004A787E" w:rsidRDefault="00584A7B" w:rsidP="00410193">
            <w:pPr>
              <w:bidi/>
              <w:jc w:val="center"/>
              <w:rPr>
                <w:rFonts w:ascii="Heebo" w:hAnsi="Heebo" w:cs="Heebo"/>
                <w:b/>
                <w:bCs/>
                <w:color w:val="FF0000"/>
                <w:rtl/>
              </w:rPr>
            </w:pPr>
            <w:r w:rsidRPr="004A787E">
              <w:rPr>
                <w:rFonts w:ascii="Heebo" w:hAnsi="Heebo" w:cs="Heebo" w:hint="cs"/>
                <w:b/>
                <w:bCs/>
                <w:color w:val="FF0000"/>
                <w:rtl/>
              </w:rPr>
              <w:t>3</w:t>
            </w:r>
            <w:r w:rsidR="00565ACC" w:rsidRPr="004A787E">
              <w:rPr>
                <w:rFonts w:ascii="Heebo" w:hAnsi="Heebo" w:cs="Heebo" w:hint="cs"/>
                <w:b/>
                <w:bCs/>
                <w:color w:val="FF0000"/>
                <w:rtl/>
              </w:rPr>
              <w:t>0 דק׳</w:t>
            </w:r>
          </w:p>
        </w:tc>
      </w:tr>
    </w:tbl>
    <w:p w14:paraId="66FDAFDC" w14:textId="77777777" w:rsidR="00F702EC" w:rsidRPr="004A787E" w:rsidRDefault="00F702EC" w:rsidP="00304F2F">
      <w:pPr>
        <w:bidi/>
        <w:rPr>
          <w:rFonts w:ascii="Heebo" w:hAnsi="Heebo" w:cs="Heebo"/>
        </w:rPr>
      </w:pPr>
    </w:p>
    <w:tbl>
      <w:tblPr>
        <w:tblStyle w:val="a3"/>
        <w:bidiVisual/>
        <w:tblW w:w="0" w:type="auto"/>
        <w:tblInd w:w="360" w:type="dxa"/>
        <w:tblLook w:val="04A0" w:firstRow="1" w:lastRow="0" w:firstColumn="1" w:lastColumn="0" w:noHBand="0" w:noVBand="1"/>
        <w:tblPrChange w:id="0" w:author="Edna Laufer Globus" w:date="2024-11-17T22:02:00Z">
          <w:tblPr>
            <w:tblStyle w:val="a3"/>
            <w:bidiVisual/>
            <w:tblW w:w="0" w:type="auto"/>
            <w:tblInd w:w="360" w:type="dxa"/>
            <w:tblLook w:val="04A0" w:firstRow="1" w:lastRow="0" w:firstColumn="1" w:lastColumn="0" w:noHBand="0" w:noVBand="1"/>
          </w:tblPr>
        </w:tblPrChange>
      </w:tblPr>
      <w:tblGrid>
        <w:gridCol w:w="6194"/>
        <w:gridCol w:w="1557"/>
        <w:gridCol w:w="1555"/>
        <w:tblGridChange w:id="1">
          <w:tblGrid>
            <w:gridCol w:w="6194"/>
            <w:gridCol w:w="2"/>
            <w:gridCol w:w="1555"/>
            <w:gridCol w:w="1555"/>
          </w:tblGrid>
        </w:tblGridChange>
      </w:tblGrid>
      <w:tr w:rsidR="000E39D8" w:rsidRPr="004A787E" w14:paraId="6435894B" w14:textId="77777777" w:rsidTr="0020056D">
        <w:tc>
          <w:tcPr>
            <w:tcW w:w="6194" w:type="dxa"/>
            <w:tcBorders>
              <w:top w:val="double" w:sz="4" w:space="0" w:color="auto"/>
            </w:tcBorders>
            <w:tcPrChange w:id="2" w:author="Edna Laufer Globus" w:date="2024-11-17T22:02:00Z">
              <w:tcPr>
                <w:tcW w:w="6196" w:type="dxa"/>
                <w:gridSpan w:val="2"/>
                <w:tcBorders>
                  <w:top w:val="double" w:sz="4" w:space="0" w:color="auto"/>
                </w:tcBorders>
              </w:tcPr>
            </w:tcPrChange>
          </w:tcPr>
          <w:p w14:paraId="4BD81472" w14:textId="6CE5C217" w:rsidR="000E39D8" w:rsidRPr="004A787E" w:rsidRDefault="000E39D8" w:rsidP="00283263">
            <w:pPr>
              <w:bidi/>
              <w:rPr>
                <w:rFonts w:ascii="Heebo" w:hAnsi="Heebo" w:cs="Heebo"/>
                <w:rtl/>
              </w:rPr>
            </w:pPr>
            <w:bookmarkStart w:id="3" w:name="_GoBack" w:colFirst="0" w:colLast="3"/>
            <w:r w:rsidRPr="004A787E">
              <w:rPr>
                <w:rFonts w:ascii="Heebo" w:hAnsi="Heebo" w:cs="Heebo" w:hint="cs"/>
                <w:rtl/>
              </w:rPr>
              <w:t>היכרות והצגת המשתתפים</w:t>
            </w:r>
          </w:p>
        </w:tc>
        <w:tc>
          <w:tcPr>
            <w:tcW w:w="1557" w:type="dxa"/>
            <w:tcBorders>
              <w:top w:val="double" w:sz="4" w:space="0" w:color="auto"/>
            </w:tcBorders>
            <w:tcPrChange w:id="4" w:author="Edna Laufer Globus" w:date="2024-11-17T22:02:00Z">
              <w:tcPr>
                <w:tcW w:w="1555" w:type="dxa"/>
                <w:tcBorders>
                  <w:top w:val="double" w:sz="4" w:space="0" w:color="auto"/>
                </w:tcBorders>
              </w:tcPr>
            </w:tcPrChange>
          </w:tcPr>
          <w:p w14:paraId="0EC8747F" w14:textId="778B77DC" w:rsidR="000E39D8" w:rsidRPr="000E39D8" w:rsidDel="00632655" w:rsidRDefault="000E39D8">
            <w:pPr>
              <w:jc w:val="right"/>
              <w:rPr>
                <w:rFonts w:ascii="Heebo" w:hAnsi="Heebo" w:cs="Heebo"/>
                <w:rtl/>
                <w:lang w:val="en-US"/>
                <w:rPrChange w:id="5" w:author="Edna Laufer Globus" w:date="2024-11-17T10:44:00Z">
                  <w:rPr>
                    <w:rFonts w:ascii="Heebo" w:hAnsi="Heebo" w:cs="Heebo"/>
                    <w:rtl/>
                  </w:rPr>
                </w:rPrChange>
              </w:rPr>
              <w:pPrChange w:id="6" w:author="Edna Laufer Globus" w:date="2024-11-17T12:47:00Z">
                <w:pPr>
                  <w:bidi/>
                </w:pPr>
              </w:pPrChange>
            </w:pPr>
            <w:ins w:id="7" w:author="Edna Laufer Globus" w:date="2024-11-17T10:44:00Z">
              <w:r>
                <w:rPr>
                  <w:rFonts w:ascii="Heebo" w:hAnsi="Heebo" w:cs="Heebo"/>
                  <w:lang w:val="en-US"/>
                </w:rPr>
                <w:t>B</w:t>
              </w:r>
            </w:ins>
            <w:ins w:id="8" w:author="Edna Laufer Globus" w:date="2024-11-17T10:45:00Z">
              <w:r>
                <w:rPr>
                  <w:rFonts w:ascii="Heebo" w:hAnsi="Heebo" w:cs="Heebo"/>
                  <w:lang w:val="en-US"/>
                </w:rPr>
                <w:t>-Pro</w:t>
              </w:r>
            </w:ins>
          </w:p>
        </w:tc>
        <w:tc>
          <w:tcPr>
            <w:tcW w:w="1555" w:type="dxa"/>
            <w:tcBorders>
              <w:top w:val="double" w:sz="4" w:space="0" w:color="auto"/>
            </w:tcBorders>
            <w:tcPrChange w:id="9" w:author="Edna Laufer Globus" w:date="2024-11-17T22:02:00Z">
              <w:tcPr>
                <w:tcW w:w="1555" w:type="dxa"/>
                <w:tcBorders>
                  <w:top w:val="double" w:sz="4" w:space="0" w:color="auto"/>
                </w:tcBorders>
              </w:tcPr>
            </w:tcPrChange>
          </w:tcPr>
          <w:p w14:paraId="3B95283D" w14:textId="4465C1CB" w:rsidR="000E39D8" w:rsidRPr="004A787E" w:rsidRDefault="000E39D8" w:rsidP="00283263">
            <w:pPr>
              <w:bidi/>
              <w:rPr>
                <w:rFonts w:ascii="Heebo" w:hAnsi="Heebo" w:cs="Heebo"/>
                <w:rtl/>
              </w:rPr>
            </w:pPr>
            <w:del w:id="10" w:author="Edna Laufer Globus" w:date="2024-11-14T13:45:00Z">
              <w:r w:rsidDel="00632655">
                <w:rPr>
                  <w:rFonts w:ascii="Heebo" w:hAnsi="Heebo" w:cs="Heebo" w:hint="cs"/>
                  <w:rtl/>
                </w:rPr>
                <w:delText>15</w:delText>
              </w:r>
              <w:r w:rsidRPr="004A787E" w:rsidDel="00632655">
                <w:rPr>
                  <w:rFonts w:ascii="Heebo" w:hAnsi="Heebo" w:cs="Heebo" w:hint="cs"/>
                  <w:rtl/>
                </w:rPr>
                <w:delText xml:space="preserve"> </w:delText>
              </w:r>
            </w:del>
            <w:ins w:id="11" w:author="Edna Laufer Globus" w:date="2024-11-14T13:45:00Z">
              <w:r>
                <w:rPr>
                  <w:rFonts w:ascii="Heebo" w:hAnsi="Heebo" w:cs="Heebo" w:hint="cs"/>
                  <w:rtl/>
                </w:rPr>
                <w:t>20</w:t>
              </w:r>
              <w:r w:rsidRPr="004A787E">
                <w:rPr>
                  <w:rFonts w:ascii="Heebo" w:hAnsi="Heebo" w:cs="Heebo" w:hint="cs"/>
                  <w:rtl/>
                </w:rPr>
                <w:t xml:space="preserve"> </w:t>
              </w:r>
            </w:ins>
            <w:r w:rsidRPr="004A787E">
              <w:rPr>
                <w:rFonts w:ascii="Heebo" w:hAnsi="Heebo" w:cs="Heebo" w:hint="cs"/>
                <w:rtl/>
              </w:rPr>
              <w:t>דק׳</w:t>
            </w:r>
          </w:p>
        </w:tc>
      </w:tr>
      <w:tr w:rsidR="000E39D8" w:rsidRPr="004A787E" w14:paraId="68E40DFF" w14:textId="77777777" w:rsidTr="0020056D">
        <w:tc>
          <w:tcPr>
            <w:tcW w:w="6194" w:type="dxa"/>
            <w:tcPrChange w:id="12" w:author="Edna Laufer Globus" w:date="2024-11-17T22:02:00Z">
              <w:tcPr>
                <w:tcW w:w="6196" w:type="dxa"/>
                <w:gridSpan w:val="2"/>
              </w:tcPr>
            </w:tcPrChange>
          </w:tcPr>
          <w:p w14:paraId="690F5246" w14:textId="2D768AF6" w:rsidR="000E39D8" w:rsidRDefault="000E39D8" w:rsidP="00786341">
            <w:pPr>
              <w:bidi/>
              <w:rPr>
                <w:rFonts w:ascii="Heebo" w:hAnsi="Heebo" w:cs="Heebo"/>
                <w:rtl/>
              </w:rPr>
            </w:pPr>
            <w:r w:rsidRPr="00283263">
              <w:rPr>
                <w:rFonts w:ascii="Heebo" w:hAnsi="Heebo" w:cs="Heebo" w:hint="cs"/>
                <w:color w:val="000000" w:themeColor="text1"/>
                <w:rtl/>
              </w:rPr>
              <w:t xml:space="preserve">הצגת </w:t>
            </w:r>
            <w:r>
              <w:rPr>
                <w:rFonts w:ascii="Heebo" w:hAnsi="Heebo" w:cs="Heebo" w:hint="cs"/>
                <w:color w:val="000000" w:themeColor="text1"/>
                <w:rtl/>
                <w:lang w:val="en-US"/>
              </w:rPr>
              <w:t>מטרות יום הסדנה</w:t>
            </w:r>
          </w:p>
        </w:tc>
        <w:tc>
          <w:tcPr>
            <w:tcW w:w="1557" w:type="dxa"/>
            <w:tcPrChange w:id="13" w:author="Edna Laufer Globus" w:date="2024-11-17T22:02:00Z">
              <w:tcPr>
                <w:tcW w:w="1555" w:type="dxa"/>
              </w:tcPr>
            </w:tcPrChange>
          </w:tcPr>
          <w:p w14:paraId="51998E84" w14:textId="69F75C4F" w:rsidR="000E39D8" w:rsidRDefault="000E39D8" w:rsidP="00786341">
            <w:pPr>
              <w:bidi/>
              <w:rPr>
                <w:rFonts w:ascii="Heebo" w:hAnsi="Heebo" w:cs="Heebo"/>
                <w:color w:val="000000" w:themeColor="text1"/>
              </w:rPr>
            </w:pPr>
            <w:r>
              <w:rPr>
                <w:rFonts w:ascii="Heebo" w:hAnsi="Heebo" w:cs="Heebo"/>
                <w:lang w:val="en-US"/>
              </w:rPr>
              <w:t>B-Pro</w:t>
            </w:r>
          </w:p>
        </w:tc>
        <w:tc>
          <w:tcPr>
            <w:tcW w:w="1555" w:type="dxa"/>
            <w:tcPrChange w:id="14" w:author="Edna Laufer Globus" w:date="2024-11-17T22:02:00Z">
              <w:tcPr>
                <w:tcW w:w="1555" w:type="dxa"/>
              </w:tcPr>
            </w:tcPrChange>
          </w:tcPr>
          <w:p w14:paraId="0BD44191" w14:textId="3B29E741" w:rsidR="000E39D8" w:rsidRDefault="000E39D8" w:rsidP="00786341">
            <w:pPr>
              <w:bidi/>
              <w:rPr>
                <w:rFonts w:ascii="Heebo" w:hAnsi="Heebo" w:cs="Heebo"/>
                <w:rtl/>
              </w:rPr>
            </w:pPr>
            <w:r>
              <w:rPr>
                <w:rFonts w:ascii="Heebo" w:hAnsi="Heebo" w:cs="Heebo"/>
                <w:color w:val="000000" w:themeColor="text1"/>
              </w:rPr>
              <w:t>10</w:t>
            </w:r>
            <w:r w:rsidRPr="00283263">
              <w:rPr>
                <w:rFonts w:ascii="Heebo" w:hAnsi="Heebo" w:cs="Heebo" w:hint="cs"/>
                <w:color w:val="000000" w:themeColor="text1"/>
                <w:rtl/>
              </w:rPr>
              <w:t xml:space="preserve"> דק׳</w:t>
            </w:r>
          </w:p>
        </w:tc>
      </w:tr>
      <w:tr w:rsidR="009D5760" w:rsidRPr="004A787E" w14:paraId="6602B0B5" w14:textId="77777777" w:rsidTr="0020056D">
        <w:tc>
          <w:tcPr>
            <w:tcW w:w="6194" w:type="dxa"/>
            <w:tcPrChange w:id="15" w:author="Edna Laufer Globus" w:date="2024-11-17T22:02:00Z">
              <w:tcPr>
                <w:tcW w:w="6196" w:type="dxa"/>
                <w:gridSpan w:val="2"/>
              </w:tcPr>
            </w:tcPrChange>
          </w:tcPr>
          <w:p w14:paraId="65C47AA3" w14:textId="77777777" w:rsidR="009D5760" w:rsidRDefault="009D5760" w:rsidP="00283263">
            <w:pPr>
              <w:bidi/>
              <w:rPr>
                <w:ins w:id="16" w:author="אביעד יצחקי" w:date="2024-11-17T22:49:00Z"/>
                <w:rFonts w:ascii="Heebo" w:hAnsi="Heebo" w:cs="Heebo"/>
                <w:rtl/>
              </w:rPr>
            </w:pPr>
            <w:r>
              <w:rPr>
                <w:rFonts w:ascii="Heebo" w:hAnsi="Heebo" w:cs="Heebo" w:hint="cs"/>
                <w:rtl/>
              </w:rPr>
              <w:t>פתיחה והקדמה למודל הגימלה החדש</w:t>
            </w:r>
          </w:p>
          <w:p w14:paraId="28F93645" w14:textId="1966A6A6" w:rsidR="00410193" w:rsidRPr="004A787E" w:rsidRDefault="00410193" w:rsidP="00410193">
            <w:pPr>
              <w:bidi/>
              <w:rPr>
                <w:rFonts w:ascii="Heebo" w:hAnsi="Heebo" w:cs="Heebo"/>
                <w:rtl/>
              </w:rPr>
            </w:pPr>
          </w:p>
        </w:tc>
        <w:tc>
          <w:tcPr>
            <w:tcW w:w="1557" w:type="dxa"/>
            <w:tcPrChange w:id="17" w:author="Edna Laufer Globus" w:date="2024-11-17T22:02:00Z">
              <w:tcPr>
                <w:tcW w:w="1555" w:type="dxa"/>
              </w:tcPr>
            </w:tcPrChange>
          </w:tcPr>
          <w:p w14:paraId="7BA3C2D7" w14:textId="109FC01F" w:rsidR="009D5760" w:rsidRPr="00410193" w:rsidRDefault="009D5760" w:rsidP="00283263">
            <w:pPr>
              <w:bidi/>
              <w:rPr>
                <w:rFonts w:ascii="Heebo" w:hAnsi="Heebo" w:cs="Heebo"/>
                <w:rtl/>
                <w:lang w:val="en-US"/>
              </w:rPr>
            </w:pPr>
            <w:r>
              <w:rPr>
                <w:rFonts w:ascii="Heebo" w:hAnsi="Heebo" w:cs="Heebo" w:hint="cs"/>
                <w:rtl/>
              </w:rPr>
              <w:t>נטלי גבאי בטל״א</w:t>
            </w:r>
            <w:ins w:id="18" w:author="אביעד יצחקי" w:date="2024-11-17T22:42:00Z">
              <w:r w:rsidR="00410193">
                <w:rPr>
                  <w:rFonts w:ascii="Heebo" w:hAnsi="Heebo" w:cs="Heebo" w:hint="cs"/>
                  <w:rtl/>
                  <w:lang w:val="en-US"/>
                </w:rPr>
                <w:t>??? לבדוק</w:t>
              </w:r>
            </w:ins>
          </w:p>
        </w:tc>
        <w:tc>
          <w:tcPr>
            <w:tcW w:w="1555" w:type="dxa"/>
            <w:tcPrChange w:id="19" w:author="Edna Laufer Globus" w:date="2024-11-17T22:02:00Z">
              <w:tcPr>
                <w:tcW w:w="1555" w:type="dxa"/>
              </w:tcPr>
            </w:tcPrChange>
          </w:tcPr>
          <w:p w14:paraId="5476A0C6" w14:textId="1C39ACBA" w:rsidR="009D5760" w:rsidRDefault="009D5760" w:rsidP="00283263">
            <w:pPr>
              <w:bidi/>
              <w:rPr>
                <w:rFonts w:ascii="Heebo" w:hAnsi="Heebo" w:cs="Heebo"/>
                <w:rtl/>
              </w:rPr>
            </w:pPr>
            <w:r>
              <w:rPr>
                <w:rFonts w:ascii="Heebo" w:hAnsi="Heebo" w:cs="Heebo" w:hint="cs"/>
                <w:rtl/>
              </w:rPr>
              <w:t>5 דק׳</w:t>
            </w:r>
          </w:p>
        </w:tc>
      </w:tr>
      <w:tr w:rsidR="000E39D8" w:rsidRPr="004A787E" w14:paraId="1CC4E7F1" w14:textId="77777777" w:rsidTr="0020056D">
        <w:tc>
          <w:tcPr>
            <w:tcW w:w="6194" w:type="dxa"/>
            <w:tcPrChange w:id="20" w:author="Edna Laufer Globus" w:date="2024-11-17T22:02:00Z">
              <w:tcPr>
                <w:tcW w:w="6196" w:type="dxa"/>
                <w:gridSpan w:val="2"/>
              </w:tcPr>
            </w:tcPrChange>
          </w:tcPr>
          <w:p w14:paraId="2D019CD5" w14:textId="5D489A3D" w:rsidR="000E39D8" w:rsidRPr="004A787E" w:rsidRDefault="00410193" w:rsidP="00410193">
            <w:pPr>
              <w:bidi/>
              <w:rPr>
                <w:rFonts w:ascii="Heebo" w:hAnsi="Heebo" w:cs="Heebo"/>
                <w:rtl/>
              </w:rPr>
            </w:pPr>
            <w:r>
              <w:rPr>
                <w:rFonts w:ascii="Heebo" w:hAnsi="Heebo" w:cs="Heebo" w:hint="cs"/>
                <w:rtl/>
              </w:rPr>
              <w:t>ממצאי</w:t>
            </w:r>
            <w:ins w:id="21" w:author="אביעד יצחקי" w:date="2024-11-17T22:42:00Z">
              <w:r>
                <w:rPr>
                  <w:rFonts w:ascii="Heebo" w:hAnsi="Heebo" w:cs="Heebo" w:hint="cs"/>
                  <w:rtl/>
                </w:rPr>
                <w:t xml:space="preserve"> </w:t>
              </w:r>
            </w:ins>
            <w:r w:rsidR="000E39D8">
              <w:rPr>
                <w:rFonts w:ascii="Heebo" w:hAnsi="Heebo" w:cs="Heebo" w:hint="cs"/>
                <w:rtl/>
              </w:rPr>
              <w:t xml:space="preserve">מחקר </w:t>
            </w:r>
            <w:r w:rsidR="000E39D8">
              <w:rPr>
                <w:rFonts w:ascii="Heebo" w:hAnsi="Heebo" w:cs="Heebo"/>
                <w:lang w:val="en-US"/>
              </w:rPr>
              <w:t>EY</w:t>
            </w:r>
            <w:r w:rsidR="000E39D8" w:rsidRPr="004A787E">
              <w:rPr>
                <w:rFonts w:ascii="Heebo" w:hAnsi="Heebo" w:cs="Heebo" w:hint="cs"/>
                <w:rtl/>
              </w:rPr>
              <w:t xml:space="preserve"> </w:t>
            </w:r>
            <w:r w:rsidRPr="004A787E">
              <w:rPr>
                <w:rFonts w:ascii="Heebo" w:hAnsi="Heebo" w:cs="Heebo" w:hint="cs"/>
                <w:rtl/>
              </w:rPr>
              <w:t>מודל</w:t>
            </w:r>
            <w:r>
              <w:rPr>
                <w:rFonts w:ascii="Heebo" w:hAnsi="Heebo" w:cs="Heebo" w:hint="cs"/>
                <w:rtl/>
              </w:rPr>
              <w:t xml:space="preserve"> הגמלה</w:t>
            </w:r>
            <w:r w:rsidRPr="004A787E">
              <w:rPr>
                <w:rFonts w:ascii="Heebo" w:hAnsi="Heebo" w:cs="Heebo" w:hint="cs"/>
                <w:rtl/>
              </w:rPr>
              <w:t xml:space="preserve"> הקיים</w:t>
            </w:r>
            <w:r>
              <w:rPr>
                <w:rFonts w:ascii="Heebo" w:hAnsi="Heebo" w:cs="Heebo" w:hint="cs"/>
                <w:rtl/>
              </w:rPr>
              <w:t xml:space="preserve"> והחד</w:t>
            </w:r>
            <w:ins w:id="22" w:author="אביעד יצחקי" w:date="2024-11-17T22:43:00Z">
              <w:r>
                <w:rPr>
                  <w:rFonts w:ascii="Heebo" w:hAnsi="Heebo" w:cs="Heebo" w:hint="cs"/>
                  <w:rtl/>
                </w:rPr>
                <w:t>ש, יעדי ומיקודי הסדנה</w:t>
              </w:r>
            </w:ins>
          </w:p>
        </w:tc>
        <w:tc>
          <w:tcPr>
            <w:tcW w:w="1557" w:type="dxa"/>
            <w:tcPrChange w:id="23" w:author="Edna Laufer Globus" w:date="2024-11-17T22:02:00Z">
              <w:tcPr>
                <w:tcW w:w="1555" w:type="dxa"/>
              </w:tcPr>
            </w:tcPrChange>
          </w:tcPr>
          <w:p w14:paraId="2F80365A" w14:textId="45AAF803" w:rsidR="000E39D8" w:rsidRDefault="000E39D8" w:rsidP="00283263">
            <w:pPr>
              <w:bidi/>
              <w:rPr>
                <w:rFonts w:ascii="Heebo" w:hAnsi="Heebo" w:cs="Heebo"/>
                <w:rtl/>
              </w:rPr>
            </w:pPr>
            <w:r>
              <w:rPr>
                <w:rFonts w:ascii="Heebo" w:hAnsi="Heebo" w:cs="Heebo" w:hint="cs"/>
                <w:rtl/>
              </w:rPr>
              <w:t>אביעד</w:t>
            </w:r>
          </w:p>
        </w:tc>
        <w:tc>
          <w:tcPr>
            <w:tcW w:w="1555" w:type="dxa"/>
            <w:tcPrChange w:id="24" w:author="Edna Laufer Globus" w:date="2024-11-17T22:02:00Z">
              <w:tcPr>
                <w:tcW w:w="1555" w:type="dxa"/>
              </w:tcPr>
            </w:tcPrChange>
          </w:tcPr>
          <w:p w14:paraId="31EA70EB" w14:textId="0AFD38FF" w:rsidR="000E39D8" w:rsidRPr="004A787E" w:rsidRDefault="000E39D8" w:rsidP="00283263">
            <w:pPr>
              <w:bidi/>
              <w:rPr>
                <w:rFonts w:ascii="Heebo" w:hAnsi="Heebo" w:cs="Heebo"/>
                <w:rtl/>
              </w:rPr>
            </w:pPr>
            <w:r>
              <w:rPr>
                <w:rFonts w:ascii="Heebo" w:hAnsi="Heebo" w:cs="Heebo" w:hint="cs"/>
                <w:rtl/>
              </w:rPr>
              <w:t>30</w:t>
            </w:r>
            <w:r w:rsidRPr="004A787E">
              <w:rPr>
                <w:rFonts w:ascii="Heebo" w:hAnsi="Heebo" w:cs="Heebo" w:hint="cs"/>
                <w:rtl/>
              </w:rPr>
              <w:t xml:space="preserve"> דק'</w:t>
            </w:r>
          </w:p>
        </w:tc>
      </w:tr>
      <w:tr w:rsidR="000E39D8" w:rsidRPr="004A787E" w14:paraId="03B67EC9" w14:textId="77777777" w:rsidTr="0020056D">
        <w:tc>
          <w:tcPr>
            <w:tcW w:w="6194" w:type="dxa"/>
            <w:tcPrChange w:id="25" w:author="Edna Laufer Globus" w:date="2024-11-17T22:02:00Z">
              <w:tcPr>
                <w:tcW w:w="6196" w:type="dxa"/>
                <w:gridSpan w:val="2"/>
              </w:tcPr>
            </w:tcPrChange>
          </w:tcPr>
          <w:p w14:paraId="4902DA39" w14:textId="0A13DE7B" w:rsidR="000E39D8" w:rsidRPr="004A787E" w:rsidRDefault="000E39D8" w:rsidP="00283263">
            <w:pPr>
              <w:bidi/>
              <w:rPr>
                <w:rFonts w:ascii="Heebo" w:hAnsi="Heebo" w:cs="Heebo"/>
                <w:rtl/>
              </w:rPr>
            </w:pPr>
            <w:r>
              <w:rPr>
                <w:rFonts w:ascii="Heebo" w:hAnsi="Heebo" w:cs="Heebo" w:hint="cs"/>
                <w:rtl/>
              </w:rPr>
              <w:t>היכרות עם</w:t>
            </w:r>
            <w:r w:rsidRPr="004A787E">
              <w:rPr>
                <w:rFonts w:ascii="Heebo" w:hAnsi="Heebo" w:cs="Heebo" w:hint="cs"/>
                <w:rtl/>
              </w:rPr>
              <w:t xml:space="preserve"> המתודה והתנהלות הסדנה</w:t>
            </w:r>
          </w:p>
        </w:tc>
        <w:tc>
          <w:tcPr>
            <w:tcW w:w="1557" w:type="dxa"/>
            <w:tcPrChange w:id="26" w:author="Edna Laufer Globus" w:date="2024-11-17T22:02:00Z">
              <w:tcPr>
                <w:tcW w:w="1555" w:type="dxa"/>
              </w:tcPr>
            </w:tcPrChange>
          </w:tcPr>
          <w:p w14:paraId="15CBEDD0" w14:textId="30CD97CA" w:rsidR="000E39D8" w:rsidRDefault="000E39D8" w:rsidP="00283263">
            <w:pPr>
              <w:bidi/>
              <w:rPr>
                <w:rFonts w:ascii="Heebo" w:hAnsi="Heebo" w:cs="Heebo"/>
                <w:rtl/>
              </w:rPr>
            </w:pPr>
            <w:r>
              <w:rPr>
                <w:rFonts w:ascii="Heebo" w:hAnsi="Heebo" w:cs="Heebo"/>
                <w:lang w:val="en-US"/>
              </w:rPr>
              <w:t>B-Pro</w:t>
            </w:r>
          </w:p>
        </w:tc>
        <w:tc>
          <w:tcPr>
            <w:tcW w:w="1555" w:type="dxa"/>
            <w:tcPrChange w:id="27" w:author="Edna Laufer Globus" w:date="2024-11-17T22:02:00Z">
              <w:tcPr>
                <w:tcW w:w="1555" w:type="dxa"/>
              </w:tcPr>
            </w:tcPrChange>
          </w:tcPr>
          <w:p w14:paraId="0D7A961A" w14:textId="64B1D882" w:rsidR="000E39D8" w:rsidRPr="004A787E" w:rsidRDefault="000E39D8" w:rsidP="00283263">
            <w:pPr>
              <w:bidi/>
              <w:rPr>
                <w:rFonts w:ascii="Heebo" w:hAnsi="Heebo" w:cs="Heebo"/>
                <w:rtl/>
              </w:rPr>
            </w:pPr>
            <w:r>
              <w:rPr>
                <w:rFonts w:ascii="Heebo" w:hAnsi="Heebo" w:cs="Heebo" w:hint="cs"/>
                <w:rtl/>
              </w:rPr>
              <w:t>15</w:t>
            </w:r>
            <w:r w:rsidRPr="004A787E">
              <w:rPr>
                <w:rFonts w:ascii="Heebo" w:hAnsi="Heebo" w:cs="Heebo" w:hint="cs"/>
                <w:rtl/>
              </w:rPr>
              <w:t xml:space="preserve"> דק׳</w:t>
            </w:r>
          </w:p>
        </w:tc>
      </w:tr>
      <w:bookmarkEnd w:id="3"/>
      <w:tr w:rsidR="0020056D" w:rsidRPr="004A787E" w14:paraId="62CFA4AF" w14:textId="77777777" w:rsidTr="00666370">
        <w:tc>
          <w:tcPr>
            <w:tcW w:w="6194" w:type="dxa"/>
          </w:tcPr>
          <w:p w14:paraId="027C9584" w14:textId="6E22FF65" w:rsidR="0020056D" w:rsidRPr="00283263" w:rsidRDefault="0020056D" w:rsidP="00632655">
            <w:pPr>
              <w:bidi/>
              <w:rPr>
                <w:rFonts w:ascii="Heebo" w:hAnsi="Heebo" w:cs="Heebo"/>
                <w:color w:val="000000" w:themeColor="text1"/>
                <w:rtl/>
              </w:rPr>
            </w:pPr>
            <w:r w:rsidRPr="004A787E">
              <w:rPr>
                <w:rFonts w:ascii="Heebo" w:hAnsi="Heebo" w:cs="Heebo" w:hint="cs"/>
                <w:b/>
                <w:bCs/>
                <w:color w:val="FF0000"/>
                <w:rtl/>
              </w:rPr>
              <w:t>הפסקת קפה</w:t>
            </w:r>
          </w:p>
        </w:tc>
        <w:tc>
          <w:tcPr>
            <w:tcW w:w="3112" w:type="dxa"/>
            <w:gridSpan w:val="2"/>
          </w:tcPr>
          <w:p w14:paraId="0080A892" w14:textId="5CC8083C" w:rsidR="0020056D" w:rsidDel="00632655" w:rsidRDefault="0020056D" w:rsidP="00410193">
            <w:pPr>
              <w:bidi/>
              <w:jc w:val="center"/>
              <w:rPr>
                <w:rFonts w:ascii="Heebo" w:hAnsi="Heebo" w:cs="Heebo"/>
                <w:color w:val="000000" w:themeColor="text1"/>
                <w:rtl/>
              </w:rPr>
            </w:pPr>
            <w:r w:rsidRPr="004A787E">
              <w:rPr>
                <w:rFonts w:ascii="Heebo" w:hAnsi="Heebo" w:cs="Heebo" w:hint="cs"/>
                <w:b/>
                <w:bCs/>
                <w:color w:val="FF0000"/>
                <w:rtl/>
              </w:rPr>
              <w:t>10 דק׳</w:t>
            </w:r>
          </w:p>
        </w:tc>
      </w:tr>
      <w:tr w:rsidR="000E39D8" w:rsidRPr="004A787E" w14:paraId="036A8506" w14:textId="77777777" w:rsidTr="00410193">
        <w:tc>
          <w:tcPr>
            <w:tcW w:w="6194" w:type="dxa"/>
          </w:tcPr>
          <w:p w14:paraId="1D2CE749" w14:textId="7006781B" w:rsidR="000E39D8" w:rsidRDefault="000E39D8" w:rsidP="00283263">
            <w:pPr>
              <w:bidi/>
              <w:rPr>
                <w:rFonts w:ascii="Heebo" w:hAnsi="Heebo" w:cs="Heebo"/>
                <w:rtl/>
              </w:rPr>
            </w:pPr>
            <w:r w:rsidRPr="00410193">
              <w:rPr>
                <w:rFonts w:ascii="Heebo" w:hAnsi="Heebo" w:cs="Heebo" w:hint="eastAsia"/>
                <w:u w:val="single"/>
                <w:rtl/>
              </w:rPr>
              <w:t>עבודה</w:t>
            </w:r>
            <w:r w:rsidRPr="00410193">
              <w:rPr>
                <w:rFonts w:ascii="Heebo" w:hAnsi="Heebo" w:cs="Heebo"/>
                <w:u w:val="single"/>
                <w:rtl/>
              </w:rPr>
              <w:t xml:space="preserve"> </w:t>
            </w:r>
            <w:r w:rsidRPr="00410193">
              <w:rPr>
                <w:rFonts w:ascii="Heebo" w:hAnsi="Heebo" w:cs="Heebo" w:hint="eastAsia"/>
                <w:u w:val="single"/>
                <w:rtl/>
              </w:rPr>
              <w:t>ב</w:t>
            </w:r>
            <w:r w:rsidRPr="00410193">
              <w:rPr>
                <w:rFonts w:ascii="Heebo" w:hAnsi="Heebo" w:cs="Heebo"/>
                <w:u w:val="single"/>
                <w:rtl/>
              </w:rPr>
              <w:t>-</w:t>
            </w:r>
            <w:r w:rsidR="00345A12" w:rsidRPr="00410193">
              <w:rPr>
                <w:rFonts w:ascii="Heebo" w:hAnsi="Heebo" w:cs="Heebo"/>
                <w:u w:val="single"/>
                <w:rtl/>
              </w:rPr>
              <w:t>3</w:t>
            </w:r>
            <w:r w:rsidRPr="00410193">
              <w:rPr>
                <w:rFonts w:ascii="Heebo" w:hAnsi="Heebo" w:cs="Heebo"/>
                <w:u w:val="single"/>
                <w:rtl/>
              </w:rPr>
              <w:t xml:space="preserve"> </w:t>
            </w:r>
            <w:r w:rsidRPr="00410193">
              <w:rPr>
                <w:rFonts w:ascii="Heebo" w:hAnsi="Heebo" w:cs="Heebo" w:hint="eastAsia"/>
                <w:u w:val="single"/>
                <w:rtl/>
              </w:rPr>
              <w:t>קבוצות</w:t>
            </w:r>
            <w:r w:rsidRPr="004A787E">
              <w:rPr>
                <w:rFonts w:ascii="Heebo" w:hAnsi="Heebo" w:cs="Heebo" w:hint="cs"/>
                <w:rtl/>
              </w:rPr>
              <w:t>:</w:t>
            </w:r>
            <w:r>
              <w:rPr>
                <w:rFonts w:ascii="Heebo" w:hAnsi="Heebo" w:cs="Heebo" w:hint="cs"/>
                <w:rtl/>
              </w:rPr>
              <w:t xml:space="preserve"> </w:t>
            </w:r>
            <w:r w:rsidR="00647448">
              <w:rPr>
                <w:rFonts w:ascii="Heebo" w:hAnsi="Heebo" w:cs="Heebo" w:hint="cs"/>
                <w:rtl/>
              </w:rPr>
              <w:t>מה</w:t>
            </w:r>
            <w:r w:rsidR="0020056D">
              <w:rPr>
                <w:rFonts w:ascii="Heebo" w:hAnsi="Heebo" w:cs="Heebo" w:hint="cs"/>
                <w:rtl/>
              </w:rPr>
              <w:t>,</w:t>
            </w:r>
            <w:r w:rsidR="00647448">
              <w:rPr>
                <w:rFonts w:ascii="Heebo" w:hAnsi="Heebo" w:cs="Heebo" w:hint="cs"/>
                <w:rtl/>
              </w:rPr>
              <w:t xml:space="preserve"> איך</w:t>
            </w:r>
            <w:r w:rsidR="0020056D">
              <w:rPr>
                <w:rFonts w:ascii="Heebo" w:hAnsi="Heebo" w:cs="Heebo" w:hint="cs"/>
                <w:rtl/>
              </w:rPr>
              <w:t>,</w:t>
            </w:r>
            <w:r w:rsidR="00647448">
              <w:rPr>
                <w:rFonts w:ascii="Heebo" w:hAnsi="Heebo" w:cs="Heebo" w:hint="cs"/>
                <w:rtl/>
              </w:rPr>
              <w:t xml:space="preserve"> מי</w:t>
            </w:r>
          </w:p>
          <w:p w14:paraId="4D47C7D5" w14:textId="21F548AF" w:rsidR="00345A12" w:rsidRPr="00410193" w:rsidRDefault="00647448" w:rsidP="00410193">
            <w:pPr>
              <w:pStyle w:val="a4"/>
              <w:numPr>
                <w:ilvl w:val="0"/>
                <w:numId w:val="37"/>
              </w:numPr>
              <w:bidi/>
              <w:rPr>
                <w:rFonts w:ascii="Heebo" w:hAnsi="Heebo" w:cs="Heebo"/>
                <w:rtl/>
              </w:rPr>
            </w:pPr>
            <w:r>
              <w:rPr>
                <w:rFonts w:ascii="Heebo" w:hAnsi="Heebo" w:cs="Heebo" w:hint="cs"/>
                <w:rtl/>
              </w:rPr>
              <w:t xml:space="preserve">מה: </w:t>
            </w:r>
            <w:r w:rsidR="000E39D8" w:rsidRPr="00410193">
              <w:rPr>
                <w:rFonts w:ascii="Heebo" w:hAnsi="Heebo" w:cs="Heebo" w:hint="eastAsia"/>
                <w:rtl/>
              </w:rPr>
              <w:t>היצע</w:t>
            </w:r>
            <w:r w:rsidR="000E39D8" w:rsidRPr="00410193">
              <w:rPr>
                <w:rFonts w:ascii="Heebo" w:hAnsi="Heebo" w:cs="Heebo"/>
                <w:rtl/>
              </w:rPr>
              <w:t xml:space="preserve"> </w:t>
            </w:r>
            <w:r w:rsidR="000E39D8" w:rsidRPr="00410193">
              <w:rPr>
                <w:rFonts w:ascii="Heebo" w:hAnsi="Heebo" w:cs="Heebo" w:hint="eastAsia"/>
                <w:rtl/>
              </w:rPr>
              <w:t>הסל</w:t>
            </w:r>
            <w:r w:rsidR="00345A12">
              <w:rPr>
                <w:rFonts w:ascii="Heebo" w:hAnsi="Heebo" w:cs="Heebo" w:hint="cs"/>
                <w:rtl/>
              </w:rPr>
              <w:t xml:space="preserve"> הנדרש</w:t>
            </w:r>
            <w:r w:rsidR="00F24F7B">
              <w:rPr>
                <w:rFonts w:ascii="Heebo" w:hAnsi="Heebo" w:cs="Heebo" w:hint="cs"/>
                <w:rtl/>
              </w:rPr>
              <w:t xml:space="preserve"> כמענה לצרכים</w:t>
            </w:r>
            <w:r>
              <w:rPr>
                <w:rFonts w:ascii="Heebo" w:hAnsi="Heebo" w:cs="Heebo" w:hint="cs"/>
                <w:rtl/>
              </w:rPr>
              <w:t xml:space="preserve"> (בסיס + מורחב)</w:t>
            </w:r>
            <w:r w:rsidR="00010397">
              <w:rPr>
                <w:rFonts w:ascii="Heebo" w:hAnsi="Heebo" w:cs="Heebo" w:hint="cs"/>
                <w:rtl/>
              </w:rPr>
              <w:t xml:space="preserve"> </w:t>
            </w:r>
          </w:p>
          <w:p w14:paraId="7EC8AA0E" w14:textId="3A09C3C5" w:rsidR="00345A12" w:rsidRPr="00410193" w:rsidRDefault="00647448" w:rsidP="00410193">
            <w:pPr>
              <w:pStyle w:val="a4"/>
              <w:numPr>
                <w:ilvl w:val="0"/>
                <w:numId w:val="37"/>
              </w:numPr>
              <w:bidi/>
              <w:rPr>
                <w:rFonts w:ascii="Heebo" w:hAnsi="Heebo" w:cs="Heebo"/>
                <w:rtl/>
              </w:rPr>
            </w:pPr>
            <w:r>
              <w:rPr>
                <w:rFonts w:ascii="Heebo" w:hAnsi="Heebo" w:cs="Heebo" w:hint="cs"/>
                <w:rtl/>
              </w:rPr>
              <w:t xml:space="preserve">איך: </w:t>
            </w:r>
            <w:r w:rsidR="000E39D8" w:rsidRPr="00410193">
              <w:rPr>
                <w:rFonts w:ascii="Heebo" w:hAnsi="Heebo" w:cs="Heebo" w:hint="eastAsia"/>
                <w:rtl/>
              </w:rPr>
              <w:t>תהליכי</w:t>
            </w:r>
            <w:r w:rsidR="000E39D8" w:rsidRPr="00410193">
              <w:rPr>
                <w:rFonts w:ascii="Heebo" w:hAnsi="Heebo" w:cs="Heebo"/>
                <w:rtl/>
              </w:rPr>
              <w:t xml:space="preserve"> </w:t>
            </w:r>
            <w:r w:rsidR="000E39D8" w:rsidRPr="00410193">
              <w:rPr>
                <w:rFonts w:ascii="Heebo" w:hAnsi="Heebo" w:cs="Heebo" w:hint="eastAsia"/>
                <w:rtl/>
              </w:rPr>
              <w:t>עבודה</w:t>
            </w:r>
            <w:r w:rsidR="000E39D8" w:rsidRPr="00410193">
              <w:rPr>
                <w:rFonts w:ascii="Heebo" w:hAnsi="Heebo" w:cs="Heebo"/>
                <w:rtl/>
              </w:rPr>
              <w:t xml:space="preserve"> </w:t>
            </w:r>
            <w:r w:rsidR="000E39D8" w:rsidRPr="00410193">
              <w:rPr>
                <w:rFonts w:ascii="Heebo" w:hAnsi="Heebo" w:cs="Heebo" w:hint="eastAsia"/>
                <w:rtl/>
              </w:rPr>
              <w:t>תומכים</w:t>
            </w:r>
            <w:r w:rsidR="000E39D8" w:rsidRPr="00410193">
              <w:rPr>
                <w:rFonts w:ascii="Heebo" w:hAnsi="Heebo" w:cs="Heebo"/>
                <w:rtl/>
              </w:rPr>
              <w:t xml:space="preserve"> </w:t>
            </w:r>
            <w:r w:rsidR="000E39D8" w:rsidRPr="00410193">
              <w:rPr>
                <w:rFonts w:ascii="Heebo" w:hAnsi="Heebo" w:cs="Heebo" w:hint="eastAsia"/>
                <w:rtl/>
              </w:rPr>
              <w:t>בסל</w:t>
            </w:r>
            <w:r w:rsidR="000E39D8" w:rsidRPr="00410193">
              <w:rPr>
                <w:rFonts w:ascii="Heebo" w:hAnsi="Heebo" w:cs="Heebo"/>
                <w:rtl/>
              </w:rPr>
              <w:t xml:space="preserve"> </w:t>
            </w:r>
            <w:r w:rsidR="000E39D8" w:rsidRPr="00410193">
              <w:rPr>
                <w:rFonts w:ascii="Heebo" w:hAnsi="Heebo" w:cs="Heebo" w:hint="eastAsia"/>
                <w:rtl/>
              </w:rPr>
              <w:t>שירותים</w:t>
            </w:r>
            <w:r w:rsidR="00010397">
              <w:rPr>
                <w:rFonts w:ascii="Heebo" w:hAnsi="Heebo" w:cs="Heebo" w:hint="cs"/>
                <w:rtl/>
              </w:rPr>
              <w:t xml:space="preserve"> </w:t>
            </w:r>
          </w:p>
          <w:p w14:paraId="0B2A9341" w14:textId="74101E80" w:rsidR="000E39D8" w:rsidRPr="00410193" w:rsidRDefault="00647448" w:rsidP="00410193">
            <w:pPr>
              <w:pStyle w:val="a4"/>
              <w:numPr>
                <w:ilvl w:val="0"/>
                <w:numId w:val="37"/>
              </w:numPr>
              <w:bidi/>
              <w:rPr>
                <w:rFonts w:ascii="Heebo" w:hAnsi="Heebo" w:cs="Heebo"/>
                <w:rtl/>
              </w:rPr>
            </w:pPr>
            <w:r>
              <w:rPr>
                <w:rFonts w:ascii="Heebo" w:hAnsi="Heebo" w:cs="Heebo" w:hint="cs"/>
                <w:rtl/>
              </w:rPr>
              <w:t xml:space="preserve">מי: </w:t>
            </w:r>
            <w:r w:rsidR="000E39D8" w:rsidRPr="00410193">
              <w:rPr>
                <w:rFonts w:ascii="Heebo" w:hAnsi="Heebo" w:cs="Heebo" w:hint="eastAsia"/>
                <w:rtl/>
              </w:rPr>
              <w:t>אפיון</w:t>
            </w:r>
            <w:r w:rsidR="000E39D8" w:rsidRPr="00410193">
              <w:rPr>
                <w:rFonts w:ascii="Heebo" w:hAnsi="Heebo" w:cs="Heebo"/>
                <w:rtl/>
              </w:rPr>
              <w:t xml:space="preserve"> </w:t>
            </w:r>
            <w:r w:rsidR="000E39D8" w:rsidRPr="00410193">
              <w:rPr>
                <w:rFonts w:ascii="Heebo" w:hAnsi="Heebo" w:cs="Heebo" w:hint="eastAsia"/>
                <w:rtl/>
              </w:rPr>
              <w:t>הפרסונות</w:t>
            </w:r>
            <w:r w:rsidR="000E39D8" w:rsidRPr="00410193">
              <w:rPr>
                <w:rFonts w:ascii="Heebo" w:hAnsi="Heebo" w:cs="Heebo"/>
                <w:rtl/>
              </w:rPr>
              <w:t xml:space="preserve"> </w:t>
            </w:r>
            <w:r w:rsidR="000E39D8" w:rsidRPr="00410193">
              <w:rPr>
                <w:rFonts w:ascii="Heebo" w:hAnsi="Heebo" w:cs="Heebo" w:hint="eastAsia"/>
                <w:rtl/>
              </w:rPr>
              <w:t>הדרושות</w:t>
            </w:r>
            <w:r w:rsidR="00345A12">
              <w:rPr>
                <w:rFonts w:ascii="Heebo" w:hAnsi="Heebo" w:cs="Heebo" w:hint="cs"/>
                <w:rtl/>
              </w:rPr>
              <w:t xml:space="preserve"> הנוגעות לתהליך</w:t>
            </w:r>
          </w:p>
        </w:tc>
        <w:tc>
          <w:tcPr>
            <w:tcW w:w="1557" w:type="dxa"/>
          </w:tcPr>
          <w:p w14:paraId="657B1C6C" w14:textId="6FEDF8D8" w:rsidR="000E39D8" w:rsidDel="00632655" w:rsidRDefault="000E39D8" w:rsidP="00283263">
            <w:pPr>
              <w:bidi/>
              <w:rPr>
                <w:rFonts w:ascii="Heebo" w:hAnsi="Heebo" w:cs="Heebo"/>
                <w:rtl/>
              </w:rPr>
            </w:pPr>
            <w:r>
              <w:rPr>
                <w:rFonts w:ascii="Heebo" w:hAnsi="Heebo" w:cs="Heebo"/>
                <w:lang w:val="en-US"/>
              </w:rPr>
              <w:t>B-Pro</w:t>
            </w:r>
          </w:p>
        </w:tc>
        <w:tc>
          <w:tcPr>
            <w:tcW w:w="1555" w:type="dxa"/>
          </w:tcPr>
          <w:p w14:paraId="7B5FDADC" w14:textId="07924194" w:rsidR="000E39D8" w:rsidRPr="004A787E" w:rsidRDefault="000E39D8" w:rsidP="00283263">
            <w:pPr>
              <w:bidi/>
              <w:rPr>
                <w:rFonts w:ascii="Heebo" w:hAnsi="Heebo" w:cs="Heebo"/>
                <w:rtl/>
              </w:rPr>
            </w:pPr>
            <w:r>
              <w:rPr>
                <w:rFonts w:ascii="Heebo" w:hAnsi="Heebo" w:cs="Heebo" w:hint="cs"/>
                <w:rtl/>
              </w:rPr>
              <w:t>90</w:t>
            </w:r>
            <w:r w:rsidRPr="004A787E">
              <w:rPr>
                <w:rFonts w:ascii="Heebo" w:hAnsi="Heebo" w:cs="Heebo" w:hint="cs"/>
                <w:rtl/>
              </w:rPr>
              <w:t xml:space="preserve"> דק׳</w:t>
            </w:r>
          </w:p>
        </w:tc>
      </w:tr>
      <w:tr w:rsidR="000E39D8" w:rsidRPr="004A787E" w14:paraId="74A96B76" w14:textId="77777777" w:rsidTr="00410193">
        <w:tc>
          <w:tcPr>
            <w:tcW w:w="6194" w:type="dxa"/>
            <w:tcBorders>
              <w:bottom w:val="double" w:sz="4" w:space="0" w:color="auto"/>
            </w:tcBorders>
          </w:tcPr>
          <w:p w14:paraId="287DE20A" w14:textId="0CF49F8D" w:rsidR="000E39D8" w:rsidRPr="004A787E" w:rsidRDefault="000E39D8" w:rsidP="00283263">
            <w:pPr>
              <w:bidi/>
              <w:rPr>
                <w:rFonts w:ascii="Heebo" w:hAnsi="Heebo" w:cs="Heebo"/>
                <w:rtl/>
              </w:rPr>
            </w:pPr>
            <w:r w:rsidRPr="004A787E">
              <w:rPr>
                <w:rFonts w:ascii="Heebo" w:hAnsi="Heebo" w:cs="Heebo" w:hint="cs"/>
                <w:rtl/>
              </w:rPr>
              <w:t xml:space="preserve">הצגת ממצאים ותובנות במליאה </w:t>
            </w:r>
          </w:p>
        </w:tc>
        <w:tc>
          <w:tcPr>
            <w:tcW w:w="1557" w:type="dxa"/>
            <w:tcBorders>
              <w:bottom w:val="double" w:sz="4" w:space="0" w:color="auto"/>
            </w:tcBorders>
          </w:tcPr>
          <w:p w14:paraId="3C397997" w14:textId="7CE3C13B" w:rsidR="000E39D8" w:rsidDel="00632655" w:rsidRDefault="000E39D8" w:rsidP="00283263">
            <w:pPr>
              <w:bidi/>
              <w:rPr>
                <w:rFonts w:ascii="Heebo" w:hAnsi="Heebo" w:cs="Heebo"/>
                <w:rtl/>
              </w:rPr>
            </w:pPr>
            <w:r>
              <w:rPr>
                <w:rFonts w:ascii="Heebo" w:hAnsi="Heebo" w:cs="Heebo"/>
                <w:lang w:val="en-US"/>
              </w:rPr>
              <w:t>B-Pro</w:t>
            </w:r>
          </w:p>
        </w:tc>
        <w:tc>
          <w:tcPr>
            <w:tcW w:w="1555" w:type="dxa"/>
            <w:tcBorders>
              <w:bottom w:val="double" w:sz="4" w:space="0" w:color="auto"/>
            </w:tcBorders>
          </w:tcPr>
          <w:p w14:paraId="00556F94" w14:textId="0DA0F1B8" w:rsidR="000E39D8" w:rsidRPr="004A787E" w:rsidRDefault="000E39D8" w:rsidP="00283263">
            <w:pPr>
              <w:bidi/>
              <w:rPr>
                <w:rFonts w:ascii="Heebo" w:hAnsi="Heebo" w:cs="Heebo"/>
                <w:rtl/>
              </w:rPr>
            </w:pPr>
            <w:r>
              <w:rPr>
                <w:rFonts w:ascii="Heebo" w:hAnsi="Heebo" w:cs="Heebo" w:hint="cs"/>
                <w:rtl/>
              </w:rPr>
              <w:t>4</w:t>
            </w:r>
            <w:r w:rsidR="00345A12">
              <w:rPr>
                <w:rFonts w:ascii="Heebo" w:hAnsi="Heebo" w:cs="Heebo" w:hint="cs"/>
                <w:rtl/>
              </w:rPr>
              <w:t>5</w:t>
            </w:r>
            <w:r w:rsidRPr="004A787E">
              <w:rPr>
                <w:rFonts w:ascii="Heebo" w:hAnsi="Heebo" w:cs="Heebo" w:hint="cs"/>
                <w:rtl/>
              </w:rPr>
              <w:t xml:space="preserve"> דק׳</w:t>
            </w:r>
          </w:p>
        </w:tc>
      </w:tr>
      <w:tr w:rsidR="000E39D8" w:rsidRPr="004A787E" w14:paraId="782A6B73" w14:textId="77777777" w:rsidTr="00410193">
        <w:tc>
          <w:tcPr>
            <w:tcW w:w="6194" w:type="dxa"/>
            <w:tcBorders>
              <w:bottom w:val="double" w:sz="4" w:space="0" w:color="auto"/>
            </w:tcBorders>
          </w:tcPr>
          <w:p w14:paraId="404F25F9" w14:textId="6D09F373" w:rsidR="000E39D8" w:rsidRPr="00410193" w:rsidRDefault="0020056D" w:rsidP="00283263">
            <w:pPr>
              <w:bidi/>
              <w:rPr>
                <w:rFonts w:ascii="Heebo" w:hAnsi="Heebo" w:cs="Heebo"/>
                <w:rtl/>
              </w:rPr>
            </w:pPr>
            <w:r w:rsidRPr="00410193">
              <w:rPr>
                <w:rFonts w:ascii="Heebo" w:hAnsi="Heebo" w:cs="Heebo" w:hint="eastAsia"/>
                <w:rtl/>
              </w:rPr>
              <w:t>סה״כ</w:t>
            </w:r>
            <w:r w:rsidRPr="00410193">
              <w:rPr>
                <w:rFonts w:ascii="Heebo" w:hAnsi="Heebo" w:cs="Heebo"/>
                <w:rtl/>
              </w:rPr>
              <w:t xml:space="preserve"> </w:t>
            </w:r>
            <w:r w:rsidRPr="00410193">
              <w:rPr>
                <w:rFonts w:ascii="Heebo" w:hAnsi="Heebo" w:cs="Heebo" w:hint="eastAsia"/>
                <w:rtl/>
              </w:rPr>
              <w:t>חלק</w:t>
            </w:r>
            <w:r w:rsidRPr="00410193">
              <w:rPr>
                <w:rFonts w:ascii="Heebo" w:hAnsi="Heebo" w:cs="Heebo"/>
                <w:rtl/>
              </w:rPr>
              <w:t xml:space="preserve"> </w:t>
            </w:r>
            <w:r w:rsidRPr="00410193">
              <w:rPr>
                <w:rFonts w:ascii="Heebo" w:hAnsi="Heebo" w:cs="Heebo" w:hint="eastAsia"/>
                <w:rtl/>
              </w:rPr>
              <w:t>א׳</w:t>
            </w:r>
          </w:p>
        </w:tc>
        <w:tc>
          <w:tcPr>
            <w:tcW w:w="1557" w:type="dxa"/>
            <w:tcBorders>
              <w:bottom w:val="double" w:sz="4" w:space="0" w:color="auto"/>
            </w:tcBorders>
          </w:tcPr>
          <w:p w14:paraId="37E12541" w14:textId="77777777" w:rsidR="000E39D8" w:rsidDel="00632655" w:rsidRDefault="000E39D8" w:rsidP="00283263">
            <w:pPr>
              <w:bidi/>
              <w:rPr>
                <w:rFonts w:ascii="Heebo" w:hAnsi="Heebo" w:cs="Heebo"/>
                <w:b/>
                <w:bCs/>
                <w:rtl/>
              </w:rPr>
            </w:pPr>
          </w:p>
        </w:tc>
        <w:tc>
          <w:tcPr>
            <w:tcW w:w="1555" w:type="dxa"/>
            <w:tcBorders>
              <w:bottom w:val="double" w:sz="4" w:space="0" w:color="auto"/>
            </w:tcBorders>
          </w:tcPr>
          <w:p w14:paraId="3770A9AF" w14:textId="63EB5D09" w:rsidR="000E39D8" w:rsidRPr="004A787E" w:rsidRDefault="000E39D8" w:rsidP="00283263">
            <w:pPr>
              <w:bidi/>
              <w:rPr>
                <w:rFonts w:ascii="Heebo" w:hAnsi="Heebo" w:cs="Heebo"/>
                <w:b/>
                <w:bCs/>
                <w:rtl/>
              </w:rPr>
            </w:pPr>
            <w:r>
              <w:rPr>
                <w:rFonts w:ascii="Heebo" w:hAnsi="Heebo" w:cs="Heebo" w:hint="cs"/>
                <w:b/>
                <w:bCs/>
                <w:rtl/>
              </w:rPr>
              <w:t>3.</w:t>
            </w:r>
            <w:r w:rsidR="00747E0D">
              <w:rPr>
                <w:rFonts w:ascii="Heebo" w:hAnsi="Heebo" w:cs="Heebo" w:hint="cs"/>
                <w:b/>
                <w:bCs/>
                <w:rtl/>
              </w:rPr>
              <w:t>7</w:t>
            </w:r>
            <w:r>
              <w:rPr>
                <w:rFonts w:ascii="Heebo" w:hAnsi="Heebo" w:cs="Heebo" w:hint="cs"/>
                <w:b/>
                <w:bCs/>
                <w:rtl/>
              </w:rPr>
              <w:t xml:space="preserve"> </w:t>
            </w:r>
            <w:r w:rsidRPr="004A787E">
              <w:rPr>
                <w:rFonts w:ascii="Heebo" w:hAnsi="Heebo" w:cs="Heebo" w:hint="cs"/>
                <w:b/>
                <w:bCs/>
                <w:rtl/>
              </w:rPr>
              <w:t>שעות</w:t>
            </w:r>
          </w:p>
        </w:tc>
      </w:tr>
    </w:tbl>
    <w:p w14:paraId="71ACB862" w14:textId="77777777" w:rsidR="00F702EC" w:rsidRPr="004A787E" w:rsidRDefault="00F702EC" w:rsidP="00304F2F">
      <w:pPr>
        <w:bidi/>
        <w:rPr>
          <w:rFonts w:ascii="Heebo" w:hAnsi="Heebo" w:cs="Heebo"/>
        </w:rPr>
      </w:pPr>
    </w:p>
    <w:tbl>
      <w:tblPr>
        <w:tblStyle w:val="a3"/>
        <w:bidiVisual/>
        <w:tblW w:w="0" w:type="auto"/>
        <w:tblInd w:w="360" w:type="dxa"/>
        <w:tblLook w:val="04A0" w:firstRow="1" w:lastRow="0" w:firstColumn="1" w:lastColumn="0" w:noHBand="0" w:noVBand="1"/>
      </w:tblPr>
      <w:tblGrid>
        <w:gridCol w:w="6202"/>
        <w:gridCol w:w="3118"/>
      </w:tblGrid>
      <w:tr w:rsidR="00565ACC" w:rsidRPr="004A787E" w14:paraId="0DB8CE20" w14:textId="77777777" w:rsidTr="00410193">
        <w:tc>
          <w:tcPr>
            <w:tcW w:w="6202" w:type="dxa"/>
            <w:tcBorders>
              <w:top w:val="double" w:sz="4" w:space="0" w:color="auto"/>
              <w:bottom w:val="double" w:sz="4" w:space="0" w:color="auto"/>
            </w:tcBorders>
          </w:tcPr>
          <w:p w14:paraId="228C8BE6" w14:textId="49671366" w:rsidR="00565ACC" w:rsidRPr="004A787E" w:rsidRDefault="00F702EC" w:rsidP="00410193">
            <w:pPr>
              <w:bidi/>
              <w:rPr>
                <w:rFonts w:ascii="Heebo" w:hAnsi="Heebo" w:cs="Heebo"/>
                <w:b/>
                <w:bCs/>
                <w:color w:val="FF0000"/>
                <w:rtl/>
              </w:rPr>
            </w:pPr>
            <w:r w:rsidRPr="004A787E">
              <w:rPr>
                <w:rFonts w:ascii="Heebo" w:hAnsi="Heebo" w:cs="Heebo" w:hint="cs"/>
                <w:b/>
                <w:bCs/>
                <w:color w:val="FF0000"/>
                <w:rtl/>
              </w:rPr>
              <w:t>ארוחת</w:t>
            </w:r>
            <w:r w:rsidR="00565ACC" w:rsidRPr="004A787E">
              <w:rPr>
                <w:rFonts w:ascii="Heebo" w:hAnsi="Heebo" w:cs="Heebo" w:hint="cs"/>
                <w:b/>
                <w:bCs/>
                <w:color w:val="FF0000"/>
                <w:rtl/>
              </w:rPr>
              <w:t xml:space="preserve"> צהרים</w:t>
            </w:r>
            <w:r w:rsidR="00AD268F">
              <w:rPr>
                <w:rFonts w:ascii="Heebo" w:hAnsi="Heebo" w:cs="Heebo" w:hint="cs"/>
                <w:b/>
                <w:bCs/>
                <w:color w:val="FF0000"/>
                <w:rtl/>
              </w:rPr>
              <w:t xml:space="preserve"> 13:00-13:</w:t>
            </w:r>
            <w:r w:rsidR="00410193">
              <w:rPr>
                <w:rFonts w:ascii="Heebo" w:hAnsi="Heebo" w:cs="Heebo" w:hint="cs"/>
                <w:b/>
                <w:bCs/>
                <w:color w:val="FF0000"/>
                <w:rtl/>
              </w:rPr>
              <w:t>40</w:t>
            </w:r>
          </w:p>
        </w:tc>
        <w:tc>
          <w:tcPr>
            <w:tcW w:w="3118" w:type="dxa"/>
            <w:tcBorders>
              <w:top w:val="double" w:sz="4" w:space="0" w:color="auto"/>
              <w:bottom w:val="double" w:sz="4" w:space="0" w:color="auto"/>
            </w:tcBorders>
          </w:tcPr>
          <w:p w14:paraId="04DFBE1D" w14:textId="0214F23D" w:rsidR="00565ACC" w:rsidRPr="004A787E" w:rsidRDefault="009D5760" w:rsidP="00410193">
            <w:pPr>
              <w:bidi/>
              <w:jc w:val="center"/>
              <w:rPr>
                <w:rFonts w:ascii="Heebo" w:hAnsi="Heebo" w:cs="Heebo"/>
                <w:b/>
                <w:bCs/>
                <w:color w:val="FF0000"/>
                <w:rtl/>
              </w:rPr>
            </w:pPr>
            <w:r>
              <w:rPr>
                <w:rFonts w:ascii="Heebo" w:hAnsi="Heebo" w:cs="Heebo" w:hint="cs"/>
                <w:b/>
                <w:bCs/>
                <w:color w:val="FF0000"/>
                <w:rtl/>
              </w:rPr>
              <w:t>4</w:t>
            </w:r>
            <w:r w:rsidR="00410193">
              <w:rPr>
                <w:rFonts w:ascii="Heebo" w:hAnsi="Heebo" w:cs="Heebo" w:hint="cs"/>
                <w:b/>
                <w:bCs/>
                <w:color w:val="FF0000"/>
                <w:rtl/>
              </w:rPr>
              <w:t>0</w:t>
            </w:r>
            <w:r w:rsidRPr="004A787E">
              <w:rPr>
                <w:rFonts w:ascii="Heebo" w:hAnsi="Heebo" w:cs="Heebo" w:hint="cs"/>
                <w:b/>
                <w:bCs/>
                <w:color w:val="FF0000"/>
                <w:rtl/>
              </w:rPr>
              <w:t xml:space="preserve"> </w:t>
            </w:r>
            <w:r w:rsidR="00565ACC" w:rsidRPr="004A787E">
              <w:rPr>
                <w:rFonts w:ascii="Heebo" w:hAnsi="Heebo" w:cs="Heebo" w:hint="cs"/>
                <w:b/>
                <w:bCs/>
                <w:color w:val="FF0000"/>
                <w:rtl/>
              </w:rPr>
              <w:t>דק׳</w:t>
            </w:r>
          </w:p>
        </w:tc>
      </w:tr>
    </w:tbl>
    <w:p w14:paraId="0A2A6B56" w14:textId="77777777" w:rsidR="00F702EC" w:rsidRPr="004A787E" w:rsidRDefault="00F702EC" w:rsidP="00304F2F">
      <w:pPr>
        <w:bidi/>
        <w:rPr>
          <w:rFonts w:ascii="Heebo" w:hAnsi="Heebo" w:cs="Heebo"/>
        </w:rPr>
      </w:pPr>
    </w:p>
    <w:tbl>
      <w:tblPr>
        <w:tblStyle w:val="a3"/>
        <w:bidiVisual/>
        <w:tblW w:w="0" w:type="auto"/>
        <w:tblInd w:w="360" w:type="dxa"/>
        <w:tblLook w:val="04A0" w:firstRow="1" w:lastRow="0" w:firstColumn="1" w:lastColumn="0" w:noHBand="0" w:noVBand="1"/>
      </w:tblPr>
      <w:tblGrid>
        <w:gridCol w:w="6196"/>
        <w:gridCol w:w="1555"/>
        <w:gridCol w:w="1555"/>
      </w:tblGrid>
      <w:tr w:rsidR="000E39D8" w:rsidRPr="004A787E" w14:paraId="5A5E87EF" w14:textId="77777777" w:rsidTr="00443E19">
        <w:tc>
          <w:tcPr>
            <w:tcW w:w="6196" w:type="dxa"/>
            <w:tcBorders>
              <w:top w:val="double" w:sz="4" w:space="0" w:color="auto"/>
              <w:bottom w:val="single" w:sz="4" w:space="0" w:color="auto"/>
            </w:tcBorders>
          </w:tcPr>
          <w:p w14:paraId="1DF6AFE9" w14:textId="77777777" w:rsidR="000E39D8" w:rsidRDefault="000E39D8" w:rsidP="00304F2F">
            <w:pPr>
              <w:bidi/>
              <w:rPr>
                <w:rFonts w:ascii="Heebo" w:hAnsi="Heebo" w:cs="Heebo"/>
                <w:rtl/>
              </w:rPr>
            </w:pPr>
            <w:r w:rsidRPr="004A787E">
              <w:rPr>
                <w:rFonts w:ascii="Heebo" w:hAnsi="Heebo" w:cs="Heebo" w:hint="cs"/>
                <w:rtl/>
              </w:rPr>
              <w:t>עבודה ב 2 קבוצות</w:t>
            </w:r>
            <w:r>
              <w:rPr>
                <w:rFonts w:ascii="Heebo" w:hAnsi="Heebo" w:cs="Heebo" w:hint="cs"/>
                <w:rtl/>
              </w:rPr>
              <w:t xml:space="preserve"> על סיכום ואינטגרציה:</w:t>
            </w:r>
          </w:p>
          <w:p w14:paraId="47CA9A77" w14:textId="4559DA1C" w:rsidR="000E39D8" w:rsidRPr="004A787E" w:rsidRDefault="000E39D8" w:rsidP="00786341">
            <w:pPr>
              <w:bidi/>
              <w:rPr>
                <w:rFonts w:ascii="Heebo" w:hAnsi="Heebo" w:cs="Heebo"/>
                <w:rtl/>
              </w:rPr>
            </w:pPr>
            <w:r w:rsidRPr="00786341">
              <w:rPr>
                <w:rFonts w:ascii="Heebo" w:hAnsi="Heebo" w:cs="Heebo"/>
                <w:rtl/>
              </w:rPr>
              <w:t>גיבוש עקרונות מנחים לפיילוט</w:t>
            </w:r>
            <w:r w:rsidRPr="00786341" w:rsidDel="00786341">
              <w:rPr>
                <w:rFonts w:ascii="Heebo" w:hAnsi="Heebo" w:cs="Heebo" w:hint="cs"/>
                <w:rtl/>
              </w:rPr>
              <w:t xml:space="preserve"> </w:t>
            </w:r>
            <w:r w:rsidRPr="004A787E">
              <w:rPr>
                <w:rFonts w:ascii="Heebo" w:hAnsi="Heebo" w:cs="Heebo" w:hint="cs"/>
                <w:rtl/>
              </w:rPr>
              <w:t xml:space="preserve">+ </w:t>
            </w:r>
            <w:r>
              <w:rPr>
                <w:rFonts w:ascii="Heebo" w:hAnsi="Heebo" w:cs="Heebo" w:hint="cs"/>
                <w:rtl/>
              </w:rPr>
              <w:t xml:space="preserve">דיוק ופירוט מסע הלקוח החדש לאור התובנות </w:t>
            </w:r>
          </w:p>
        </w:tc>
        <w:tc>
          <w:tcPr>
            <w:tcW w:w="1555" w:type="dxa"/>
            <w:tcBorders>
              <w:top w:val="double" w:sz="4" w:space="0" w:color="auto"/>
              <w:bottom w:val="single" w:sz="4" w:space="0" w:color="auto"/>
            </w:tcBorders>
          </w:tcPr>
          <w:p w14:paraId="3D457FED" w14:textId="1D34EC1A" w:rsidR="000E39D8" w:rsidRPr="004A787E" w:rsidRDefault="000E39D8" w:rsidP="00304F2F">
            <w:pPr>
              <w:bidi/>
              <w:rPr>
                <w:rFonts w:ascii="Heebo" w:hAnsi="Heebo" w:cs="Heebo"/>
                <w:rtl/>
              </w:rPr>
            </w:pPr>
            <w:r>
              <w:rPr>
                <w:rFonts w:ascii="Heebo" w:hAnsi="Heebo" w:cs="Heebo"/>
                <w:lang w:val="en-US"/>
              </w:rPr>
              <w:t>B-Pro</w:t>
            </w:r>
          </w:p>
        </w:tc>
        <w:tc>
          <w:tcPr>
            <w:tcW w:w="1555" w:type="dxa"/>
            <w:tcBorders>
              <w:top w:val="double" w:sz="4" w:space="0" w:color="auto"/>
              <w:bottom w:val="single" w:sz="4" w:space="0" w:color="auto"/>
            </w:tcBorders>
          </w:tcPr>
          <w:p w14:paraId="42949D2C" w14:textId="76D0A48C" w:rsidR="000E39D8" w:rsidRPr="004A787E" w:rsidRDefault="000E39D8" w:rsidP="00304F2F">
            <w:pPr>
              <w:bidi/>
              <w:rPr>
                <w:rFonts w:ascii="Heebo" w:hAnsi="Heebo" w:cs="Heebo"/>
              </w:rPr>
            </w:pPr>
            <w:r w:rsidRPr="004A787E">
              <w:rPr>
                <w:rFonts w:ascii="Heebo" w:hAnsi="Heebo" w:cs="Heebo" w:hint="cs"/>
                <w:rtl/>
              </w:rPr>
              <w:t>90 דק׳</w:t>
            </w:r>
          </w:p>
        </w:tc>
      </w:tr>
      <w:tr w:rsidR="000E39D8" w:rsidRPr="004A787E" w14:paraId="6256825C" w14:textId="77777777" w:rsidTr="00443E19">
        <w:tc>
          <w:tcPr>
            <w:tcW w:w="6196" w:type="dxa"/>
            <w:tcBorders>
              <w:top w:val="single" w:sz="4" w:space="0" w:color="auto"/>
              <w:bottom w:val="single" w:sz="4" w:space="0" w:color="auto"/>
            </w:tcBorders>
          </w:tcPr>
          <w:p w14:paraId="45D19ACC" w14:textId="2567A5B5" w:rsidR="000E39D8" w:rsidRPr="004A787E" w:rsidRDefault="000E39D8" w:rsidP="00304F2F">
            <w:pPr>
              <w:bidi/>
              <w:rPr>
                <w:rFonts w:ascii="Heebo" w:hAnsi="Heebo" w:cs="Heebo"/>
                <w:rtl/>
              </w:rPr>
            </w:pPr>
            <w:r w:rsidRPr="004A787E">
              <w:rPr>
                <w:rFonts w:ascii="Heebo" w:hAnsi="Heebo" w:cs="Heebo" w:hint="cs"/>
                <w:rtl/>
              </w:rPr>
              <w:t>הצגת ממצאים ותובנות במליאה</w:t>
            </w:r>
            <w:r>
              <w:rPr>
                <w:rFonts w:ascii="Heebo" w:hAnsi="Heebo" w:cs="Heebo" w:hint="cs"/>
                <w:rtl/>
              </w:rPr>
              <w:t xml:space="preserve"> של שתי הקבוצות</w:t>
            </w:r>
          </w:p>
        </w:tc>
        <w:tc>
          <w:tcPr>
            <w:tcW w:w="1555" w:type="dxa"/>
            <w:tcBorders>
              <w:top w:val="single" w:sz="4" w:space="0" w:color="auto"/>
              <w:bottom w:val="single" w:sz="4" w:space="0" w:color="auto"/>
            </w:tcBorders>
          </w:tcPr>
          <w:p w14:paraId="55740264" w14:textId="600E20CC" w:rsidR="000E39D8" w:rsidDel="00786341" w:rsidRDefault="000E39D8" w:rsidP="00304F2F">
            <w:pPr>
              <w:bidi/>
              <w:rPr>
                <w:rFonts w:ascii="Heebo" w:hAnsi="Heebo" w:cs="Heebo"/>
                <w:rtl/>
              </w:rPr>
            </w:pPr>
            <w:r>
              <w:rPr>
                <w:rFonts w:ascii="Heebo" w:hAnsi="Heebo" w:cs="Heebo"/>
                <w:lang w:val="en-US"/>
              </w:rPr>
              <w:t>B-Pro</w:t>
            </w:r>
          </w:p>
        </w:tc>
        <w:tc>
          <w:tcPr>
            <w:tcW w:w="1555" w:type="dxa"/>
            <w:tcBorders>
              <w:top w:val="single" w:sz="4" w:space="0" w:color="auto"/>
              <w:bottom w:val="single" w:sz="4" w:space="0" w:color="auto"/>
            </w:tcBorders>
          </w:tcPr>
          <w:p w14:paraId="152C5F73" w14:textId="67372E40" w:rsidR="000E39D8" w:rsidRPr="004A787E" w:rsidRDefault="000E39D8" w:rsidP="00304F2F">
            <w:pPr>
              <w:bidi/>
              <w:rPr>
                <w:rFonts w:ascii="Heebo" w:hAnsi="Heebo" w:cs="Heebo"/>
              </w:rPr>
            </w:pPr>
            <w:r>
              <w:rPr>
                <w:rFonts w:ascii="Heebo" w:hAnsi="Heebo" w:cs="Heebo" w:hint="cs"/>
                <w:rtl/>
              </w:rPr>
              <w:t>45</w:t>
            </w:r>
            <w:r w:rsidRPr="004A787E">
              <w:rPr>
                <w:rFonts w:ascii="Heebo" w:hAnsi="Heebo" w:cs="Heebo" w:hint="cs"/>
                <w:rtl/>
              </w:rPr>
              <w:t xml:space="preserve"> דק׳</w:t>
            </w:r>
          </w:p>
        </w:tc>
      </w:tr>
      <w:tr w:rsidR="000E39D8" w:rsidRPr="004A787E" w14:paraId="6146CDC3" w14:textId="77777777" w:rsidTr="00443E19">
        <w:tc>
          <w:tcPr>
            <w:tcW w:w="6196" w:type="dxa"/>
            <w:tcBorders>
              <w:top w:val="single" w:sz="4" w:space="0" w:color="auto"/>
            </w:tcBorders>
          </w:tcPr>
          <w:p w14:paraId="05C84957" w14:textId="6ACDAC99" w:rsidR="000E39D8" w:rsidRPr="004A787E" w:rsidRDefault="000E39D8" w:rsidP="00304F2F">
            <w:pPr>
              <w:bidi/>
              <w:rPr>
                <w:rFonts w:ascii="Heebo" w:hAnsi="Heebo" w:cs="Heebo"/>
              </w:rPr>
            </w:pPr>
            <w:r w:rsidRPr="004A787E">
              <w:rPr>
                <w:rFonts w:ascii="Heebo" w:hAnsi="Heebo" w:cs="Heebo" w:hint="cs"/>
                <w:rtl/>
              </w:rPr>
              <w:t>דיון מסכם, משוב והמשך צעדים  </w:t>
            </w:r>
          </w:p>
        </w:tc>
        <w:tc>
          <w:tcPr>
            <w:tcW w:w="1555" w:type="dxa"/>
            <w:tcBorders>
              <w:top w:val="single" w:sz="4" w:space="0" w:color="auto"/>
            </w:tcBorders>
          </w:tcPr>
          <w:p w14:paraId="550FEA6D" w14:textId="799430A8" w:rsidR="000E39D8" w:rsidDel="00B408C2" w:rsidRDefault="000E39D8" w:rsidP="00304F2F">
            <w:pPr>
              <w:bidi/>
              <w:rPr>
                <w:rFonts w:ascii="Heebo" w:hAnsi="Heebo" w:cs="Heebo"/>
                <w:rtl/>
              </w:rPr>
            </w:pPr>
            <w:r>
              <w:rPr>
                <w:rFonts w:ascii="Heebo" w:hAnsi="Heebo" w:cs="Heebo" w:hint="cs"/>
                <w:rtl/>
              </w:rPr>
              <w:t>אביעד</w:t>
            </w:r>
          </w:p>
        </w:tc>
        <w:tc>
          <w:tcPr>
            <w:tcW w:w="1555" w:type="dxa"/>
            <w:tcBorders>
              <w:top w:val="single" w:sz="4" w:space="0" w:color="auto"/>
            </w:tcBorders>
          </w:tcPr>
          <w:p w14:paraId="6FB24C6B" w14:textId="6562542F" w:rsidR="000E39D8" w:rsidRPr="004A787E" w:rsidRDefault="000E39D8" w:rsidP="00304F2F">
            <w:pPr>
              <w:bidi/>
              <w:rPr>
                <w:rFonts w:ascii="Heebo" w:hAnsi="Heebo" w:cs="Heebo"/>
              </w:rPr>
            </w:pPr>
            <w:r>
              <w:rPr>
                <w:rFonts w:ascii="Heebo" w:hAnsi="Heebo" w:cs="Heebo" w:hint="cs"/>
                <w:rtl/>
              </w:rPr>
              <w:t>4</w:t>
            </w:r>
            <w:r w:rsidRPr="004A787E">
              <w:rPr>
                <w:rFonts w:ascii="Heebo" w:hAnsi="Heebo" w:cs="Heebo" w:hint="cs"/>
                <w:rtl/>
              </w:rPr>
              <w:t>0 דק׳</w:t>
            </w:r>
          </w:p>
        </w:tc>
      </w:tr>
      <w:tr w:rsidR="000E39D8" w:rsidRPr="004A787E" w14:paraId="3C1B360F" w14:textId="77777777" w:rsidTr="00443E19">
        <w:tc>
          <w:tcPr>
            <w:tcW w:w="6196" w:type="dxa"/>
          </w:tcPr>
          <w:p w14:paraId="74509F89" w14:textId="2C3477BE" w:rsidR="000E39D8" w:rsidRPr="004A787E" w:rsidRDefault="0020056D" w:rsidP="00304F2F">
            <w:pPr>
              <w:bidi/>
              <w:rPr>
                <w:rFonts w:ascii="Heebo" w:hAnsi="Heebo" w:cs="Heebo"/>
              </w:rPr>
            </w:pPr>
            <w:r>
              <w:rPr>
                <w:rFonts w:ascii="Heebo" w:hAnsi="Heebo" w:cs="Heebo" w:hint="cs"/>
                <w:rtl/>
              </w:rPr>
              <w:t>סה״כ חלק ב׳</w:t>
            </w:r>
          </w:p>
        </w:tc>
        <w:tc>
          <w:tcPr>
            <w:tcW w:w="1555" w:type="dxa"/>
          </w:tcPr>
          <w:p w14:paraId="6931A483" w14:textId="77777777" w:rsidR="000E39D8" w:rsidRPr="004A787E" w:rsidDel="00B408C2" w:rsidRDefault="000E39D8" w:rsidP="00304F2F">
            <w:pPr>
              <w:bidi/>
              <w:rPr>
                <w:rFonts w:ascii="Heebo" w:hAnsi="Heebo" w:cs="Heebo"/>
                <w:b/>
                <w:bCs/>
                <w:rtl/>
              </w:rPr>
            </w:pPr>
          </w:p>
        </w:tc>
        <w:tc>
          <w:tcPr>
            <w:tcW w:w="1555" w:type="dxa"/>
          </w:tcPr>
          <w:p w14:paraId="5405389D" w14:textId="3B43425E" w:rsidR="000E39D8" w:rsidRPr="004A787E" w:rsidRDefault="000E39D8" w:rsidP="00304F2F">
            <w:pPr>
              <w:bidi/>
              <w:rPr>
                <w:rFonts w:ascii="Heebo" w:hAnsi="Heebo" w:cs="Heebo"/>
                <w:b/>
                <w:bCs/>
              </w:rPr>
            </w:pPr>
            <w:r>
              <w:rPr>
                <w:rFonts w:ascii="Heebo" w:hAnsi="Heebo" w:cs="Heebo" w:hint="cs"/>
                <w:b/>
                <w:bCs/>
                <w:rtl/>
              </w:rPr>
              <w:t>3</w:t>
            </w:r>
            <w:r w:rsidRPr="004A787E">
              <w:rPr>
                <w:rFonts w:ascii="Heebo" w:hAnsi="Heebo" w:cs="Heebo" w:hint="cs"/>
                <w:b/>
                <w:bCs/>
                <w:rtl/>
              </w:rPr>
              <w:t xml:space="preserve"> שעות</w:t>
            </w:r>
          </w:p>
        </w:tc>
      </w:tr>
      <w:tr w:rsidR="000E39D8" w:rsidRPr="004A787E" w14:paraId="150DBAD0" w14:textId="77777777" w:rsidTr="00443E19">
        <w:tc>
          <w:tcPr>
            <w:tcW w:w="6196" w:type="dxa"/>
          </w:tcPr>
          <w:p w14:paraId="6FB3909D" w14:textId="32E7866D" w:rsidR="000E39D8" w:rsidRPr="00410193" w:rsidRDefault="000E39D8" w:rsidP="00304F2F">
            <w:pPr>
              <w:bidi/>
              <w:rPr>
                <w:rFonts w:ascii="Heebo" w:hAnsi="Heebo" w:cs="Heebo"/>
                <w:b/>
                <w:bCs/>
                <w:color w:val="FF0000"/>
              </w:rPr>
            </w:pPr>
            <w:r w:rsidRPr="00410193">
              <w:rPr>
                <w:rFonts w:ascii="Heebo" w:hAnsi="Heebo" w:cs="Heebo" w:hint="eastAsia"/>
                <w:b/>
                <w:bCs/>
                <w:color w:val="FF0000"/>
                <w:rtl/>
              </w:rPr>
              <w:t>סיום</w:t>
            </w:r>
            <w:r w:rsidRPr="00410193">
              <w:rPr>
                <w:rFonts w:ascii="Heebo" w:hAnsi="Heebo" w:cs="Heebo"/>
                <w:b/>
                <w:bCs/>
                <w:color w:val="FF0000"/>
                <w:rtl/>
              </w:rPr>
              <w:t xml:space="preserve"> </w:t>
            </w:r>
            <w:r w:rsidRPr="00410193">
              <w:rPr>
                <w:rFonts w:ascii="Heebo" w:hAnsi="Heebo" w:cs="Heebo" w:hint="eastAsia"/>
                <w:b/>
                <w:bCs/>
                <w:color w:val="FF0000"/>
                <w:rtl/>
              </w:rPr>
              <w:t>ב</w:t>
            </w:r>
            <w:r w:rsidRPr="00410193">
              <w:rPr>
                <w:rFonts w:ascii="Heebo" w:hAnsi="Heebo" w:cs="Heebo"/>
                <w:b/>
                <w:bCs/>
                <w:color w:val="FF0000"/>
                <w:rtl/>
              </w:rPr>
              <w:t xml:space="preserve"> 16:30</w:t>
            </w:r>
          </w:p>
        </w:tc>
        <w:tc>
          <w:tcPr>
            <w:tcW w:w="1555" w:type="dxa"/>
          </w:tcPr>
          <w:p w14:paraId="65D1973F" w14:textId="77777777" w:rsidR="000E39D8" w:rsidRPr="004A787E" w:rsidRDefault="000E39D8" w:rsidP="00304F2F">
            <w:pPr>
              <w:bidi/>
              <w:rPr>
                <w:rFonts w:ascii="Heebo" w:hAnsi="Heebo" w:cs="Heebo"/>
                <w:b/>
                <w:bCs/>
                <w:rtl/>
              </w:rPr>
            </w:pPr>
          </w:p>
        </w:tc>
        <w:tc>
          <w:tcPr>
            <w:tcW w:w="1555" w:type="dxa"/>
          </w:tcPr>
          <w:p w14:paraId="56BFBEF6" w14:textId="30812768" w:rsidR="000E39D8" w:rsidRPr="004A787E" w:rsidRDefault="000E39D8" w:rsidP="00304F2F">
            <w:pPr>
              <w:bidi/>
              <w:rPr>
                <w:rFonts w:ascii="Heebo" w:hAnsi="Heebo" w:cs="Heebo"/>
                <w:b/>
                <w:bCs/>
                <w:rtl/>
              </w:rPr>
            </w:pPr>
          </w:p>
        </w:tc>
      </w:tr>
    </w:tbl>
    <w:p w14:paraId="145DE883" w14:textId="77777777" w:rsidR="002F651F" w:rsidRPr="004A787E" w:rsidRDefault="002F651F" w:rsidP="00304F2F">
      <w:pPr>
        <w:bidi/>
        <w:rPr>
          <w:rFonts w:ascii="Heebo" w:hAnsi="Heebo" w:cs="Heebo"/>
          <w:rtl/>
          <w:lang w:val="en-US"/>
        </w:rPr>
      </w:pPr>
    </w:p>
    <w:p w14:paraId="47B7872B" w14:textId="77777777" w:rsidR="004A787E" w:rsidRPr="004A787E" w:rsidRDefault="004A787E" w:rsidP="00304F2F">
      <w:pPr>
        <w:bidi/>
        <w:rPr>
          <w:rFonts w:ascii="Heebo" w:hAnsi="Heebo" w:cs="Heebo"/>
          <w:rtl/>
          <w:lang w:val="en-US"/>
        </w:rPr>
      </w:pPr>
    </w:p>
    <w:p w14:paraId="765DE550" w14:textId="77777777" w:rsidR="0020056D" w:rsidRPr="004A787E" w:rsidRDefault="0020056D" w:rsidP="0020056D">
      <w:pPr>
        <w:bidi/>
        <w:rPr>
          <w:rFonts w:ascii="Heebo" w:hAnsi="Heebo" w:cs="Heebo"/>
          <w:rtl/>
          <w:lang w:val="en-US"/>
        </w:rPr>
      </w:pPr>
    </w:p>
    <w:p w14:paraId="61D8A7C1" w14:textId="1E55F3BB" w:rsidR="00F4682F" w:rsidRPr="00410193" w:rsidRDefault="00F4682F" w:rsidP="00F4682F">
      <w:pPr>
        <w:shd w:val="clear" w:color="auto" w:fill="FFFFFF"/>
        <w:bidi/>
        <w:spacing w:before="100" w:beforeAutospacing="1" w:after="100" w:afterAutospacing="1"/>
        <w:outlineLvl w:val="2"/>
        <w:rPr>
          <w:rFonts w:ascii="Heebo" w:hAnsi="Heebo" w:cs="Heebo"/>
          <w:u w:val="single"/>
          <w:rtl/>
          <w:lang w:val="en-US"/>
        </w:rPr>
      </w:pPr>
      <w:commentRangeStart w:id="28"/>
      <w:commentRangeStart w:id="29"/>
      <w:r w:rsidRPr="00F4682F">
        <w:rPr>
          <w:rFonts w:ascii="Heebo" w:hAnsi="Heebo" w:cs="Heebo" w:hint="cs"/>
          <w:b/>
          <w:bCs/>
          <w:u w:val="single"/>
          <w:rtl/>
          <w:lang w:val="en-US"/>
        </w:rPr>
        <w:t>עבודה</w:t>
      </w:r>
      <w:commentRangeEnd w:id="28"/>
      <w:r w:rsidR="00E84888">
        <w:rPr>
          <w:rStyle w:val="a7"/>
          <w:rtl/>
        </w:rPr>
        <w:commentReference w:id="28"/>
      </w:r>
      <w:commentRangeEnd w:id="29"/>
      <w:r w:rsidR="00AD5DE6">
        <w:rPr>
          <w:rStyle w:val="a7"/>
          <w:rtl/>
        </w:rPr>
        <w:commentReference w:id="29"/>
      </w:r>
      <w:r w:rsidRPr="00F4682F">
        <w:rPr>
          <w:rFonts w:ascii="Heebo" w:hAnsi="Heebo" w:cs="Heebo" w:hint="cs"/>
          <w:b/>
          <w:bCs/>
          <w:u w:val="single"/>
          <w:rtl/>
          <w:lang w:val="en-US"/>
        </w:rPr>
        <w:t xml:space="preserve"> </w:t>
      </w:r>
      <w:r w:rsidR="00747E0D" w:rsidRPr="00F4682F">
        <w:rPr>
          <w:rFonts w:ascii="Heebo" w:hAnsi="Heebo" w:cs="Heebo" w:hint="cs"/>
          <w:b/>
          <w:bCs/>
          <w:u w:val="single"/>
          <w:rtl/>
          <w:lang w:val="en-US"/>
        </w:rPr>
        <w:t>ב</w:t>
      </w:r>
      <w:r w:rsidR="00747E0D">
        <w:rPr>
          <w:rFonts w:ascii="Heebo" w:hAnsi="Heebo" w:cs="Heebo" w:hint="cs"/>
          <w:b/>
          <w:bCs/>
          <w:u w:val="single"/>
          <w:rtl/>
          <w:lang w:val="en-US"/>
        </w:rPr>
        <w:t>שלוש</w:t>
      </w:r>
      <w:r w:rsidR="00747E0D" w:rsidRPr="00F4682F">
        <w:rPr>
          <w:rFonts w:ascii="Heebo" w:hAnsi="Heebo" w:cs="Heebo" w:hint="cs"/>
          <w:b/>
          <w:bCs/>
          <w:u w:val="single"/>
          <w:rtl/>
          <w:lang w:val="en-US"/>
        </w:rPr>
        <w:t xml:space="preserve"> </w:t>
      </w:r>
      <w:r w:rsidRPr="00F4682F">
        <w:rPr>
          <w:rFonts w:ascii="Heebo" w:hAnsi="Heebo" w:cs="Heebo" w:hint="cs"/>
          <w:b/>
          <w:bCs/>
          <w:u w:val="single"/>
          <w:rtl/>
          <w:lang w:val="en-US"/>
        </w:rPr>
        <w:t>קבוצות</w:t>
      </w:r>
      <w:r w:rsidR="00731E66">
        <w:rPr>
          <w:rFonts w:ascii="Heebo" w:hAnsi="Heebo" w:cs="Heebo" w:hint="cs"/>
          <w:b/>
          <w:bCs/>
          <w:u w:val="single"/>
          <w:rtl/>
          <w:lang w:val="en-US"/>
        </w:rPr>
        <w:t xml:space="preserve"> </w:t>
      </w:r>
      <w:r w:rsidR="00731E66" w:rsidRPr="00410193">
        <w:rPr>
          <w:rFonts w:ascii="Heebo" w:hAnsi="Heebo" w:cs="Heebo"/>
          <w:u w:val="single"/>
          <w:rtl/>
          <w:lang w:val="en-US"/>
        </w:rPr>
        <w:t xml:space="preserve">(6-7 </w:t>
      </w:r>
      <w:r w:rsidR="00731E66" w:rsidRPr="00410193">
        <w:rPr>
          <w:rFonts w:ascii="Heebo" w:hAnsi="Heebo" w:cs="Heebo" w:hint="eastAsia"/>
          <w:u w:val="single"/>
          <w:rtl/>
          <w:lang w:val="en-US"/>
        </w:rPr>
        <w:t>אנשים</w:t>
      </w:r>
      <w:r w:rsidR="00731E66" w:rsidRPr="00410193">
        <w:rPr>
          <w:rFonts w:ascii="Heebo" w:hAnsi="Heebo" w:cs="Heebo"/>
          <w:u w:val="single"/>
          <w:rtl/>
          <w:lang w:val="en-US"/>
        </w:rPr>
        <w:t xml:space="preserve"> </w:t>
      </w:r>
      <w:r w:rsidR="00731E66" w:rsidRPr="00410193">
        <w:rPr>
          <w:rFonts w:ascii="Heebo" w:hAnsi="Heebo" w:cs="Heebo" w:hint="eastAsia"/>
          <w:u w:val="single"/>
          <w:rtl/>
          <w:lang w:val="en-US"/>
        </w:rPr>
        <w:t>בקב׳</w:t>
      </w:r>
      <w:r w:rsidR="00731E66" w:rsidRPr="00410193">
        <w:rPr>
          <w:rFonts w:ascii="Heebo" w:hAnsi="Heebo" w:cs="Heebo"/>
          <w:u w:val="single"/>
          <w:rtl/>
          <w:lang w:val="en-US"/>
        </w:rPr>
        <w:t>)</w:t>
      </w:r>
      <w:r w:rsidRPr="00410193">
        <w:rPr>
          <w:rFonts w:ascii="Heebo" w:hAnsi="Heebo" w:cs="Heebo"/>
          <w:u w:val="single"/>
          <w:rtl/>
          <w:lang w:val="en-US"/>
        </w:rPr>
        <w:t>:</w:t>
      </w:r>
    </w:p>
    <w:p w14:paraId="2FAB4114" w14:textId="57A982EA" w:rsidR="004A787E" w:rsidRDefault="004A787E" w:rsidP="00410193">
      <w:pPr>
        <w:shd w:val="clear" w:color="auto" w:fill="FFFFFF"/>
        <w:bidi/>
        <w:spacing w:before="100" w:beforeAutospacing="1" w:after="100" w:afterAutospacing="1"/>
        <w:outlineLvl w:val="2"/>
        <w:rPr>
          <w:rFonts w:ascii="Heebo" w:eastAsia="Times New Roman" w:hAnsi="Heebo" w:cs="Heebo"/>
          <w:color w:val="FF0000"/>
          <w:kern w:val="0"/>
          <w:rtl/>
          <w14:ligatures w14:val="none"/>
        </w:rPr>
      </w:pPr>
      <w:r w:rsidRPr="00B90DDC">
        <w:rPr>
          <w:rFonts w:ascii="Heebo" w:eastAsia="Times New Roman" w:hAnsi="Heebo" w:cs="Heebo" w:hint="cs"/>
          <w:b/>
          <w:bCs/>
          <w:color w:val="FF0000"/>
          <w:kern w:val="0"/>
          <w:rtl/>
          <w14:ligatures w14:val="none"/>
        </w:rPr>
        <w:t>קבוצה #1</w:t>
      </w:r>
      <w:r w:rsidR="00B90DDC" w:rsidRPr="00B90DDC">
        <w:rPr>
          <w:rFonts w:ascii="Heebo" w:eastAsia="Times New Roman" w:hAnsi="Heebo" w:cs="Heebo" w:hint="cs"/>
          <w:b/>
          <w:bCs/>
          <w:color w:val="FF0000"/>
          <w:kern w:val="0"/>
          <w:rtl/>
          <w14:ligatures w14:val="none"/>
        </w:rPr>
        <w:t xml:space="preserve"> </w:t>
      </w:r>
      <w:r w:rsidR="00B90DDC" w:rsidRPr="00B90DDC">
        <w:rPr>
          <w:rFonts w:ascii="Heebo" w:eastAsia="Times New Roman" w:hAnsi="Heebo" w:cs="Heebo"/>
          <w:b/>
          <w:bCs/>
          <w:color w:val="FF0000"/>
          <w:kern w:val="0"/>
          <w:rtl/>
          <w14:ligatures w14:val="none"/>
        </w:rPr>
        <w:t>–</w:t>
      </w:r>
      <w:del w:id="30" w:author="אביעד יצחקי" w:date="2024-11-17T22:46:00Z">
        <w:r w:rsidR="00B90DDC" w:rsidRPr="00B90DDC" w:rsidDel="00410193">
          <w:rPr>
            <w:rFonts w:ascii="Heebo" w:eastAsia="Times New Roman" w:hAnsi="Heebo" w:cs="Heebo" w:hint="cs"/>
            <w:b/>
            <w:bCs/>
            <w:color w:val="FF0000"/>
            <w:kern w:val="0"/>
            <w:rtl/>
            <w14:ligatures w14:val="none"/>
          </w:rPr>
          <w:delText xml:space="preserve"> </w:delText>
        </w:r>
        <w:r w:rsidR="00404B08" w:rsidDel="00410193">
          <w:rPr>
            <w:rFonts w:ascii="Heebo" w:eastAsia="Times New Roman" w:hAnsi="Heebo" w:cs="Heebo" w:hint="cs"/>
            <w:b/>
            <w:bCs/>
            <w:color w:val="FF0000"/>
            <w:kern w:val="0"/>
            <w:rtl/>
            <w14:ligatures w14:val="none"/>
          </w:rPr>
          <w:delText xml:space="preserve">איתור </w:delText>
        </w:r>
        <w:r w:rsidR="00B90DDC" w:rsidRPr="00B90DDC" w:rsidDel="00410193">
          <w:rPr>
            <w:rFonts w:ascii="Heebo" w:eastAsia="Times New Roman" w:hAnsi="Heebo" w:cs="Heebo" w:hint="cs"/>
            <w:b/>
            <w:bCs/>
            <w:color w:val="FF0000"/>
            <w:kern w:val="0"/>
            <w:rtl/>
            <w14:ligatures w14:val="none"/>
          </w:rPr>
          <w:delText>צרכים ו</w:delText>
        </w:r>
      </w:del>
      <w:r w:rsidR="00404B08">
        <w:rPr>
          <w:rFonts w:ascii="Heebo" w:eastAsia="Times New Roman" w:hAnsi="Heebo" w:cs="Heebo" w:hint="cs"/>
          <w:b/>
          <w:bCs/>
          <w:color w:val="FF0000"/>
          <w:kern w:val="0"/>
          <w:rtl/>
          <w14:ligatures w14:val="none"/>
        </w:rPr>
        <w:t xml:space="preserve">התאמת </w:t>
      </w:r>
      <w:ins w:id="31" w:author="אביעד יצחקי" w:date="2024-11-17T22:46:00Z">
        <w:r w:rsidR="00410193">
          <w:rPr>
            <w:rFonts w:ascii="Heebo" w:eastAsia="Times New Roman" w:hAnsi="Heebo" w:cs="Heebo" w:hint="cs"/>
            <w:b/>
            <w:bCs/>
            <w:color w:val="FF0000"/>
            <w:kern w:val="0"/>
            <w:rtl/>
            <w14:ligatures w14:val="none"/>
          </w:rPr>
          <w:t>שירות ו</w:t>
        </w:r>
      </w:ins>
      <w:r w:rsidR="00D536C1">
        <w:rPr>
          <w:rFonts w:ascii="Heebo" w:eastAsia="Times New Roman" w:hAnsi="Heebo" w:cs="Heebo" w:hint="cs"/>
          <w:b/>
          <w:bCs/>
          <w:color w:val="FF0000"/>
          <w:kern w:val="0"/>
          <w:rtl/>
          <w14:ligatures w14:val="none"/>
        </w:rPr>
        <w:t>סל שירותי הזדקנות מיטבית</w:t>
      </w:r>
      <w:ins w:id="32" w:author="אביעד יצחקי" w:date="2024-11-17T22:46:00Z">
        <w:r w:rsidR="00410193">
          <w:rPr>
            <w:rFonts w:ascii="Heebo" w:eastAsia="Times New Roman" w:hAnsi="Heebo" w:cs="Heebo" w:hint="cs"/>
            <w:b/>
            <w:bCs/>
            <w:color w:val="FF0000"/>
            <w:kern w:val="0"/>
            <w:rtl/>
            <w14:ligatures w14:val="none"/>
          </w:rPr>
          <w:t xml:space="preserve"> לצרכי האזרח הותיק (בסיס ומורחב</w:t>
        </w:r>
      </w:ins>
      <w:r w:rsidR="00B90DDC" w:rsidRPr="00B90DDC">
        <w:rPr>
          <w:rFonts w:ascii="Heebo" w:eastAsia="Times New Roman" w:hAnsi="Heebo" w:cs="Heebo" w:hint="cs"/>
          <w:b/>
          <w:bCs/>
          <w:color w:val="FF0000"/>
          <w:kern w:val="0"/>
          <w:rtl/>
          <w14:ligatures w14:val="none"/>
        </w:rPr>
        <w:t xml:space="preserve"> / </w:t>
      </w:r>
      <w:r w:rsidR="00304F2F" w:rsidRPr="00B90DDC">
        <w:rPr>
          <w:rFonts w:ascii="Heebo" w:eastAsia="Times New Roman" w:hAnsi="Heebo" w:cs="Heebo" w:hint="cs"/>
          <w:color w:val="FF0000"/>
          <w:kern w:val="0"/>
          <w:rtl/>
          <w14:ligatures w14:val="none"/>
        </w:rPr>
        <w:t xml:space="preserve">עבודה </w:t>
      </w:r>
      <w:r w:rsidR="00B90DDC" w:rsidRPr="00B90DDC">
        <w:rPr>
          <w:rFonts w:ascii="Heebo" w:eastAsia="Times New Roman" w:hAnsi="Heebo" w:cs="Heebo" w:hint="cs"/>
          <w:color w:val="FF0000"/>
          <w:kern w:val="0"/>
          <w:rtl/>
          <w14:ligatures w14:val="none"/>
        </w:rPr>
        <w:t>על גבי</w:t>
      </w:r>
      <w:r w:rsidR="00304F2F" w:rsidRPr="00B90DDC">
        <w:rPr>
          <w:rFonts w:ascii="Heebo" w:eastAsia="Times New Roman" w:hAnsi="Heebo" w:cs="Heebo" w:hint="cs"/>
          <w:color w:val="FF0000"/>
          <w:kern w:val="0"/>
          <w:rtl/>
          <w14:ligatures w14:val="none"/>
        </w:rPr>
        <w:t xml:space="preserve"> </w:t>
      </w:r>
      <w:r w:rsidR="00B90DDC" w:rsidRPr="00B90DDC">
        <w:rPr>
          <w:rFonts w:ascii="Heebo" w:eastAsia="Times New Roman" w:hAnsi="Heebo" w:cs="Heebo" w:hint="cs"/>
          <w:color w:val="FF0000"/>
          <w:kern w:val="0"/>
          <w:rtl/>
          <w14:ligatures w14:val="none"/>
        </w:rPr>
        <w:t>גיליונו</w:t>
      </w:r>
      <w:r w:rsidR="00B90DDC" w:rsidRPr="00B90DDC">
        <w:rPr>
          <w:rFonts w:ascii="Heebo" w:eastAsia="Times New Roman" w:hAnsi="Heebo" w:cs="Heebo" w:hint="eastAsia"/>
          <w:color w:val="FF0000"/>
          <w:kern w:val="0"/>
          <w:rtl/>
          <w14:ligatures w14:val="none"/>
        </w:rPr>
        <w:t>ת</w:t>
      </w:r>
      <w:r w:rsidR="00B90DDC">
        <w:rPr>
          <w:rFonts w:ascii="Heebo" w:eastAsia="Times New Roman" w:hAnsi="Heebo" w:cs="Heebo" w:hint="cs"/>
          <w:color w:val="FF0000"/>
          <w:kern w:val="0"/>
          <w:rtl/>
          <w14:ligatures w14:val="none"/>
        </w:rPr>
        <w:t xml:space="preserve"> עבודה</w:t>
      </w:r>
    </w:p>
    <w:p w14:paraId="248D21E3" w14:textId="6CF98C59" w:rsidR="00404B08" w:rsidRPr="00404B08" w:rsidRDefault="00404B08" w:rsidP="00404B08">
      <w:pPr>
        <w:shd w:val="clear" w:color="auto" w:fill="FFFFFF"/>
        <w:bidi/>
        <w:spacing w:before="100" w:beforeAutospacing="1" w:after="100" w:afterAutospacing="1"/>
        <w:rPr>
          <w:rFonts w:ascii="Heebo" w:eastAsia="Times New Roman" w:hAnsi="Heebo" w:cs="Heebo"/>
          <w:color w:val="000000"/>
          <w:kern w:val="0"/>
          <w:rtl/>
          <w14:ligatures w14:val="none"/>
        </w:rPr>
      </w:pPr>
      <w:r>
        <w:rPr>
          <w:rFonts w:ascii="Heebo" w:eastAsia="Times New Roman" w:hAnsi="Heebo" w:cs="Heebo" w:hint="cs"/>
          <w:b/>
          <w:bCs/>
          <w:color w:val="000000"/>
          <w:kern w:val="0"/>
          <w:rtl/>
          <w14:ligatures w14:val="none"/>
        </w:rPr>
        <w:lastRenderedPageBreak/>
        <w:t>ה</w:t>
      </w:r>
      <w:r w:rsidRPr="00404B08">
        <w:rPr>
          <w:rFonts w:ascii="Heebo" w:eastAsia="Times New Roman" w:hAnsi="Heebo" w:cs="Heebo" w:hint="cs"/>
          <w:b/>
          <w:bCs/>
          <w:color w:val="000000"/>
          <w:kern w:val="0"/>
          <w:rtl/>
          <w14:ligatures w14:val="none"/>
        </w:rPr>
        <w:t>מטרה</w:t>
      </w:r>
      <w:r>
        <w:rPr>
          <w:rFonts w:ascii="Heebo" w:eastAsia="Times New Roman" w:hAnsi="Heebo" w:cs="Heebo" w:hint="cs"/>
          <w:b/>
          <w:bCs/>
          <w:color w:val="000000"/>
          <w:kern w:val="0"/>
          <w:rtl/>
          <w14:ligatures w14:val="none"/>
        </w:rPr>
        <w:t xml:space="preserve">: </w:t>
      </w:r>
      <w:r w:rsidRPr="00785269">
        <w:rPr>
          <w:rFonts w:ascii="Heebo" w:eastAsia="Times New Roman" w:hAnsi="Heebo" w:cs="Heebo" w:hint="cs"/>
          <w:color w:val="000000"/>
          <w:kern w:val="0"/>
          <w:rtl/>
          <w14:ligatures w14:val="none"/>
        </w:rPr>
        <w:t xml:space="preserve">יצירת </w:t>
      </w:r>
      <w:ins w:id="33" w:author="אביעד יצחקי" w:date="2024-11-17T22:48:00Z">
        <w:r w:rsidR="00410193">
          <w:rPr>
            <w:rFonts w:ascii="Heebo" w:eastAsia="Times New Roman" w:hAnsi="Heebo" w:cs="Heebo" w:hint="cs"/>
            <w:color w:val="000000"/>
            <w:kern w:val="0"/>
            <w:rtl/>
            <w14:ligatures w14:val="none"/>
          </w:rPr>
          <w:t>מבנה של שירות בסיסי לכולם ו</w:t>
        </w:r>
      </w:ins>
      <w:r w:rsidRPr="00785269">
        <w:rPr>
          <w:rFonts w:ascii="Heebo" w:eastAsia="Times New Roman" w:hAnsi="Heebo" w:cs="Heebo" w:hint="cs"/>
          <w:color w:val="000000"/>
          <w:kern w:val="0"/>
          <w:rtl/>
          <w14:ligatures w14:val="none"/>
        </w:rPr>
        <w:t>קטלוג שירותים מלא ומקיף המותאם למצבים ותרחישים יומיומיים של אנשים מבוגרים, תוך התאמת השירותים לצרכים השונים</w:t>
      </w:r>
      <w:r w:rsidRPr="00785269">
        <w:rPr>
          <w:rFonts w:ascii="Heebo" w:eastAsia="Times New Roman" w:hAnsi="Heebo" w:cs="Heebo" w:hint="cs"/>
          <w:color w:val="000000"/>
          <w:kern w:val="0"/>
          <w14:ligatures w14:val="none"/>
        </w:rPr>
        <w:t>.</w:t>
      </w:r>
    </w:p>
    <w:p w14:paraId="5C963FB8" w14:textId="62740FC5" w:rsidR="004A787E" w:rsidRPr="00B90DDC" w:rsidRDefault="00304F2F" w:rsidP="00304F2F">
      <w:pPr>
        <w:shd w:val="clear" w:color="auto" w:fill="FFFFFF"/>
        <w:bidi/>
        <w:spacing w:before="100" w:beforeAutospacing="1" w:after="100" w:afterAutospacing="1"/>
        <w:outlineLvl w:val="2"/>
        <w:rPr>
          <w:rFonts w:ascii="Heebo" w:eastAsia="Times New Roman" w:hAnsi="Heebo" w:cs="Heebo"/>
          <w:color w:val="FF0000"/>
          <w:kern w:val="0"/>
          <w14:ligatures w14:val="none"/>
        </w:rPr>
      </w:pPr>
      <w:r w:rsidRPr="00304F2F">
        <w:rPr>
          <w:rFonts w:ascii="Heebo" w:eastAsia="Times New Roman" w:hAnsi="Heebo" w:cs="Heebo" w:hint="cs"/>
          <w:color w:val="FF0000"/>
          <w:kern w:val="0"/>
          <w:rtl/>
          <w14:ligatures w14:val="none"/>
        </w:rPr>
        <w:t xml:space="preserve">שלב 1: </w:t>
      </w:r>
      <w:r w:rsidR="00B90DDC" w:rsidRPr="00B90DDC">
        <w:rPr>
          <w:rFonts w:ascii="Heebo" w:hAnsi="Heebo" w:cs="Heebo" w:hint="cs"/>
          <w:color w:val="FF0000"/>
          <w:rtl/>
        </w:rPr>
        <w:t xml:space="preserve">זיהוי תרחישי חיים יומיומיים של </w:t>
      </w:r>
      <w:r w:rsidR="003A3BEC">
        <w:rPr>
          <w:rFonts w:ascii="Heebo" w:hAnsi="Heebo" w:cs="Heebo" w:hint="cs"/>
          <w:color w:val="FF0000"/>
          <w:rtl/>
        </w:rPr>
        <w:t>אזרחים וותיקים</w:t>
      </w:r>
    </w:p>
    <w:p w14:paraId="15B150FD" w14:textId="70F02FE6" w:rsidR="00B90DDC" w:rsidRPr="00B90DDC" w:rsidRDefault="00B90DDC" w:rsidP="00B90DDC">
      <w:pPr>
        <w:numPr>
          <w:ilvl w:val="0"/>
          <w:numId w:val="2"/>
        </w:numPr>
        <w:bidi/>
        <w:rPr>
          <w:rFonts w:ascii="Heebo" w:hAnsi="Heebo" w:cs="Heebo"/>
        </w:rPr>
      </w:pPr>
      <w:r w:rsidRPr="00B90DDC">
        <w:rPr>
          <w:rFonts w:ascii="Heebo" w:hAnsi="Heebo" w:cs="Heebo" w:hint="cs"/>
          <w:b/>
          <w:bCs/>
          <w:rtl/>
        </w:rPr>
        <w:t>זהו</w:t>
      </w:r>
      <w:r w:rsidRPr="00B90DDC">
        <w:rPr>
          <w:rFonts w:ascii="Heebo" w:hAnsi="Heebo" w:cs="Heebo" w:hint="cs"/>
          <w:rtl/>
        </w:rPr>
        <w:t xml:space="preserve"> תרחישים יומיומיים</w:t>
      </w:r>
      <w:r>
        <w:rPr>
          <w:rFonts w:ascii="Heebo" w:hAnsi="Heebo" w:cs="Heebo" w:hint="cs"/>
          <w:rtl/>
        </w:rPr>
        <w:t xml:space="preserve"> של </w:t>
      </w:r>
      <w:r w:rsidR="003A3BEC">
        <w:rPr>
          <w:rFonts w:ascii="Heebo" w:hAnsi="Heebo" w:cs="Heebo" w:hint="cs"/>
          <w:rtl/>
        </w:rPr>
        <w:t>אזרחים וותיקים</w:t>
      </w:r>
      <w:r w:rsidRPr="00B90DDC">
        <w:rPr>
          <w:rFonts w:ascii="Heebo" w:hAnsi="Heebo" w:cs="Heebo" w:hint="cs"/>
          <w:rtl/>
        </w:rPr>
        <w:t>, כמו ביקור אצל רופא, השתתפות באירוע חברתי, ביצוע קניות, פעילות גופנית וכדומה</w:t>
      </w:r>
      <w:r w:rsidRPr="00B90DDC">
        <w:rPr>
          <w:rFonts w:ascii="Heebo" w:hAnsi="Heebo" w:cs="Heebo" w:hint="cs"/>
        </w:rPr>
        <w:t>.</w:t>
      </w:r>
    </w:p>
    <w:p w14:paraId="4E7CC74F" w14:textId="76E8371E" w:rsidR="00B90DDC" w:rsidRPr="00B90DDC" w:rsidRDefault="00B90DDC" w:rsidP="00B90DDC">
      <w:pPr>
        <w:numPr>
          <w:ilvl w:val="0"/>
          <w:numId w:val="2"/>
        </w:numPr>
        <w:bidi/>
        <w:rPr>
          <w:rFonts w:ascii="Heebo" w:hAnsi="Heebo" w:cs="Heebo"/>
        </w:rPr>
      </w:pPr>
      <w:r>
        <w:rPr>
          <w:rFonts w:ascii="Heebo" w:hAnsi="Heebo" w:cs="Heebo" w:hint="cs"/>
          <w:b/>
          <w:bCs/>
          <w:rtl/>
        </w:rPr>
        <w:t>חישבו</w:t>
      </w:r>
      <w:r w:rsidRPr="00B90DDC">
        <w:rPr>
          <w:rFonts w:ascii="Heebo" w:hAnsi="Heebo" w:cs="Heebo" w:hint="cs"/>
          <w:rtl/>
        </w:rPr>
        <w:t xml:space="preserve"> באיזה סביבה מתרחש כל תרחיש (בבית, מחוץ לבית, מרכז קהילתי, אונליין</w:t>
      </w:r>
      <w:r>
        <w:rPr>
          <w:rFonts w:ascii="Heebo" w:hAnsi="Heebo" w:cs="Heebo" w:hint="cs"/>
          <w:rtl/>
        </w:rPr>
        <w:t>)</w:t>
      </w:r>
      <w:r w:rsidRPr="00B90DDC">
        <w:rPr>
          <w:rFonts w:ascii="Heebo" w:hAnsi="Heebo" w:cs="Heebo" w:hint="cs"/>
        </w:rPr>
        <w:t>.</w:t>
      </w:r>
    </w:p>
    <w:p w14:paraId="5E737F57" w14:textId="77777777" w:rsidR="00B90DDC" w:rsidRDefault="00B90DDC" w:rsidP="00B90DDC">
      <w:pPr>
        <w:bidi/>
        <w:rPr>
          <w:rFonts w:ascii="Heebo" w:hAnsi="Heebo" w:cs="Heebo"/>
          <w:b/>
          <w:bCs/>
          <w:rtl/>
        </w:rPr>
      </w:pPr>
    </w:p>
    <w:p w14:paraId="3BC99198" w14:textId="33C9C411" w:rsidR="00B90DDC" w:rsidRPr="00B90DDC" w:rsidRDefault="00B90DDC" w:rsidP="00F4682F">
      <w:pPr>
        <w:bidi/>
        <w:spacing w:after="240"/>
        <w:rPr>
          <w:rFonts w:ascii="Heebo" w:hAnsi="Heebo" w:cs="Heebo"/>
          <w:color w:val="FF0000"/>
        </w:rPr>
      </w:pPr>
      <w:r w:rsidRPr="00B90DDC">
        <w:rPr>
          <w:rFonts w:ascii="Heebo" w:hAnsi="Heebo" w:cs="Heebo" w:hint="cs"/>
          <w:color w:val="FF0000"/>
          <w:rtl/>
        </w:rPr>
        <w:t>שלב 2: התאמת שירותים לצרכים בתרחישים</w:t>
      </w:r>
    </w:p>
    <w:p w14:paraId="3EE34C7C" w14:textId="1C365821" w:rsidR="00B90DDC" w:rsidRPr="00B90DDC" w:rsidRDefault="00B90DDC" w:rsidP="00B90DDC">
      <w:pPr>
        <w:numPr>
          <w:ilvl w:val="0"/>
          <w:numId w:val="11"/>
        </w:numPr>
        <w:bidi/>
        <w:rPr>
          <w:rFonts w:ascii="Heebo" w:hAnsi="Heebo" w:cs="Heebo"/>
        </w:rPr>
      </w:pPr>
      <w:r w:rsidRPr="00B90DDC">
        <w:rPr>
          <w:rFonts w:ascii="Heebo" w:hAnsi="Heebo" w:cs="Heebo" w:hint="cs"/>
          <w:rtl/>
        </w:rPr>
        <w:t>לכל תרחיש</w:t>
      </w:r>
      <w:r>
        <w:rPr>
          <w:rFonts w:ascii="Heebo" w:hAnsi="Heebo" w:cs="Heebo" w:hint="cs"/>
          <w:rtl/>
        </w:rPr>
        <w:t xml:space="preserve"> זהו</w:t>
      </w:r>
      <w:r w:rsidRPr="00B90DDC">
        <w:rPr>
          <w:rFonts w:ascii="Heebo" w:hAnsi="Heebo" w:cs="Heebo" w:hint="cs"/>
          <w:b/>
          <w:bCs/>
          <w:rtl/>
        </w:rPr>
        <w:t xml:space="preserve"> </w:t>
      </w:r>
      <w:r w:rsidRPr="00B90DDC">
        <w:rPr>
          <w:rFonts w:ascii="Heebo" w:hAnsi="Heebo" w:cs="Heebo" w:hint="cs"/>
          <w:rtl/>
        </w:rPr>
        <w:t>שירותים מתאימים</w:t>
      </w:r>
      <w:r w:rsidR="00F627D9">
        <w:rPr>
          <w:rFonts w:ascii="Heebo" w:hAnsi="Heebo" w:cs="Heebo" w:hint="cs"/>
          <w:rtl/>
        </w:rPr>
        <w:t xml:space="preserve"> להכנ</w:t>
      </w:r>
      <w:ins w:id="34" w:author="Edna Laufer Globus" w:date="2024-11-14T10:22:00Z">
        <w:r w:rsidR="00AD5DE6">
          <w:rPr>
            <w:rFonts w:ascii="Heebo" w:hAnsi="Heebo" w:cs="Heebo" w:hint="cs"/>
            <w:rtl/>
          </w:rPr>
          <w:t>י</w:t>
        </w:r>
      </w:ins>
      <w:r w:rsidR="00F627D9">
        <w:rPr>
          <w:rFonts w:ascii="Heebo" w:hAnsi="Heebo" w:cs="Heebo" w:hint="cs"/>
          <w:rtl/>
        </w:rPr>
        <w:t>ס לסל</w:t>
      </w:r>
      <w:r w:rsidRPr="00B90DDC">
        <w:rPr>
          <w:rFonts w:ascii="Heebo" w:hAnsi="Heebo" w:cs="Heebo" w:hint="cs"/>
          <w:rtl/>
        </w:rPr>
        <w:t> שיתמכו בצרכים הפיזיים, החברתיים, הכלכליים, והקוגניטיביים של האדם. למשל</w:t>
      </w:r>
      <w:r w:rsidRPr="00B90DDC">
        <w:rPr>
          <w:rFonts w:ascii="Heebo" w:hAnsi="Heebo" w:cs="Heebo" w:hint="cs"/>
        </w:rPr>
        <w:t>:</w:t>
      </w:r>
    </w:p>
    <w:p w14:paraId="5F58013E" w14:textId="77777777" w:rsidR="00410193" w:rsidRPr="00B90DDC" w:rsidRDefault="00410193" w:rsidP="00410193">
      <w:pPr>
        <w:numPr>
          <w:ilvl w:val="1"/>
          <w:numId w:val="11"/>
        </w:numPr>
        <w:bidi/>
        <w:rPr>
          <w:ins w:id="35" w:author="אביעד יצחקי" w:date="2024-11-17T22:49:00Z"/>
          <w:rFonts w:ascii="Heebo" w:hAnsi="Heebo" w:cs="Heebo"/>
        </w:rPr>
      </w:pPr>
      <w:ins w:id="36" w:author="אביעד יצחקי" w:date="2024-11-17T22:49:00Z">
        <w:r w:rsidRPr="00B90DDC">
          <w:rPr>
            <w:rFonts w:ascii="Heebo" w:hAnsi="Heebo" w:cs="Heebo" w:hint="cs"/>
            <w:rtl/>
          </w:rPr>
          <w:t>תרחיש: השתתפות בפעילות קהילתית</w:t>
        </w:r>
      </w:ins>
    </w:p>
    <w:p w14:paraId="4E34875B" w14:textId="0120CA3C" w:rsidR="00410193" w:rsidRPr="00B90DDC" w:rsidRDefault="00410193" w:rsidP="00131F36">
      <w:pPr>
        <w:numPr>
          <w:ilvl w:val="2"/>
          <w:numId w:val="11"/>
        </w:numPr>
        <w:bidi/>
        <w:rPr>
          <w:ins w:id="37" w:author="אביעד יצחקי" w:date="2024-11-17T22:49:00Z"/>
          <w:rFonts w:ascii="Heebo" w:hAnsi="Heebo" w:cs="Heebo"/>
        </w:rPr>
      </w:pPr>
      <w:ins w:id="38" w:author="אביעד יצחקי" w:date="2024-11-17T22:49:00Z">
        <w:r w:rsidRPr="00B90DDC">
          <w:rPr>
            <w:rFonts w:ascii="Heebo" w:hAnsi="Heebo" w:cs="Heebo" w:hint="cs"/>
            <w:rtl/>
          </w:rPr>
          <w:t xml:space="preserve">פעילויות </w:t>
        </w:r>
      </w:ins>
      <w:ins w:id="39" w:author="אביעד יצחקי" w:date="2024-11-17T22:50:00Z">
        <w:r w:rsidR="00131F36">
          <w:rPr>
            <w:rFonts w:ascii="Heebo" w:hAnsi="Heebo" w:cs="Heebo" w:hint="cs"/>
            <w:rtl/>
          </w:rPr>
          <w:t>ב</w:t>
        </w:r>
      </w:ins>
      <w:ins w:id="40" w:author="אביעד יצחקי" w:date="2024-11-17T22:49:00Z">
        <w:r w:rsidRPr="00B90DDC">
          <w:rPr>
            <w:rFonts w:ascii="Heebo" w:hAnsi="Heebo" w:cs="Heebo" w:hint="cs"/>
            <w:rtl/>
          </w:rPr>
          <w:t>מועדון קהילתי או מפגש דיגיטלי עם הדרכה טכנולוגית</w:t>
        </w:r>
        <w:r w:rsidRPr="00B90DDC">
          <w:rPr>
            <w:rFonts w:ascii="Heebo" w:hAnsi="Heebo" w:cs="Heebo" w:hint="cs"/>
          </w:rPr>
          <w:t>.</w:t>
        </w:r>
      </w:ins>
      <w:ins w:id="41" w:author="אביעד יצחקי" w:date="2024-11-17T22:51:00Z">
        <w:r w:rsidR="00131F36">
          <w:rPr>
            <w:rFonts w:ascii="Heebo" w:hAnsi="Heebo" w:cs="Heebo" w:hint="cs"/>
            <w:rtl/>
          </w:rPr>
          <w:t xml:space="preserve"> </w:t>
        </w:r>
      </w:ins>
    </w:p>
    <w:p w14:paraId="5039941C" w14:textId="23B5AB39" w:rsidR="00410193" w:rsidRPr="00B90DDC" w:rsidRDefault="00131F36" w:rsidP="00131F36">
      <w:pPr>
        <w:numPr>
          <w:ilvl w:val="2"/>
          <w:numId w:val="11"/>
        </w:numPr>
        <w:bidi/>
        <w:rPr>
          <w:ins w:id="42" w:author="אביעד יצחקי" w:date="2024-11-17T22:49:00Z"/>
          <w:rFonts w:ascii="Heebo" w:hAnsi="Heebo" w:cs="Heebo"/>
        </w:rPr>
      </w:pPr>
      <w:ins w:id="43" w:author="אביעד יצחקי" w:date="2024-11-17T22:51:00Z">
        <w:r>
          <w:rPr>
            <w:rFonts w:ascii="Heebo" w:hAnsi="Heebo" w:cs="Heebo" w:hint="cs"/>
            <w:rtl/>
          </w:rPr>
          <w:t>חבר להליכה</w:t>
        </w:r>
        <w:r>
          <w:rPr>
            <w:rFonts w:ascii="Heebo" w:hAnsi="Heebo" w:cs="Heebo" w:hint="cs"/>
            <w:rtl/>
          </w:rPr>
          <w:t xml:space="preserve">, </w:t>
        </w:r>
      </w:ins>
      <w:ins w:id="44" w:author="אביעד יצחקי" w:date="2024-11-17T22:49:00Z">
        <w:r>
          <w:rPr>
            <w:rFonts w:ascii="Heebo" w:hAnsi="Heebo" w:cs="Heebo" w:hint="cs"/>
            <w:rtl/>
          </w:rPr>
          <w:t>מתנדבים לסיוע בניידות</w:t>
        </w:r>
      </w:ins>
    </w:p>
    <w:p w14:paraId="30FA09D7" w14:textId="77777777" w:rsidR="00B90DDC" w:rsidRPr="00B90DDC" w:rsidRDefault="00B90DDC" w:rsidP="00B90DDC">
      <w:pPr>
        <w:numPr>
          <w:ilvl w:val="1"/>
          <w:numId w:val="11"/>
        </w:numPr>
        <w:bidi/>
        <w:rPr>
          <w:rFonts w:ascii="Heebo" w:hAnsi="Heebo" w:cs="Heebo"/>
        </w:rPr>
      </w:pPr>
      <w:r w:rsidRPr="00B90DDC">
        <w:rPr>
          <w:rFonts w:ascii="Heebo" w:hAnsi="Heebo" w:cs="Heebo" w:hint="cs"/>
          <w:rtl/>
        </w:rPr>
        <w:t>תרחיש: ביקור אצל רופא</w:t>
      </w:r>
    </w:p>
    <w:p w14:paraId="035839F4" w14:textId="77777777" w:rsidR="00B90DDC" w:rsidRPr="00B90DDC" w:rsidRDefault="00B90DDC" w:rsidP="00F4682F">
      <w:pPr>
        <w:numPr>
          <w:ilvl w:val="2"/>
          <w:numId w:val="11"/>
        </w:numPr>
        <w:bidi/>
        <w:rPr>
          <w:rFonts w:ascii="Heebo" w:hAnsi="Heebo" w:cs="Heebo"/>
        </w:rPr>
      </w:pPr>
      <w:r w:rsidRPr="00B90DDC">
        <w:rPr>
          <w:rFonts w:ascii="Heebo" w:hAnsi="Heebo" w:cs="Heebo" w:hint="cs"/>
          <w:rtl/>
        </w:rPr>
        <w:t>שירותי תחבורה מותאמים</w:t>
      </w:r>
      <w:r w:rsidRPr="00B90DDC">
        <w:rPr>
          <w:rFonts w:ascii="Heebo" w:hAnsi="Heebo" w:cs="Heebo" w:hint="cs"/>
        </w:rPr>
        <w:t>.</w:t>
      </w:r>
    </w:p>
    <w:p w14:paraId="6AB3E5A2" w14:textId="0B76626E" w:rsidR="00B90DDC" w:rsidRDefault="00B90DDC" w:rsidP="00F4682F">
      <w:pPr>
        <w:numPr>
          <w:ilvl w:val="2"/>
          <w:numId w:val="11"/>
        </w:numPr>
        <w:bidi/>
        <w:rPr>
          <w:ins w:id="45" w:author="אביעד יצחקי" w:date="2024-11-17T22:51:00Z"/>
          <w:rFonts w:ascii="Heebo" w:hAnsi="Heebo" w:cs="Heebo"/>
        </w:rPr>
      </w:pPr>
      <w:r w:rsidRPr="00B90DDC">
        <w:rPr>
          <w:rFonts w:ascii="Heebo" w:hAnsi="Heebo" w:cs="Heebo" w:hint="cs"/>
          <w:rtl/>
        </w:rPr>
        <w:t>ליווי אישי או מתנדבים שמסייעים בקביעת תורים</w:t>
      </w:r>
      <w:r w:rsidRPr="00B90DDC">
        <w:rPr>
          <w:rFonts w:ascii="Heebo" w:hAnsi="Heebo" w:cs="Heebo" w:hint="cs"/>
        </w:rPr>
        <w:t>.</w:t>
      </w:r>
    </w:p>
    <w:p w14:paraId="57AADCB1" w14:textId="7252A4B5" w:rsidR="00131F36" w:rsidRPr="00B90DDC" w:rsidRDefault="00131F36" w:rsidP="00131F36">
      <w:pPr>
        <w:numPr>
          <w:ilvl w:val="2"/>
          <w:numId w:val="11"/>
        </w:numPr>
        <w:bidi/>
        <w:rPr>
          <w:rFonts w:ascii="Heebo" w:hAnsi="Heebo" w:cs="Heebo"/>
        </w:rPr>
      </w:pPr>
      <w:ins w:id="46" w:author="אביעד יצחקי" w:date="2024-11-17T22:51:00Z">
        <w:r>
          <w:rPr>
            <w:rFonts w:ascii="Heebo" w:hAnsi="Heebo" w:cs="Heebo" w:hint="cs"/>
            <w:rtl/>
          </w:rPr>
          <w:t>רופא מרחוק</w:t>
        </w:r>
      </w:ins>
    </w:p>
    <w:p w14:paraId="127D6733" w14:textId="6AF57EC8" w:rsidR="00B90DDC" w:rsidRPr="00B90DDC" w:rsidDel="002F7A08" w:rsidRDefault="00B90DDC" w:rsidP="00F4682F">
      <w:pPr>
        <w:numPr>
          <w:ilvl w:val="2"/>
          <w:numId w:val="11"/>
        </w:numPr>
        <w:bidi/>
        <w:rPr>
          <w:del w:id="47" w:author="Edna Laufer Globus" w:date="2024-11-14T10:35:00Z"/>
          <w:rFonts w:ascii="Heebo" w:hAnsi="Heebo" w:cs="Heebo"/>
        </w:rPr>
      </w:pPr>
      <w:del w:id="48" w:author="Edna Laufer Globus" w:date="2024-11-14T10:35:00Z">
        <w:r w:rsidRPr="00B90DDC" w:rsidDel="002F7A08">
          <w:rPr>
            <w:rFonts w:ascii="Heebo" w:hAnsi="Heebo" w:cs="Heebo" w:hint="cs"/>
            <w:rtl/>
          </w:rPr>
          <w:delText>סיוע כלכלי לניהול עלויות רפואיות</w:delText>
        </w:r>
      </w:del>
      <w:del w:id="49" w:author="Edna Laufer Globus" w:date="2024-11-14T10:34:00Z">
        <w:r w:rsidRPr="00B90DDC" w:rsidDel="002F7A08">
          <w:rPr>
            <w:rFonts w:ascii="Heebo" w:hAnsi="Heebo" w:cs="Heebo" w:hint="cs"/>
          </w:rPr>
          <w:delText>.</w:delText>
        </w:r>
      </w:del>
    </w:p>
    <w:p w14:paraId="6FECBFDA" w14:textId="1A54D766" w:rsidR="00B90DDC" w:rsidRPr="00B90DDC" w:rsidDel="00410193" w:rsidRDefault="00B90DDC" w:rsidP="00B90DDC">
      <w:pPr>
        <w:numPr>
          <w:ilvl w:val="1"/>
          <w:numId w:val="11"/>
        </w:numPr>
        <w:bidi/>
        <w:rPr>
          <w:del w:id="50" w:author="אביעד יצחקי" w:date="2024-11-17T22:49:00Z"/>
          <w:rFonts w:ascii="Heebo" w:hAnsi="Heebo" w:cs="Heebo"/>
        </w:rPr>
      </w:pPr>
      <w:del w:id="51" w:author="אביעד יצחקי" w:date="2024-11-17T22:49:00Z">
        <w:r w:rsidRPr="00B90DDC" w:rsidDel="00410193">
          <w:rPr>
            <w:rFonts w:ascii="Heebo" w:hAnsi="Heebo" w:cs="Heebo" w:hint="cs"/>
            <w:rtl/>
          </w:rPr>
          <w:delText>תרחיש: השתתפות בפעילות קהילתית</w:delText>
        </w:r>
      </w:del>
    </w:p>
    <w:p w14:paraId="68891477" w14:textId="1F55E308" w:rsidR="00B90DDC" w:rsidRPr="00B90DDC" w:rsidDel="00410193" w:rsidRDefault="00B90DDC" w:rsidP="00B90DDC">
      <w:pPr>
        <w:numPr>
          <w:ilvl w:val="2"/>
          <w:numId w:val="11"/>
        </w:numPr>
        <w:bidi/>
        <w:rPr>
          <w:del w:id="52" w:author="אביעד יצחקי" w:date="2024-11-17T22:49:00Z"/>
          <w:rFonts w:ascii="Heebo" w:hAnsi="Heebo" w:cs="Heebo"/>
        </w:rPr>
      </w:pPr>
      <w:del w:id="53" w:author="אביעד יצחקי" w:date="2024-11-17T22:49:00Z">
        <w:r w:rsidRPr="00B90DDC" w:rsidDel="00410193">
          <w:rPr>
            <w:rFonts w:ascii="Heebo" w:hAnsi="Heebo" w:cs="Heebo" w:hint="cs"/>
            <w:rtl/>
          </w:rPr>
          <w:delText>פעילויות מועדון קהילתי או מפגש דיגיטלי עם הדרכה טכנולוגית</w:delText>
        </w:r>
        <w:r w:rsidRPr="00B90DDC" w:rsidDel="00410193">
          <w:rPr>
            <w:rFonts w:ascii="Heebo" w:hAnsi="Heebo" w:cs="Heebo" w:hint="cs"/>
          </w:rPr>
          <w:delText>.</w:delText>
        </w:r>
      </w:del>
    </w:p>
    <w:p w14:paraId="6DE30640" w14:textId="142729A8" w:rsidR="00B90DDC" w:rsidRPr="00B90DDC" w:rsidDel="00410193" w:rsidRDefault="00B90DDC" w:rsidP="00B90DDC">
      <w:pPr>
        <w:numPr>
          <w:ilvl w:val="2"/>
          <w:numId w:val="11"/>
        </w:numPr>
        <w:bidi/>
        <w:rPr>
          <w:del w:id="54" w:author="אביעד יצחקי" w:date="2024-11-17T22:49:00Z"/>
          <w:rFonts w:ascii="Heebo" w:hAnsi="Heebo" w:cs="Heebo"/>
        </w:rPr>
      </w:pPr>
      <w:del w:id="55" w:author="אביעד יצחקי" w:date="2024-11-17T22:49:00Z">
        <w:r w:rsidRPr="00B90DDC" w:rsidDel="00410193">
          <w:rPr>
            <w:rFonts w:ascii="Heebo" w:hAnsi="Heebo" w:cs="Heebo" w:hint="cs"/>
            <w:rtl/>
          </w:rPr>
          <w:delText>תמיכה כלכלית לפעילויות שאינן מסובסדות</w:delText>
        </w:r>
        <w:r w:rsidRPr="00B90DDC" w:rsidDel="00410193">
          <w:rPr>
            <w:rFonts w:ascii="Heebo" w:hAnsi="Heebo" w:cs="Heebo" w:hint="cs"/>
          </w:rPr>
          <w:delText>.</w:delText>
        </w:r>
      </w:del>
    </w:p>
    <w:p w14:paraId="3973AA1B" w14:textId="731A9F23" w:rsidR="00B90DDC" w:rsidRPr="00B90DDC" w:rsidDel="00410193" w:rsidRDefault="00B90DDC" w:rsidP="00B90DDC">
      <w:pPr>
        <w:numPr>
          <w:ilvl w:val="2"/>
          <w:numId w:val="11"/>
        </w:numPr>
        <w:bidi/>
        <w:rPr>
          <w:del w:id="56" w:author="אביעד יצחקי" w:date="2024-11-17T22:49:00Z"/>
          <w:rFonts w:ascii="Heebo" w:hAnsi="Heebo" w:cs="Heebo"/>
        </w:rPr>
      </w:pPr>
      <w:del w:id="57" w:author="אביעד יצחקי" w:date="2024-11-17T22:49:00Z">
        <w:r w:rsidRPr="00B90DDC" w:rsidDel="00410193">
          <w:rPr>
            <w:rFonts w:ascii="Heebo" w:hAnsi="Heebo" w:cs="Heebo" w:hint="cs"/>
            <w:rtl/>
          </w:rPr>
          <w:delText>מתנדבים לסיוע בניידות, גם למשתמשים בכיסאות גלגלים</w:delText>
        </w:r>
        <w:r w:rsidRPr="00B90DDC" w:rsidDel="00410193">
          <w:rPr>
            <w:rFonts w:ascii="Heebo" w:hAnsi="Heebo" w:cs="Heebo" w:hint="cs"/>
          </w:rPr>
          <w:delText>.</w:delText>
        </w:r>
      </w:del>
    </w:p>
    <w:p w14:paraId="55EF5648" w14:textId="04C8CC64" w:rsidR="004A787E" w:rsidRPr="00304F2F" w:rsidRDefault="004A787E" w:rsidP="00304F2F">
      <w:pPr>
        <w:shd w:val="clear" w:color="auto" w:fill="FFFFFF"/>
        <w:bidi/>
        <w:spacing w:before="100" w:beforeAutospacing="1" w:after="100" w:afterAutospacing="1"/>
        <w:outlineLvl w:val="2"/>
        <w:rPr>
          <w:rFonts w:ascii="Heebo" w:eastAsia="Times New Roman" w:hAnsi="Heebo" w:cs="Heebo"/>
          <w:color w:val="FF0000"/>
          <w:kern w:val="0"/>
          <w14:ligatures w14:val="none"/>
        </w:rPr>
      </w:pPr>
      <w:r w:rsidRPr="00304F2F">
        <w:rPr>
          <w:rFonts w:ascii="Heebo" w:eastAsia="Times New Roman" w:hAnsi="Heebo" w:cs="Heebo" w:hint="cs"/>
          <w:color w:val="FF0000"/>
          <w:kern w:val="0"/>
          <w:rtl/>
          <w14:ligatures w14:val="none"/>
        </w:rPr>
        <w:t xml:space="preserve">שלב 3: </w:t>
      </w:r>
      <w:r w:rsidR="00137683" w:rsidRPr="00137683">
        <w:rPr>
          <w:rFonts w:ascii="Heebo" w:eastAsia="Times New Roman" w:hAnsi="Heebo" w:cs="Heebo" w:hint="cs"/>
          <w:color w:val="FF0000"/>
          <w:kern w:val="0"/>
          <w:rtl/>
          <w14:ligatures w14:val="none"/>
        </w:rPr>
        <w:t>חלוקת השירותים לקטגוריות לפי צרכים מרכזיים</w:t>
      </w:r>
    </w:p>
    <w:p w14:paraId="220BAF88" w14:textId="1B92F741" w:rsidR="00137683" w:rsidRPr="00785269" w:rsidRDefault="00137683" w:rsidP="00137683">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פיזיים</w:t>
      </w:r>
      <w:r w:rsidRPr="00785269">
        <w:rPr>
          <w:rFonts w:ascii="Heebo" w:eastAsia="Times New Roman" w:hAnsi="Heebo" w:cs="Heebo" w:hint="cs"/>
          <w:color w:val="000000"/>
          <w:kern w:val="0"/>
          <w:rtl/>
          <w14:ligatures w14:val="none"/>
        </w:rPr>
        <w:t> </w:t>
      </w:r>
      <w:r>
        <w:rPr>
          <w:rFonts w:ascii="Heebo" w:eastAsia="Times New Roman" w:hAnsi="Heebo" w:cs="Heebo" w:hint="cs"/>
          <w:color w:val="000000"/>
          <w:kern w:val="0"/>
          <w:rtl/>
          <w14:ligatures w14:val="none"/>
        </w:rPr>
        <w:t>-</w:t>
      </w:r>
      <w:r w:rsidRPr="00785269">
        <w:rPr>
          <w:rFonts w:ascii="Heebo" w:eastAsia="Times New Roman" w:hAnsi="Heebo" w:cs="Heebo" w:hint="cs"/>
          <w:color w:val="000000"/>
          <w:kern w:val="0"/>
          <w14:ligatures w14:val="none"/>
        </w:rPr>
        <w:t xml:space="preserve"> </w:t>
      </w:r>
      <w:r w:rsidRPr="00785269">
        <w:rPr>
          <w:rFonts w:ascii="Heebo" w:eastAsia="Times New Roman" w:hAnsi="Heebo" w:cs="Heebo" w:hint="cs"/>
          <w:color w:val="000000"/>
          <w:kern w:val="0"/>
          <w:rtl/>
          <w14:ligatures w14:val="none"/>
        </w:rPr>
        <w:t>אילו שירותים יסייעו ל</w:t>
      </w:r>
      <w:ins w:id="58" w:author="אביעד יצחקי" w:date="2024-11-17T22:52:00Z">
        <w:r w:rsidR="00131F36">
          <w:rPr>
            <w:rFonts w:ascii="Heebo" w:eastAsia="Times New Roman" w:hAnsi="Heebo" w:cs="Heebo" w:hint="cs"/>
            <w:color w:val="000000"/>
            <w:kern w:val="0"/>
            <w:rtl/>
            <w14:ligatures w14:val="none"/>
          </w:rPr>
          <w:t xml:space="preserve">תפקוד תקין, </w:t>
        </w:r>
      </w:ins>
      <w:r w:rsidRPr="00785269">
        <w:rPr>
          <w:rFonts w:ascii="Heebo" w:eastAsia="Times New Roman" w:hAnsi="Heebo" w:cs="Heebo" w:hint="cs"/>
          <w:color w:val="000000"/>
          <w:kern w:val="0"/>
          <w:rtl/>
          <w14:ligatures w14:val="none"/>
        </w:rPr>
        <w:t>ניהול בריאות, ניידות, ובטיחות</w:t>
      </w:r>
      <w:r w:rsidRPr="00785269">
        <w:rPr>
          <w:rFonts w:ascii="Heebo" w:eastAsia="Times New Roman" w:hAnsi="Heebo" w:cs="Heebo" w:hint="cs"/>
          <w:color w:val="000000"/>
          <w:kern w:val="0"/>
          <w14:ligatures w14:val="none"/>
        </w:rPr>
        <w:t>?</w:t>
      </w:r>
    </w:p>
    <w:p w14:paraId="3559AF60" w14:textId="2CAB8471" w:rsidR="00137683" w:rsidRPr="00785269" w:rsidRDefault="00137683" w:rsidP="00137683">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חברתיים</w:t>
      </w:r>
      <w:r w:rsidRPr="00785269">
        <w:rPr>
          <w:rFonts w:ascii="Heebo" w:eastAsia="Times New Roman" w:hAnsi="Heebo" w:cs="Heebo" w:hint="cs"/>
          <w:color w:val="000000"/>
          <w:kern w:val="0"/>
          <w:rtl/>
          <w14:ligatures w14:val="none"/>
        </w:rPr>
        <w:t> </w:t>
      </w:r>
      <w:r>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מה יאפשר חיי קהילה תוססים</w:t>
      </w:r>
      <w:ins w:id="59" w:author="אביעד יצחקי" w:date="2024-11-17T22:52:00Z">
        <w:r w:rsidR="00131F36">
          <w:rPr>
            <w:rFonts w:ascii="Heebo" w:eastAsia="Times New Roman" w:hAnsi="Heebo" w:cs="Heebo" w:hint="cs"/>
            <w:color w:val="000000"/>
            <w:kern w:val="0"/>
            <w:rtl/>
            <w14:ligatures w14:val="none"/>
          </w:rPr>
          <w:t>, מיצוי פוטנציאל</w:t>
        </w:r>
      </w:ins>
      <w:r w:rsidRPr="00785269">
        <w:rPr>
          <w:rFonts w:ascii="Heebo" w:eastAsia="Times New Roman" w:hAnsi="Heebo" w:cs="Heebo" w:hint="cs"/>
          <w:color w:val="000000"/>
          <w:kern w:val="0"/>
          <w:rtl/>
          <w14:ligatures w14:val="none"/>
        </w:rPr>
        <w:t xml:space="preserve"> ותחושת שייכות</w:t>
      </w:r>
      <w:r w:rsidRPr="00785269">
        <w:rPr>
          <w:rFonts w:ascii="Heebo" w:eastAsia="Times New Roman" w:hAnsi="Heebo" w:cs="Heebo" w:hint="cs"/>
          <w:color w:val="000000"/>
          <w:kern w:val="0"/>
          <w14:ligatures w14:val="none"/>
        </w:rPr>
        <w:t>?</w:t>
      </w:r>
    </w:p>
    <w:p w14:paraId="4CA9CDD7" w14:textId="40AA988B" w:rsidR="00137683" w:rsidRPr="00785269" w:rsidRDefault="00137683" w:rsidP="00131F36">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כלכליים</w:t>
      </w:r>
      <w:r w:rsidRPr="00785269">
        <w:rPr>
          <w:rFonts w:ascii="Heebo" w:eastAsia="Times New Roman" w:hAnsi="Heebo" w:cs="Heebo" w:hint="cs"/>
          <w:color w:val="000000"/>
          <w:kern w:val="0"/>
          <w:rtl/>
          <w14:ligatures w14:val="none"/>
        </w:rPr>
        <w:t> </w:t>
      </w:r>
      <w:r>
        <w:rPr>
          <w:rFonts w:ascii="Heebo" w:eastAsia="Times New Roman" w:hAnsi="Heebo" w:cs="Heebo" w:hint="cs"/>
          <w:color w:val="000000"/>
          <w:kern w:val="0"/>
          <w:rtl/>
          <w14:ligatures w14:val="none"/>
        </w:rPr>
        <w:t>-</w:t>
      </w:r>
      <w:r w:rsidRPr="00785269">
        <w:rPr>
          <w:rFonts w:ascii="Heebo" w:eastAsia="Times New Roman" w:hAnsi="Heebo" w:cs="Heebo" w:hint="cs"/>
          <w:color w:val="000000"/>
          <w:kern w:val="0"/>
          <w14:ligatures w14:val="none"/>
        </w:rPr>
        <w:t xml:space="preserve"> </w:t>
      </w:r>
      <w:r w:rsidRPr="00785269">
        <w:rPr>
          <w:rFonts w:ascii="Heebo" w:eastAsia="Times New Roman" w:hAnsi="Heebo" w:cs="Heebo" w:hint="cs"/>
          <w:color w:val="000000"/>
          <w:kern w:val="0"/>
          <w:rtl/>
          <w14:ligatures w14:val="none"/>
        </w:rPr>
        <w:t>מהם השירותים שיאפשרו ניהול כלכלי נכון</w:t>
      </w:r>
      <w:ins w:id="60" w:author="אביעד יצחקי" w:date="2024-11-17T22:52:00Z">
        <w:r w:rsidR="00131F36">
          <w:rPr>
            <w:rFonts w:ascii="Heebo" w:eastAsia="Times New Roman" w:hAnsi="Heebo" w:cs="Heebo" w:hint="cs"/>
            <w:color w:val="000000"/>
            <w:kern w:val="0"/>
            <w:rtl/>
            <w14:ligatures w14:val="none"/>
          </w:rPr>
          <w:t>, תעסוקה</w:t>
        </w:r>
      </w:ins>
      <w:r w:rsidRPr="00785269">
        <w:rPr>
          <w:rFonts w:ascii="Heebo" w:eastAsia="Times New Roman" w:hAnsi="Heebo" w:cs="Heebo" w:hint="cs"/>
          <w:color w:val="000000"/>
          <w:kern w:val="0"/>
          <w:rtl/>
          <w14:ligatures w14:val="none"/>
        </w:rPr>
        <w:t xml:space="preserve"> וגישה לתמיכה כספית</w:t>
      </w:r>
      <w:del w:id="61" w:author="אביעד יצחקי" w:date="2024-11-17T22:52:00Z">
        <w:r w:rsidRPr="00785269" w:rsidDel="00131F36">
          <w:rPr>
            <w:rFonts w:ascii="Heebo" w:eastAsia="Times New Roman" w:hAnsi="Heebo" w:cs="Heebo" w:hint="cs"/>
            <w:color w:val="000000"/>
            <w:kern w:val="0"/>
            <w14:ligatures w14:val="none"/>
          </w:rPr>
          <w:delText>?</w:delText>
        </w:r>
      </w:del>
      <w:ins w:id="62" w:author="אביעד יצחקי" w:date="2024-11-17T22:52:00Z">
        <w:r w:rsidR="00131F36">
          <w:rPr>
            <w:rFonts w:ascii="Heebo" w:eastAsia="Times New Roman" w:hAnsi="Heebo" w:cs="Heebo"/>
            <w:color w:val="000000"/>
            <w:kern w:val="0"/>
            <w:lang w:val="en-US"/>
            <w14:ligatures w14:val="none"/>
          </w:rPr>
          <w:t xml:space="preserve"> </w:t>
        </w:r>
        <w:r w:rsidR="00131F36">
          <w:rPr>
            <w:rFonts w:ascii="Heebo" w:eastAsia="Times New Roman" w:hAnsi="Heebo" w:cs="Heebo" w:hint="cs"/>
            <w:color w:val="000000"/>
            <w:kern w:val="0"/>
            <w:rtl/>
            <w:lang w:val="en-US"/>
            <w14:ligatures w14:val="none"/>
          </w:rPr>
          <w:t xml:space="preserve"> לנזקקים?</w:t>
        </w:r>
      </w:ins>
    </w:p>
    <w:p w14:paraId="294A9463" w14:textId="0CE82DE8" w:rsidR="00137683" w:rsidRPr="00785269" w:rsidRDefault="00137683" w:rsidP="00137683">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קוגניטיביים</w:t>
      </w:r>
      <w:r w:rsidRPr="00785269">
        <w:rPr>
          <w:rFonts w:ascii="Heebo" w:eastAsia="Times New Roman" w:hAnsi="Heebo" w:cs="Heebo" w:hint="cs"/>
          <w:color w:val="000000"/>
          <w:kern w:val="0"/>
          <w:rtl/>
          <w14:ligatures w14:val="none"/>
        </w:rPr>
        <w:t> </w:t>
      </w:r>
      <w:r>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אילו שירותים יחזקו את התפקוד הקוגניטיבי וישמרו על חדות מנטלית</w:t>
      </w:r>
      <w:r w:rsidRPr="00785269">
        <w:rPr>
          <w:rFonts w:ascii="Heebo" w:eastAsia="Times New Roman" w:hAnsi="Heebo" w:cs="Heebo" w:hint="cs"/>
          <w:color w:val="000000"/>
          <w:kern w:val="0"/>
          <w14:ligatures w14:val="none"/>
        </w:rPr>
        <w:t>?</w:t>
      </w:r>
    </w:p>
    <w:p w14:paraId="2D2B674B" w14:textId="556ACA08" w:rsidR="00137683" w:rsidRPr="00785269" w:rsidRDefault="00137683" w:rsidP="00137683">
      <w:pPr>
        <w:numPr>
          <w:ilvl w:val="0"/>
          <w:numId w:val="12"/>
        </w:numPr>
        <w:shd w:val="clear" w:color="auto" w:fill="FFFFFF"/>
        <w:bidi/>
        <w:rPr>
          <w:rFonts w:ascii="Heebo" w:eastAsia="Times New Roman" w:hAnsi="Heebo" w:cs="Heebo"/>
          <w:color w:val="000000"/>
          <w:kern w:val="0"/>
          <w14:ligatures w14:val="none"/>
        </w:rPr>
      </w:pPr>
      <w:r w:rsidRPr="00137683">
        <w:rPr>
          <w:rFonts w:ascii="Heebo" w:eastAsia="Times New Roman" w:hAnsi="Heebo" w:cs="Heebo" w:hint="cs"/>
          <w:b/>
          <w:bCs/>
          <w:color w:val="000000"/>
          <w:kern w:val="0"/>
          <w:rtl/>
          <w14:ligatures w14:val="none"/>
        </w:rPr>
        <w:t>צרכים דיגיטליים וטכנולוגיים</w:t>
      </w:r>
      <w:r w:rsidRPr="00785269">
        <w:rPr>
          <w:rFonts w:ascii="Heebo" w:eastAsia="Times New Roman" w:hAnsi="Heebo" w:cs="Heebo" w:hint="cs"/>
          <w:color w:val="000000"/>
          <w:kern w:val="0"/>
          <w:rtl/>
          <w14:ligatures w14:val="none"/>
        </w:rPr>
        <w:t> </w:t>
      </w:r>
      <w:r w:rsidR="00D536C1">
        <w:rPr>
          <w:rFonts w:ascii="Heebo" w:eastAsia="Times New Roman" w:hAnsi="Heebo" w:cs="Heebo" w:hint="cs"/>
          <w:color w:val="000000"/>
          <w:kern w:val="0"/>
          <w:rtl/>
          <w14:ligatures w14:val="none"/>
        </w:rPr>
        <w:t>-</w:t>
      </w:r>
      <w:r w:rsidRPr="00785269">
        <w:rPr>
          <w:rFonts w:ascii="Heebo" w:eastAsia="Times New Roman" w:hAnsi="Heebo" w:cs="Heebo" w:hint="cs"/>
          <w:color w:val="000000"/>
          <w:kern w:val="0"/>
          <w14:ligatures w14:val="none"/>
        </w:rPr>
        <w:t xml:space="preserve"> </w:t>
      </w:r>
      <w:r w:rsidRPr="00785269">
        <w:rPr>
          <w:rFonts w:ascii="Heebo" w:eastAsia="Times New Roman" w:hAnsi="Heebo" w:cs="Heebo" w:hint="cs"/>
          <w:color w:val="000000"/>
          <w:kern w:val="0"/>
          <w:rtl/>
          <w14:ligatures w14:val="none"/>
        </w:rPr>
        <w:t>מה נדרש כדי להבטיח הנגשה ונוחות בשימוש בשירותים מקוונים ובאפליקציות</w:t>
      </w:r>
      <w:r w:rsidRPr="00785269">
        <w:rPr>
          <w:rFonts w:ascii="Heebo" w:eastAsia="Times New Roman" w:hAnsi="Heebo" w:cs="Heebo" w:hint="cs"/>
          <w:color w:val="000000"/>
          <w:kern w:val="0"/>
          <w14:ligatures w14:val="none"/>
        </w:rPr>
        <w:t>?</w:t>
      </w:r>
    </w:p>
    <w:p w14:paraId="0D99322C" w14:textId="77777777" w:rsidR="004A787E" w:rsidRPr="00304F2F" w:rsidRDefault="004A787E" w:rsidP="00304F2F">
      <w:pPr>
        <w:shd w:val="clear" w:color="auto" w:fill="FFFFFF"/>
        <w:bidi/>
        <w:spacing w:before="100" w:beforeAutospacing="1" w:after="100" w:afterAutospacing="1"/>
        <w:outlineLvl w:val="2"/>
        <w:rPr>
          <w:rFonts w:ascii="Heebo" w:eastAsia="Times New Roman" w:hAnsi="Heebo" w:cs="Heebo"/>
          <w:color w:val="FF0000"/>
          <w:kern w:val="0"/>
          <w14:ligatures w14:val="none"/>
        </w:rPr>
      </w:pPr>
      <w:r w:rsidRPr="00304F2F">
        <w:rPr>
          <w:rFonts w:ascii="Heebo" w:eastAsia="Times New Roman" w:hAnsi="Heebo" w:cs="Heebo" w:hint="cs"/>
          <w:color w:val="FF0000"/>
          <w:kern w:val="0"/>
          <w:rtl/>
          <w14:ligatures w14:val="none"/>
        </w:rPr>
        <w:t>שלב 4: מיון שירותים בהתאם למבנה הארגוני</w:t>
      </w:r>
    </w:p>
    <w:p w14:paraId="74D4BFEB" w14:textId="177BF760" w:rsidR="00AD5DE6" w:rsidRDefault="00F4682F" w:rsidP="00D536C1">
      <w:pPr>
        <w:shd w:val="clear" w:color="auto" w:fill="FFFFFF"/>
        <w:bidi/>
        <w:spacing w:before="100" w:beforeAutospacing="1" w:after="100" w:afterAutospacing="1"/>
        <w:ind w:left="360"/>
        <w:outlineLvl w:val="2"/>
        <w:rPr>
          <w:ins w:id="63" w:author="Edna Laufer Globus" w:date="2024-11-14T10:25:00Z"/>
          <w:rFonts w:ascii="Heebo" w:eastAsia="Times New Roman" w:hAnsi="Heebo" w:cs="Heebo"/>
          <w:color w:val="000000"/>
          <w:kern w:val="0"/>
          <w:rtl/>
          <w14:ligatures w14:val="none"/>
        </w:rPr>
      </w:pPr>
      <w:r w:rsidRPr="00E84888">
        <w:rPr>
          <w:rFonts w:ascii="Heebo" w:eastAsia="Times New Roman" w:hAnsi="Heebo" w:cs="Heebo" w:hint="cs"/>
          <w:color w:val="000000"/>
          <w:kern w:val="0"/>
          <w:rtl/>
          <w14:ligatures w14:val="none"/>
        </w:rPr>
        <w:t>מיינו</w:t>
      </w:r>
      <w:r w:rsidR="004A787E" w:rsidRPr="00E84888">
        <w:rPr>
          <w:rFonts w:ascii="Heebo" w:eastAsia="Times New Roman" w:hAnsi="Heebo" w:cs="Heebo" w:hint="cs"/>
          <w:color w:val="000000"/>
          <w:kern w:val="0"/>
          <w:rtl/>
          <w14:ligatures w14:val="none"/>
        </w:rPr>
        <w:t xml:space="preserve"> את השירותים שזוהו בקטגוריות השירותים לתוך קטגוריות </w:t>
      </w:r>
      <w:r w:rsidR="00F627D9" w:rsidRPr="00E84888">
        <w:rPr>
          <w:rFonts w:ascii="Heebo" w:eastAsia="Times New Roman" w:hAnsi="Heebo" w:cs="Heebo" w:hint="cs"/>
          <w:color w:val="000000"/>
          <w:kern w:val="0"/>
          <w:rtl/>
          <w14:ligatures w14:val="none"/>
        </w:rPr>
        <w:t>הגופים</w:t>
      </w:r>
      <w:r w:rsidR="004A787E" w:rsidRPr="00E84888">
        <w:rPr>
          <w:rFonts w:ascii="Heebo" w:eastAsia="Times New Roman" w:hAnsi="Heebo" w:cs="Heebo" w:hint="cs"/>
          <w:color w:val="000000"/>
          <w:kern w:val="0"/>
          <w:rtl/>
          <w14:ligatures w14:val="none"/>
        </w:rPr>
        <w:t xml:space="preserve"> </w:t>
      </w:r>
      <w:r w:rsidRPr="00E84888">
        <w:rPr>
          <w:rFonts w:ascii="Heebo" w:eastAsia="Times New Roman" w:hAnsi="Heebo" w:cs="Heebo" w:hint="cs"/>
          <w:color w:val="000000"/>
          <w:kern w:val="0"/>
          <w:rtl/>
          <w14:ligatures w14:val="none"/>
        </w:rPr>
        <w:t>וספקי השירותי</w:t>
      </w:r>
      <w:r w:rsidR="00D536C1" w:rsidRPr="00E84888">
        <w:rPr>
          <w:rFonts w:ascii="Heebo" w:eastAsia="Times New Roman" w:hAnsi="Heebo" w:cs="Heebo" w:hint="cs"/>
          <w:color w:val="000000"/>
          <w:kern w:val="0"/>
          <w:rtl/>
          <w14:ligatures w14:val="none"/>
        </w:rPr>
        <w:t xml:space="preserve">ם השונים: ביטוח לאומי, </w:t>
      </w:r>
      <w:ins w:id="64" w:author="אביעד יצחקי" w:date="2024-11-17T22:53:00Z">
        <w:r w:rsidR="00131F36">
          <w:rPr>
            <w:rFonts w:ascii="Heebo" w:eastAsia="Times New Roman" w:hAnsi="Heebo" w:cs="Heebo" w:hint="cs"/>
            <w:color w:val="000000"/>
            <w:kern w:val="0"/>
            <w:rtl/>
            <w14:ligatures w14:val="none"/>
          </w:rPr>
          <w:t xml:space="preserve">מחלקה, </w:t>
        </w:r>
      </w:ins>
      <w:r w:rsidR="00D536C1" w:rsidRPr="00E84888">
        <w:rPr>
          <w:rFonts w:ascii="Heebo" w:eastAsia="Times New Roman" w:hAnsi="Heebo" w:cs="Heebo" w:hint="cs"/>
          <w:color w:val="000000"/>
          <w:kern w:val="0"/>
          <w:rtl/>
          <w14:ligatures w14:val="none"/>
        </w:rPr>
        <w:t xml:space="preserve">קופ״ח, מתנ״סים, שירותים חברתיים בקהילה, ספקים פרטיים </w:t>
      </w:r>
      <w:ins w:id="65" w:author="Edna Laufer Globus" w:date="2024-11-17T11:23:00Z">
        <w:r w:rsidR="00C11C42">
          <w:rPr>
            <w:rFonts w:ascii="Heebo" w:eastAsia="Times New Roman" w:hAnsi="Heebo" w:cs="Heebo" w:hint="cs"/>
            <w:color w:val="000000"/>
            <w:kern w:val="0"/>
            <w:rtl/>
            <w14:ligatures w14:val="none"/>
          </w:rPr>
          <w:t>(</w:t>
        </w:r>
      </w:ins>
      <w:r w:rsidR="00E84888" w:rsidRPr="00E84888">
        <w:rPr>
          <w:rFonts w:ascii="Heebo" w:eastAsia="Times New Roman" w:hAnsi="Heebo" w:cs="Heebo" w:hint="cs"/>
          <w:color w:val="000000"/>
          <w:kern w:val="0"/>
          <w:rtl/>
          <w14:ligatures w14:val="none"/>
        </w:rPr>
        <w:t>בטבלה</w:t>
      </w:r>
      <w:ins w:id="66" w:author="Edna Laufer Globus" w:date="2024-11-17T11:23:00Z">
        <w:r w:rsidR="00C11C42">
          <w:rPr>
            <w:rFonts w:ascii="Heebo" w:eastAsia="Times New Roman" w:hAnsi="Heebo" w:cs="Heebo" w:hint="cs"/>
            <w:color w:val="000000"/>
            <w:kern w:val="0"/>
            <w:rtl/>
            <w14:ligatures w14:val="none"/>
          </w:rPr>
          <w:t>)</w:t>
        </w:r>
      </w:ins>
      <w:r w:rsidR="00E84888" w:rsidRPr="00E84888">
        <w:rPr>
          <w:rFonts w:ascii="Heebo" w:eastAsia="Times New Roman" w:hAnsi="Heebo" w:cs="Heebo" w:hint="cs"/>
          <w:color w:val="000000"/>
          <w:kern w:val="0"/>
          <w:rtl/>
          <w14:ligatures w14:val="none"/>
        </w:rPr>
        <w:t xml:space="preserve"> </w:t>
      </w:r>
    </w:p>
    <w:p w14:paraId="71B28194" w14:textId="77777777" w:rsidR="00AD5DE6" w:rsidRDefault="00AD5DE6" w:rsidP="00AD5DE6">
      <w:pPr>
        <w:shd w:val="clear" w:color="auto" w:fill="FFFFFF"/>
        <w:bidi/>
        <w:spacing w:before="100" w:beforeAutospacing="1" w:after="100" w:afterAutospacing="1"/>
        <w:ind w:left="360"/>
        <w:outlineLvl w:val="2"/>
        <w:rPr>
          <w:ins w:id="67" w:author="Edna Laufer Globus" w:date="2024-11-14T10:25:00Z"/>
          <w:rFonts w:ascii="Heebo" w:eastAsia="Times New Roman" w:hAnsi="Heebo" w:cs="Heebo"/>
          <w:color w:val="000000"/>
          <w:kern w:val="0"/>
          <w:rtl/>
          <w14:ligatures w14:val="none"/>
        </w:rPr>
      </w:pPr>
    </w:p>
    <w:p w14:paraId="41A43B5D" w14:textId="14DBD9D0" w:rsidR="00D536C1" w:rsidRPr="00D536C1" w:rsidRDefault="00D536C1" w:rsidP="00AD5DE6">
      <w:pPr>
        <w:shd w:val="clear" w:color="auto" w:fill="FFFFFF"/>
        <w:bidi/>
        <w:spacing w:before="100" w:beforeAutospacing="1" w:after="100" w:afterAutospacing="1"/>
        <w:ind w:left="360"/>
        <w:outlineLvl w:val="2"/>
        <w:rPr>
          <w:rFonts w:ascii="Heebo" w:eastAsia="Times New Roman" w:hAnsi="Heebo" w:cs="Heebo"/>
          <w:color w:val="FF0000"/>
          <w:kern w:val="0"/>
          <w:rtl/>
          <w14:ligatures w14:val="none"/>
        </w:rPr>
      </w:pPr>
      <w:r w:rsidRPr="00D536C1">
        <w:rPr>
          <w:rFonts w:ascii="Heebo" w:eastAsia="Times New Roman" w:hAnsi="Heebo" w:cs="Heebo" w:hint="cs"/>
          <w:b/>
          <w:bCs/>
          <w:color w:val="FF0000"/>
          <w:kern w:val="0"/>
          <w:rtl/>
          <w14:ligatures w14:val="none"/>
        </w:rPr>
        <w:lastRenderedPageBreak/>
        <w:t xml:space="preserve">קבוצה #2 </w:t>
      </w:r>
      <w:r w:rsidRPr="00D536C1">
        <w:rPr>
          <w:rFonts w:ascii="Heebo" w:eastAsia="Times New Roman" w:hAnsi="Heebo" w:cs="Heebo"/>
          <w:b/>
          <w:bCs/>
          <w:color w:val="FF0000"/>
          <w:kern w:val="0"/>
          <w:rtl/>
          <w14:ligatures w14:val="none"/>
        </w:rPr>
        <w:t>–</w:t>
      </w:r>
      <w:r w:rsidRPr="00D536C1">
        <w:rPr>
          <w:rFonts w:ascii="Heebo" w:eastAsia="Times New Roman" w:hAnsi="Heebo" w:cs="Heebo" w:hint="cs"/>
          <w:b/>
          <w:bCs/>
          <w:color w:val="FF0000"/>
          <w:kern w:val="0"/>
          <w:rtl/>
          <w14:ligatures w14:val="none"/>
        </w:rPr>
        <w:t xml:space="preserve"> תהליכי העבודה שיתמכו בהספקת השירותי</w:t>
      </w:r>
      <w:r w:rsidRPr="00D536C1">
        <w:rPr>
          <w:rFonts w:ascii="Heebo" w:eastAsia="Times New Roman" w:hAnsi="Heebo" w:cs="Heebo" w:hint="eastAsia"/>
          <w:b/>
          <w:bCs/>
          <w:color w:val="FF0000"/>
          <w:kern w:val="0"/>
          <w:rtl/>
          <w14:ligatures w14:val="none"/>
        </w:rPr>
        <w:t>ם</w:t>
      </w:r>
      <w:r w:rsidRPr="00D536C1">
        <w:rPr>
          <w:rFonts w:ascii="Heebo" w:eastAsia="Times New Roman" w:hAnsi="Heebo" w:cs="Heebo" w:hint="cs"/>
          <w:b/>
          <w:bCs/>
          <w:color w:val="FF0000"/>
          <w:kern w:val="0"/>
          <w:rtl/>
          <w14:ligatures w14:val="none"/>
        </w:rPr>
        <w:t xml:space="preserve"> </w:t>
      </w:r>
      <w:del w:id="68" w:author="Edna Laufer Globus" w:date="2024-11-14T13:47:00Z">
        <w:r w:rsidRPr="00D536C1" w:rsidDel="00632655">
          <w:rPr>
            <w:rFonts w:ascii="Heebo" w:eastAsia="Times New Roman" w:hAnsi="Heebo" w:cs="Heebo" w:hint="cs"/>
            <w:b/>
            <w:bCs/>
            <w:color w:val="FF0000"/>
            <w:kern w:val="0"/>
            <w:rtl/>
            <w14:ligatures w14:val="none"/>
          </w:rPr>
          <w:delText xml:space="preserve">לקשיש </w:delText>
        </w:r>
      </w:del>
      <w:ins w:id="69" w:author="Edna Laufer Globus" w:date="2024-11-14T13:47:00Z">
        <w:r w:rsidR="00632655" w:rsidRPr="00D536C1">
          <w:rPr>
            <w:rFonts w:ascii="Heebo" w:eastAsia="Times New Roman" w:hAnsi="Heebo" w:cs="Heebo" w:hint="cs"/>
            <w:b/>
            <w:bCs/>
            <w:color w:val="FF0000"/>
            <w:kern w:val="0"/>
            <w:rtl/>
            <w14:ligatures w14:val="none"/>
          </w:rPr>
          <w:t>ל</w:t>
        </w:r>
        <w:r w:rsidR="00632655">
          <w:rPr>
            <w:rFonts w:ascii="Heebo" w:eastAsia="Times New Roman" w:hAnsi="Heebo" w:cs="Heebo" w:hint="cs"/>
            <w:b/>
            <w:bCs/>
            <w:color w:val="FF0000"/>
            <w:kern w:val="0"/>
            <w:rtl/>
            <w14:ligatures w14:val="none"/>
          </w:rPr>
          <w:t>אזרחים הוותיקים</w:t>
        </w:r>
        <w:r w:rsidR="00632655" w:rsidRPr="00D536C1">
          <w:rPr>
            <w:rFonts w:ascii="Heebo" w:eastAsia="Times New Roman" w:hAnsi="Heebo" w:cs="Heebo" w:hint="cs"/>
            <w:b/>
            <w:bCs/>
            <w:color w:val="FF0000"/>
            <w:kern w:val="0"/>
            <w:rtl/>
            <w14:ligatures w14:val="none"/>
          </w:rPr>
          <w:t xml:space="preserve"> </w:t>
        </w:r>
      </w:ins>
      <w:r w:rsidRPr="00D536C1">
        <w:rPr>
          <w:rFonts w:ascii="Heebo" w:eastAsia="Times New Roman" w:hAnsi="Heebo" w:cs="Heebo" w:hint="cs"/>
          <w:b/>
          <w:bCs/>
          <w:color w:val="FF0000"/>
          <w:kern w:val="0"/>
          <w:rtl/>
          <w14:ligatures w14:val="none"/>
        </w:rPr>
        <w:t xml:space="preserve">/ </w:t>
      </w:r>
      <w:r w:rsidRPr="00D536C1">
        <w:rPr>
          <w:rFonts w:ascii="Heebo" w:eastAsia="Times New Roman" w:hAnsi="Heebo" w:cs="Heebo" w:hint="cs"/>
          <w:color w:val="FF0000"/>
          <w:kern w:val="0"/>
          <w:rtl/>
          <w14:ligatures w14:val="none"/>
        </w:rPr>
        <w:t>עבודה על גבי גיליונו</w:t>
      </w:r>
      <w:r w:rsidRPr="00D536C1">
        <w:rPr>
          <w:rFonts w:ascii="Heebo" w:eastAsia="Times New Roman" w:hAnsi="Heebo" w:cs="Heebo" w:hint="eastAsia"/>
          <w:color w:val="FF0000"/>
          <w:kern w:val="0"/>
          <w:rtl/>
          <w14:ligatures w14:val="none"/>
        </w:rPr>
        <w:t>ת</w:t>
      </w:r>
      <w:r w:rsidRPr="00D536C1">
        <w:rPr>
          <w:rFonts w:ascii="Heebo" w:eastAsia="Times New Roman" w:hAnsi="Heebo" w:cs="Heebo" w:hint="cs"/>
          <w:color w:val="FF0000"/>
          <w:kern w:val="0"/>
          <w:rtl/>
          <w14:ligatures w14:val="none"/>
        </w:rPr>
        <w:t xml:space="preserve"> עבודה</w:t>
      </w:r>
    </w:p>
    <w:p w14:paraId="572CB26E" w14:textId="672E338E" w:rsidR="00C70215" w:rsidRDefault="00D536C1" w:rsidP="00131F36">
      <w:pPr>
        <w:shd w:val="clear" w:color="auto" w:fill="FFFFFF"/>
        <w:bidi/>
        <w:spacing w:before="100" w:beforeAutospacing="1" w:after="100" w:afterAutospacing="1"/>
        <w:ind w:left="360"/>
        <w:rPr>
          <w:rFonts w:ascii="Heebo" w:eastAsia="Times New Roman" w:hAnsi="Heebo" w:cs="Heebo"/>
          <w:color w:val="000000"/>
          <w:kern w:val="0"/>
          <w:rtl/>
          <w14:ligatures w14:val="none"/>
        </w:rPr>
      </w:pPr>
      <w:r w:rsidRPr="00D536C1">
        <w:rPr>
          <w:rFonts w:ascii="Heebo" w:eastAsia="Times New Roman" w:hAnsi="Heebo" w:cs="Heebo" w:hint="cs"/>
          <w:b/>
          <w:bCs/>
          <w:color w:val="000000"/>
          <w:kern w:val="0"/>
          <w:rtl/>
          <w14:ligatures w14:val="none"/>
        </w:rPr>
        <w:t>המטר</w:t>
      </w:r>
      <w:r>
        <w:rPr>
          <w:rFonts w:ascii="Heebo" w:eastAsia="Times New Roman" w:hAnsi="Heebo" w:cs="Heebo" w:hint="cs"/>
          <w:b/>
          <w:bCs/>
          <w:color w:val="000000"/>
          <w:kern w:val="0"/>
          <w:rtl/>
          <w14:ligatures w14:val="none"/>
        </w:rPr>
        <w:t>ה:</w:t>
      </w:r>
      <w:r w:rsidRPr="00D536C1">
        <w:rPr>
          <w:rFonts w:ascii="Heebo" w:eastAsia="Times New Roman" w:hAnsi="Heebo" w:cs="Heebo" w:hint="cs"/>
          <w:color w:val="000000"/>
          <w:kern w:val="0"/>
          <w14:ligatures w14:val="none"/>
        </w:rPr>
        <w:t> </w:t>
      </w:r>
      <w:r w:rsidRPr="00D536C1">
        <w:rPr>
          <w:rFonts w:ascii="Heebo" w:eastAsia="Times New Roman" w:hAnsi="Heebo" w:cs="Heebo" w:hint="cs"/>
          <w:color w:val="000000"/>
          <w:kern w:val="0"/>
          <w:rtl/>
          <w14:ligatures w14:val="none"/>
        </w:rPr>
        <w:t xml:space="preserve">לזהות, לנתח ולבנות מפה ברורה של תהליך אספקת השירות </w:t>
      </w:r>
      <w:del w:id="70" w:author="אביעד יצחקי" w:date="2024-11-17T22:54:00Z">
        <w:r w:rsidRPr="00D536C1" w:rsidDel="00131F36">
          <w:rPr>
            <w:rFonts w:ascii="Heebo" w:eastAsia="Times New Roman" w:hAnsi="Heebo" w:cs="Heebo" w:hint="cs"/>
            <w:color w:val="000000"/>
            <w:kern w:val="0"/>
            <w:rtl/>
            <w14:ligatures w14:val="none"/>
          </w:rPr>
          <w:delText xml:space="preserve">לקשישים </w:delText>
        </w:r>
      </w:del>
      <w:ins w:id="71" w:author="אביעד יצחקי" w:date="2024-11-17T22:54:00Z">
        <w:r w:rsidR="00131F36" w:rsidRPr="00D536C1">
          <w:rPr>
            <w:rFonts w:ascii="Heebo" w:eastAsia="Times New Roman" w:hAnsi="Heebo" w:cs="Heebo" w:hint="cs"/>
            <w:color w:val="000000"/>
            <w:kern w:val="0"/>
            <w:rtl/>
            <w14:ligatures w14:val="none"/>
          </w:rPr>
          <w:t>ל</w:t>
        </w:r>
        <w:r w:rsidR="00131F36">
          <w:rPr>
            <w:rFonts w:ascii="Heebo" w:eastAsia="Times New Roman" w:hAnsi="Heebo" w:cs="Heebo" w:hint="cs"/>
            <w:color w:val="000000"/>
            <w:kern w:val="0"/>
            <w:rtl/>
            <w14:ligatures w14:val="none"/>
          </w:rPr>
          <w:t>זקנים</w:t>
        </w:r>
        <w:r w:rsidR="00131F36" w:rsidRPr="00D536C1">
          <w:rPr>
            <w:rFonts w:ascii="Heebo" w:eastAsia="Times New Roman" w:hAnsi="Heebo" w:cs="Heebo" w:hint="cs"/>
            <w:color w:val="000000"/>
            <w:kern w:val="0"/>
            <w:rtl/>
            <w14:ligatures w14:val="none"/>
          </w:rPr>
          <w:t xml:space="preserve"> </w:t>
        </w:r>
      </w:ins>
      <w:r w:rsidRPr="00D536C1">
        <w:rPr>
          <w:rFonts w:ascii="Heebo" w:eastAsia="Times New Roman" w:hAnsi="Heebo" w:cs="Heebo" w:hint="cs"/>
          <w:color w:val="000000"/>
          <w:kern w:val="0"/>
          <w:rtl/>
          <w14:ligatures w14:val="none"/>
        </w:rPr>
        <w:t xml:space="preserve">תוך התייחסות לכל הגורמים המעורבים, תחומי אחריותם, הממשקים ביניהם, ונקודות החיבור לשירותים </w:t>
      </w:r>
      <w:del w:id="72" w:author="Edna Laufer Globus" w:date="2024-11-14T14:06:00Z">
        <w:r w:rsidRPr="00D536C1" w:rsidDel="003A3BEC">
          <w:rPr>
            <w:rFonts w:ascii="Heebo" w:eastAsia="Times New Roman" w:hAnsi="Heebo" w:cs="Heebo" w:hint="cs"/>
            <w:color w:val="000000"/>
            <w:kern w:val="0"/>
            <w:rtl/>
            <w14:ligatures w14:val="none"/>
          </w:rPr>
          <w:delText>הקיימים</w:delText>
        </w:r>
        <w:r w:rsidR="00C70215" w:rsidDel="003A3BEC">
          <w:rPr>
            <w:rFonts w:ascii="Heebo" w:eastAsia="Times New Roman" w:hAnsi="Heebo" w:cs="Heebo" w:hint="cs"/>
            <w:color w:val="000000"/>
            <w:kern w:val="0"/>
            <w:rtl/>
            <w14:ligatures w14:val="none"/>
          </w:rPr>
          <w:delText xml:space="preserve"> </w:delText>
        </w:r>
      </w:del>
      <w:ins w:id="73" w:author="Edna Laufer Globus" w:date="2024-11-14T14:06:00Z">
        <w:r w:rsidR="003A3BEC">
          <w:rPr>
            <w:rFonts w:ascii="Heebo" w:eastAsia="Times New Roman" w:hAnsi="Heebo" w:cs="Heebo" w:hint="cs"/>
            <w:color w:val="000000"/>
            <w:kern w:val="0"/>
            <w:rtl/>
            <w14:ligatures w14:val="none"/>
          </w:rPr>
          <w:t xml:space="preserve">השונים </w:t>
        </w:r>
      </w:ins>
      <w:r w:rsidR="00C70215" w:rsidRPr="00785269">
        <w:rPr>
          <w:rFonts w:ascii="Heebo" w:eastAsia="Times New Roman" w:hAnsi="Heebo" w:cs="Heebo" w:hint="cs"/>
          <w:color w:val="000000"/>
          <w:kern w:val="0"/>
          <w:rtl/>
          <w14:ligatures w14:val="none"/>
        </w:rPr>
        <w:t>כדי ליצור מבנה תומך ואפקטיבי</w:t>
      </w:r>
      <w:r w:rsidR="00C70215">
        <w:rPr>
          <w:rFonts w:ascii="Heebo" w:eastAsia="Times New Roman" w:hAnsi="Heebo" w:cs="Heebo" w:hint="cs"/>
          <w:color w:val="000000"/>
          <w:kern w:val="0"/>
          <w:rtl/>
          <w14:ligatures w14:val="none"/>
        </w:rPr>
        <w:t>.</w:t>
      </w:r>
    </w:p>
    <w:p w14:paraId="5BB3761E" w14:textId="15C785BA" w:rsidR="00C70215" w:rsidRPr="00C70215" w:rsidRDefault="00C70215" w:rsidP="00C70215">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C70215">
        <w:rPr>
          <w:rFonts w:ascii="Heebo" w:eastAsia="Times New Roman" w:hAnsi="Heebo" w:cs="Heebo" w:hint="cs"/>
          <w:color w:val="FF0000"/>
          <w:kern w:val="0"/>
          <w:rtl/>
          <w14:ligatures w14:val="none"/>
        </w:rPr>
        <w:t>שלב 1: זיהוי גורמים מעורבים ומיפוי תחומי אחריות</w:t>
      </w:r>
    </w:p>
    <w:p w14:paraId="3A2A3D8D" w14:textId="3E23D0D0" w:rsidR="00C70215" w:rsidRPr="00785269" w:rsidRDefault="00F627D9" w:rsidP="00C70215">
      <w:pPr>
        <w:numPr>
          <w:ilvl w:val="0"/>
          <w:numId w:val="14"/>
        </w:numPr>
        <w:shd w:val="clear" w:color="auto" w:fill="FFFFFF"/>
        <w:bidi/>
        <w:spacing w:before="120" w:after="120"/>
        <w:rPr>
          <w:rFonts w:ascii="Heebo" w:eastAsia="Times New Roman" w:hAnsi="Heebo" w:cs="Heebo"/>
          <w:color w:val="000000"/>
          <w:kern w:val="0"/>
          <w14:ligatures w14:val="none"/>
        </w:rPr>
      </w:pPr>
      <w:r>
        <w:rPr>
          <w:rFonts w:ascii="Heebo" w:eastAsia="Times New Roman" w:hAnsi="Heebo" w:cs="Heebo" w:hint="cs"/>
          <w:color w:val="000000"/>
          <w:kern w:val="0"/>
          <w:rtl/>
          <w14:ligatures w14:val="none"/>
        </w:rPr>
        <w:t>הכינו</w:t>
      </w:r>
      <w:r w:rsidRPr="00785269">
        <w:rPr>
          <w:rFonts w:ascii="Heebo" w:eastAsia="Times New Roman" w:hAnsi="Heebo" w:cs="Heebo" w:hint="cs"/>
          <w:color w:val="000000"/>
          <w:kern w:val="0"/>
          <w:rtl/>
          <w14:ligatures w14:val="none"/>
        </w:rPr>
        <w:t xml:space="preserve"> </w:t>
      </w:r>
      <w:r w:rsidR="00C70215" w:rsidRPr="00785269">
        <w:rPr>
          <w:rFonts w:ascii="Heebo" w:eastAsia="Times New Roman" w:hAnsi="Heebo" w:cs="Heebo" w:hint="cs"/>
          <w:color w:val="000000"/>
          <w:kern w:val="0"/>
          <w:rtl/>
          <w14:ligatures w14:val="none"/>
        </w:rPr>
        <w:t>רשימה של כל הגורמים המעורבים</w:t>
      </w:r>
      <w:ins w:id="74" w:author="אביעד יצחקי" w:date="2024-11-17T22:56:00Z">
        <w:r w:rsidR="00131F36">
          <w:rPr>
            <w:rFonts w:ascii="Heebo" w:eastAsia="Times New Roman" w:hAnsi="Heebo" w:cs="Heebo" w:hint="cs"/>
            <w:color w:val="000000"/>
            <w:kern w:val="0"/>
            <w:rtl/>
            <w14:ligatures w14:val="none"/>
          </w:rPr>
          <w:t xml:space="preserve"> (היום ולאחר השינוי)</w:t>
        </w:r>
      </w:ins>
      <w:r w:rsidR="00C70215" w:rsidRPr="00785269">
        <w:rPr>
          <w:rFonts w:ascii="Heebo" w:eastAsia="Times New Roman" w:hAnsi="Heebo" w:cs="Heebo" w:hint="cs"/>
          <w:color w:val="000000"/>
          <w:kern w:val="0"/>
          <w:rtl/>
          <w14:ligatures w14:val="none"/>
        </w:rPr>
        <w:t>, כולל ספקי שירותים, מתאמות שירות, רשויות מקומיות, ביטוח לאומי, קופות חולים,</w:t>
      </w:r>
      <w:ins w:id="75" w:author="אביעד יצחקי" w:date="2024-11-17T22:56:00Z">
        <w:r w:rsidR="00131F36">
          <w:rPr>
            <w:rFonts w:ascii="Heebo" w:eastAsia="Times New Roman" w:hAnsi="Heebo" w:cs="Heebo" w:hint="cs"/>
            <w:color w:val="000000"/>
            <w:kern w:val="0"/>
            <w:rtl/>
            <w14:ligatures w14:val="none"/>
          </w:rPr>
          <w:t xml:space="preserve"> חברות סיעוד</w:t>
        </w:r>
      </w:ins>
      <w:r w:rsidR="00C70215" w:rsidRPr="00785269">
        <w:rPr>
          <w:rFonts w:ascii="Heebo" w:eastAsia="Times New Roman" w:hAnsi="Heebo" w:cs="Heebo" w:hint="cs"/>
          <w:color w:val="000000"/>
          <w:kern w:val="0"/>
          <w:rtl/>
          <w14:ligatures w14:val="none"/>
        </w:rPr>
        <w:t xml:space="preserve"> ועוד</w:t>
      </w:r>
      <w:r w:rsidR="00C70215" w:rsidRPr="00785269">
        <w:rPr>
          <w:rFonts w:ascii="Heebo" w:eastAsia="Times New Roman" w:hAnsi="Heebo" w:cs="Heebo" w:hint="cs"/>
          <w:color w:val="000000"/>
          <w:kern w:val="0"/>
          <w14:ligatures w14:val="none"/>
        </w:rPr>
        <w:t>.</w:t>
      </w:r>
    </w:p>
    <w:p w14:paraId="0188183A" w14:textId="30BFC874" w:rsidR="00C70215" w:rsidRDefault="00C70215" w:rsidP="00C70215">
      <w:pPr>
        <w:numPr>
          <w:ilvl w:val="0"/>
          <w:numId w:val="14"/>
        </w:numPr>
        <w:shd w:val="clear" w:color="auto" w:fill="FFFFFF"/>
        <w:bidi/>
        <w:spacing w:before="120" w:after="120"/>
        <w:rPr>
          <w:ins w:id="76" w:author="Edna Laufer Globus" w:date="2024-11-14T17:02:00Z"/>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לכל גורם, הגדירו בקצרה את תחום האחריות של</w:t>
      </w:r>
      <w:r w:rsidR="00E84888">
        <w:rPr>
          <w:rFonts w:ascii="Heebo" w:eastAsia="Times New Roman" w:hAnsi="Heebo" w:cs="Heebo" w:hint="cs"/>
          <w:color w:val="000000"/>
          <w:kern w:val="0"/>
          <w:rtl/>
          <w14:ligatures w14:val="none"/>
        </w:rPr>
        <w:t>ו בהקשר של הסל</w:t>
      </w:r>
      <w:r w:rsidRPr="00785269">
        <w:rPr>
          <w:rFonts w:ascii="Heebo" w:eastAsia="Times New Roman" w:hAnsi="Heebo" w:cs="Heebo" w:hint="cs"/>
          <w:color w:val="000000"/>
          <w:kern w:val="0"/>
          <w14:ligatures w14:val="none"/>
        </w:rPr>
        <w:t>.</w:t>
      </w:r>
    </w:p>
    <w:p w14:paraId="79638C50" w14:textId="4629D0CD" w:rsidR="00561E02" w:rsidRDefault="00561E02" w:rsidP="00561E02">
      <w:pPr>
        <w:numPr>
          <w:ilvl w:val="0"/>
          <w:numId w:val="14"/>
        </w:numPr>
        <w:shd w:val="clear" w:color="auto" w:fill="FFFFFF"/>
        <w:bidi/>
        <w:spacing w:before="120" w:after="120"/>
        <w:rPr>
          <w:rFonts w:ascii="Heebo" w:eastAsia="Times New Roman" w:hAnsi="Heebo" w:cs="Heebo"/>
          <w:color w:val="000000"/>
          <w:kern w:val="0"/>
          <w14:ligatures w14:val="none"/>
        </w:rPr>
      </w:pPr>
      <w:ins w:id="77" w:author="Edna Laufer Globus" w:date="2024-11-14T17:02:00Z">
        <w:r>
          <w:rPr>
            <w:rFonts w:ascii="Heebo" w:eastAsia="Times New Roman" w:hAnsi="Heebo" w:cs="Heebo" w:hint="cs"/>
            <w:color w:val="000000"/>
            <w:kern w:val="0"/>
            <w:rtl/>
            <w14:ligatures w14:val="none"/>
          </w:rPr>
          <w:t>מה הדרישות שלנו מכל ספק</w:t>
        </w:r>
      </w:ins>
    </w:p>
    <w:p w14:paraId="110FECB0" w14:textId="35520BE9" w:rsidR="00C70215" w:rsidRPr="00C70215" w:rsidRDefault="00C70215" w:rsidP="00C70215">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C70215">
        <w:rPr>
          <w:rFonts w:ascii="Heebo" w:eastAsia="Times New Roman" w:hAnsi="Heebo" w:cs="Heebo" w:hint="cs"/>
          <w:color w:val="FF0000"/>
          <w:kern w:val="0"/>
          <w:rtl/>
          <w14:ligatures w14:val="none"/>
        </w:rPr>
        <w:t>שלב 2: מיפוי ממשקים ונקודות חפיפה בין הגורמים</w:t>
      </w:r>
    </w:p>
    <w:p w14:paraId="13BD51D6" w14:textId="403242FE" w:rsidR="00C70215" w:rsidRPr="00785269" w:rsidRDefault="00C70215" w:rsidP="00C70215">
      <w:pPr>
        <w:numPr>
          <w:ilvl w:val="0"/>
          <w:numId w:val="15"/>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 xml:space="preserve">בחנו את הרשימה </w:t>
      </w:r>
      <w:r w:rsidR="00E84888" w:rsidRPr="00785269">
        <w:rPr>
          <w:rFonts w:ascii="Heebo" w:eastAsia="Times New Roman" w:hAnsi="Heebo" w:cs="Heebo" w:hint="cs"/>
          <w:color w:val="000000"/>
          <w:kern w:val="0"/>
          <w:rtl/>
          <w14:ligatures w14:val="none"/>
        </w:rPr>
        <w:t>מ</w:t>
      </w:r>
      <w:r w:rsidR="00E84888">
        <w:rPr>
          <w:rFonts w:ascii="Heebo" w:eastAsia="Times New Roman" w:hAnsi="Heebo" w:cs="Heebo" w:hint="cs"/>
          <w:color w:val="000000"/>
          <w:kern w:val="0"/>
          <w:rtl/>
          <w14:ligatures w14:val="none"/>
        </w:rPr>
        <w:t>שלב</w:t>
      </w:r>
      <w:r w:rsidR="00E84888" w:rsidRPr="00785269">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1 ומצאו נקודות חפיפה שבהן גורמים שונים פועלים במקביל או חייבים לתאם ביניהם</w:t>
      </w:r>
      <w:r w:rsidRPr="00785269">
        <w:rPr>
          <w:rFonts w:ascii="Heebo" w:eastAsia="Times New Roman" w:hAnsi="Heebo" w:cs="Heebo" w:hint="cs"/>
          <w:color w:val="000000"/>
          <w:kern w:val="0"/>
          <w14:ligatures w14:val="none"/>
        </w:rPr>
        <w:t>.</w:t>
      </w:r>
    </w:p>
    <w:p w14:paraId="60F94399" w14:textId="77777777" w:rsidR="00C70215" w:rsidRDefault="00C70215" w:rsidP="00C70215">
      <w:pPr>
        <w:numPr>
          <w:ilvl w:val="0"/>
          <w:numId w:val="15"/>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ציינו מהו תהליך העבודה בכל נקודת חפיפה ומהי הדרך להבטיח עבודה רציפה ומסונכרנת בין הגורמים</w:t>
      </w:r>
      <w:r w:rsidRPr="00785269">
        <w:rPr>
          <w:rFonts w:ascii="Heebo" w:eastAsia="Times New Roman" w:hAnsi="Heebo" w:cs="Heebo" w:hint="cs"/>
          <w:color w:val="000000"/>
          <w:kern w:val="0"/>
          <w14:ligatures w14:val="none"/>
        </w:rPr>
        <w:t>.</w:t>
      </w:r>
    </w:p>
    <w:p w14:paraId="59CF7BA4" w14:textId="73BF4B95" w:rsidR="00C70215" w:rsidRPr="00C70215" w:rsidRDefault="00C70215" w:rsidP="00C70215">
      <w:pPr>
        <w:shd w:val="clear" w:color="auto" w:fill="FFFFFF"/>
        <w:bidi/>
        <w:spacing w:before="100" w:beforeAutospacing="1" w:after="100" w:afterAutospacing="1"/>
        <w:outlineLvl w:val="3"/>
        <w:rPr>
          <w:rFonts w:ascii="Heebo" w:eastAsia="Times New Roman" w:hAnsi="Heebo" w:cs="Heebo"/>
          <w:color w:val="FF0000"/>
          <w:kern w:val="0"/>
          <w14:ligatures w14:val="none"/>
        </w:rPr>
      </w:pPr>
      <w:r>
        <w:rPr>
          <w:rFonts w:ascii="Heebo" w:eastAsia="Times New Roman" w:hAnsi="Heebo" w:cs="Heebo" w:hint="cs"/>
          <w:color w:val="FF0000"/>
          <w:kern w:val="0"/>
          <w:rtl/>
          <w14:ligatures w14:val="none"/>
        </w:rPr>
        <w:t>שלב</w:t>
      </w:r>
      <w:r w:rsidRPr="00C70215">
        <w:rPr>
          <w:rFonts w:ascii="Heebo" w:eastAsia="Times New Roman" w:hAnsi="Heebo" w:cs="Heebo" w:hint="cs"/>
          <w:color w:val="FF0000"/>
          <w:kern w:val="0"/>
          <w:rtl/>
          <w14:ligatures w14:val="none"/>
        </w:rPr>
        <w:t xml:space="preserve"> 3: תיאור התהליך מנקודת מבט של כל גורם</w:t>
      </w:r>
    </w:p>
    <w:p w14:paraId="3DE0BFF3" w14:textId="77777777" w:rsidR="00C70215" w:rsidRPr="00785269" w:rsidRDefault="00C70215" w:rsidP="00C70215">
      <w:pPr>
        <w:numPr>
          <w:ilvl w:val="0"/>
          <w:numId w:val="16"/>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כל משתתף יתמקד בגורם מסוים ויתאר את התהליך מנקודת מבטו, כולל תחומי אחריות, ממשקים עם גורמים אחרים, ואתגרים אפשריים</w:t>
      </w:r>
      <w:r w:rsidRPr="00785269">
        <w:rPr>
          <w:rFonts w:ascii="Heebo" w:eastAsia="Times New Roman" w:hAnsi="Heebo" w:cs="Heebo" w:hint="cs"/>
          <w:color w:val="000000"/>
          <w:kern w:val="0"/>
          <w14:ligatures w14:val="none"/>
        </w:rPr>
        <w:t>.</w:t>
      </w:r>
    </w:p>
    <w:p w14:paraId="7230A910" w14:textId="77777777" w:rsidR="00C70215" w:rsidRDefault="00C70215" w:rsidP="00C70215">
      <w:pPr>
        <w:numPr>
          <w:ilvl w:val="0"/>
          <w:numId w:val="16"/>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בסוף, יבחנו המשתתפים איך כל נקודת מבט משתלבת בתהליך הכולל וכיצד ניתן לשפר את שיתוף הפעולה</w:t>
      </w:r>
      <w:r w:rsidRPr="00785269">
        <w:rPr>
          <w:rFonts w:ascii="Heebo" w:eastAsia="Times New Roman" w:hAnsi="Heebo" w:cs="Heebo" w:hint="cs"/>
          <w:color w:val="000000"/>
          <w:kern w:val="0"/>
          <w14:ligatures w14:val="none"/>
        </w:rPr>
        <w:t>.</w:t>
      </w:r>
    </w:p>
    <w:p w14:paraId="10316F9F" w14:textId="193CEEE4" w:rsidR="00C70215" w:rsidRPr="00C70215" w:rsidRDefault="00C70215" w:rsidP="00C70215">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C70215">
        <w:rPr>
          <w:rFonts w:ascii="Heebo" w:eastAsia="Times New Roman" w:hAnsi="Heebo" w:cs="Heebo" w:hint="cs"/>
          <w:color w:val="FF0000"/>
          <w:kern w:val="0"/>
          <w:rtl/>
          <w14:ligatures w14:val="none"/>
        </w:rPr>
        <w:t>שלב 4: זיהוי חיבורים נוספים עם שירותים משלימים</w:t>
      </w:r>
    </w:p>
    <w:p w14:paraId="62422796" w14:textId="77777777" w:rsidR="00C70215" w:rsidRPr="00785269" w:rsidRDefault="00C70215" w:rsidP="00C70215">
      <w:pPr>
        <w:numPr>
          <w:ilvl w:val="0"/>
          <w:numId w:val="17"/>
        </w:numPr>
        <w:shd w:val="clear" w:color="auto" w:fill="FFFFFF"/>
        <w:bidi/>
        <w:spacing w:before="120" w:after="120"/>
        <w:rPr>
          <w:rFonts w:ascii="Heebo" w:eastAsia="Times New Roman" w:hAnsi="Heebo" w:cs="Heebo"/>
          <w:color w:val="000000"/>
          <w:kern w:val="0"/>
          <w14:ligatures w14:val="none"/>
        </w:rPr>
      </w:pPr>
      <w:r w:rsidRPr="00785269">
        <w:rPr>
          <w:rFonts w:ascii="Heebo" w:eastAsia="Times New Roman" w:hAnsi="Heebo" w:cs="Heebo" w:hint="cs"/>
          <w:color w:val="000000"/>
          <w:kern w:val="0"/>
          <w:rtl/>
          <w14:ligatures w14:val="none"/>
        </w:rPr>
        <w:t>חשבו על גורמים נוספים שיכולים להציע שירותים משלימים, כמו עמותות, מתנדבים, שירותי פנאי, וכדומה</w:t>
      </w:r>
      <w:r w:rsidRPr="00785269">
        <w:rPr>
          <w:rFonts w:ascii="Heebo" w:eastAsia="Times New Roman" w:hAnsi="Heebo" w:cs="Heebo" w:hint="cs"/>
          <w:color w:val="000000"/>
          <w:kern w:val="0"/>
          <w14:ligatures w14:val="none"/>
        </w:rPr>
        <w:t>.</w:t>
      </w:r>
    </w:p>
    <w:p w14:paraId="57BE4F6B" w14:textId="53F4779B" w:rsidR="003A3BEC" w:rsidRPr="00561E02" w:rsidRDefault="00C70215">
      <w:pPr>
        <w:numPr>
          <w:ilvl w:val="0"/>
          <w:numId w:val="17"/>
        </w:numPr>
        <w:shd w:val="clear" w:color="auto" w:fill="FFFFFF"/>
        <w:bidi/>
        <w:spacing w:before="120" w:after="120"/>
        <w:rPr>
          <w:ins w:id="78" w:author="Edna Laufer Globus" w:date="2024-11-14T14:08:00Z"/>
          <w:rFonts w:ascii="Heebo" w:eastAsia="Times New Roman" w:hAnsi="Heebo" w:cs="Heebo"/>
          <w:color w:val="000000"/>
          <w:kern w:val="0"/>
          <w:rtl/>
          <w14:ligatures w14:val="none"/>
        </w:rPr>
        <w:pPrChange w:id="79" w:author="Edna Laufer Globus" w:date="2024-11-14T17:02:00Z">
          <w:pPr>
            <w:shd w:val="clear" w:color="auto" w:fill="FFFFFF"/>
            <w:bidi/>
            <w:spacing w:before="120" w:after="120"/>
          </w:pPr>
        </w:pPrChange>
      </w:pPr>
      <w:r w:rsidRPr="00785269">
        <w:rPr>
          <w:rFonts w:ascii="Heebo" w:eastAsia="Times New Roman" w:hAnsi="Heebo" w:cs="Heebo" w:hint="cs"/>
          <w:color w:val="000000"/>
          <w:kern w:val="0"/>
          <w:rtl/>
          <w14:ligatures w14:val="none"/>
        </w:rPr>
        <w:t>לכל שירות, ציינו כיצד הוא מתחבר לשירותים הקיימים וכיצד ניתן לשלבו במערך</w:t>
      </w:r>
      <w:r w:rsidRPr="00785269">
        <w:rPr>
          <w:rFonts w:ascii="Heebo" w:eastAsia="Times New Roman" w:hAnsi="Heebo" w:cs="Heebo" w:hint="cs"/>
          <w:color w:val="000000"/>
          <w:kern w:val="0"/>
          <w14:ligatures w14:val="none"/>
        </w:rPr>
        <w:t>.</w:t>
      </w:r>
    </w:p>
    <w:p w14:paraId="709DBF56" w14:textId="77777777" w:rsidR="00561E02" w:rsidRDefault="00561E02" w:rsidP="003A3BEC">
      <w:pPr>
        <w:shd w:val="clear" w:color="auto" w:fill="FFFFFF"/>
        <w:bidi/>
        <w:spacing w:before="120" w:after="120"/>
        <w:rPr>
          <w:ins w:id="80" w:author="Edna Laufer Globus" w:date="2024-11-17T12:28:00Z"/>
          <w:rFonts w:ascii="Heebo" w:eastAsia="Times New Roman" w:hAnsi="Heebo" w:cs="Heebo"/>
          <w:color w:val="FF0000"/>
          <w:kern w:val="0"/>
          <w:rtl/>
          <w14:ligatures w14:val="none"/>
        </w:rPr>
      </w:pPr>
    </w:p>
    <w:p w14:paraId="0CF7CDC2" w14:textId="7F0E9C24" w:rsidR="001766D3" w:rsidDel="00131F36" w:rsidRDefault="001766D3" w:rsidP="001766D3">
      <w:pPr>
        <w:shd w:val="clear" w:color="auto" w:fill="FFFFFF"/>
        <w:bidi/>
        <w:spacing w:before="120" w:after="120"/>
        <w:rPr>
          <w:ins w:id="81" w:author="Edna Laufer Globus" w:date="2024-11-17T12:28:00Z"/>
          <w:del w:id="82" w:author="אביעד יצחקי" w:date="2024-11-17T22:57:00Z"/>
          <w:rFonts w:ascii="Heebo" w:eastAsia="Times New Roman" w:hAnsi="Heebo" w:cs="Heebo"/>
          <w:color w:val="FF0000"/>
          <w:kern w:val="0"/>
          <w:rtl/>
          <w14:ligatures w14:val="none"/>
        </w:rPr>
      </w:pPr>
    </w:p>
    <w:p w14:paraId="49F0889C" w14:textId="6E891673" w:rsidR="001766D3" w:rsidDel="00131F36" w:rsidRDefault="001766D3" w:rsidP="001766D3">
      <w:pPr>
        <w:shd w:val="clear" w:color="auto" w:fill="FFFFFF"/>
        <w:bidi/>
        <w:spacing w:before="120" w:after="120"/>
        <w:rPr>
          <w:ins w:id="83" w:author="Edna Laufer Globus" w:date="2024-11-17T12:28:00Z"/>
          <w:del w:id="84" w:author="אביעד יצחקי" w:date="2024-11-17T22:57:00Z"/>
          <w:rFonts w:ascii="Heebo" w:eastAsia="Times New Roman" w:hAnsi="Heebo" w:cs="Heebo"/>
          <w:color w:val="FF0000"/>
          <w:kern w:val="0"/>
          <w:rtl/>
          <w14:ligatures w14:val="none"/>
        </w:rPr>
      </w:pPr>
    </w:p>
    <w:p w14:paraId="7BC726BF" w14:textId="1C2F1FE8" w:rsidR="001766D3" w:rsidDel="00131F36" w:rsidRDefault="001766D3" w:rsidP="001766D3">
      <w:pPr>
        <w:shd w:val="clear" w:color="auto" w:fill="FFFFFF"/>
        <w:bidi/>
        <w:spacing w:before="120" w:after="120"/>
        <w:rPr>
          <w:ins w:id="85" w:author="Edna Laufer Globus" w:date="2024-11-17T12:28:00Z"/>
          <w:del w:id="86" w:author="אביעד יצחקי" w:date="2024-11-17T22:57:00Z"/>
          <w:rFonts w:ascii="Heebo" w:eastAsia="Times New Roman" w:hAnsi="Heebo" w:cs="Heebo"/>
          <w:color w:val="FF0000"/>
          <w:kern w:val="0"/>
          <w:rtl/>
          <w14:ligatures w14:val="none"/>
        </w:rPr>
      </w:pPr>
    </w:p>
    <w:p w14:paraId="53C55195" w14:textId="0652AFBE" w:rsidR="001766D3" w:rsidRPr="00D536C1" w:rsidRDefault="001766D3" w:rsidP="001766D3">
      <w:pPr>
        <w:shd w:val="clear" w:color="auto" w:fill="FFFFFF"/>
        <w:bidi/>
        <w:spacing w:before="100" w:beforeAutospacing="1" w:after="100" w:afterAutospacing="1"/>
        <w:ind w:left="360"/>
        <w:outlineLvl w:val="2"/>
        <w:rPr>
          <w:ins w:id="87" w:author="Edna Laufer Globus" w:date="2024-11-17T12:31:00Z"/>
          <w:rFonts w:ascii="Heebo" w:eastAsia="Times New Roman" w:hAnsi="Heebo" w:cs="Heebo"/>
          <w:color w:val="FF0000"/>
          <w:kern w:val="0"/>
          <w:rtl/>
          <w14:ligatures w14:val="none"/>
        </w:rPr>
      </w:pPr>
      <w:ins w:id="88" w:author="Edna Laufer Globus" w:date="2024-11-17T12:31:00Z">
        <w:r w:rsidRPr="00D536C1">
          <w:rPr>
            <w:rFonts w:ascii="Heebo" w:eastAsia="Times New Roman" w:hAnsi="Heebo" w:cs="Heebo" w:hint="cs"/>
            <w:b/>
            <w:bCs/>
            <w:color w:val="FF0000"/>
            <w:kern w:val="0"/>
            <w:rtl/>
            <w14:ligatures w14:val="none"/>
          </w:rPr>
          <w:t>קבוצה #</w:t>
        </w:r>
        <w:r>
          <w:rPr>
            <w:rFonts w:ascii="Heebo" w:eastAsia="Times New Roman" w:hAnsi="Heebo" w:cs="Heebo" w:hint="cs"/>
            <w:b/>
            <w:bCs/>
            <w:color w:val="FF0000"/>
            <w:kern w:val="0"/>
            <w:rtl/>
            <w14:ligatures w14:val="none"/>
          </w:rPr>
          <w:t>3</w:t>
        </w:r>
        <w:r w:rsidRPr="00D536C1">
          <w:rPr>
            <w:rFonts w:ascii="Heebo" w:eastAsia="Times New Roman" w:hAnsi="Heebo" w:cs="Heebo" w:hint="cs"/>
            <w:b/>
            <w:bCs/>
            <w:color w:val="FF0000"/>
            <w:kern w:val="0"/>
            <w:rtl/>
            <w14:ligatures w14:val="none"/>
          </w:rPr>
          <w:t xml:space="preserve"> </w:t>
        </w:r>
        <w:r w:rsidRPr="00D536C1">
          <w:rPr>
            <w:rFonts w:ascii="Heebo" w:eastAsia="Times New Roman" w:hAnsi="Heebo" w:cs="Heebo"/>
            <w:b/>
            <w:bCs/>
            <w:color w:val="FF0000"/>
            <w:kern w:val="0"/>
            <w:rtl/>
            <w14:ligatures w14:val="none"/>
          </w:rPr>
          <w:t>–</w:t>
        </w:r>
        <w:r w:rsidRPr="00D536C1">
          <w:rPr>
            <w:rFonts w:ascii="Heebo" w:eastAsia="Times New Roman" w:hAnsi="Heebo" w:cs="Heebo" w:hint="cs"/>
            <w:b/>
            <w:bCs/>
            <w:color w:val="FF0000"/>
            <w:kern w:val="0"/>
            <w:rtl/>
            <w14:ligatures w14:val="none"/>
          </w:rPr>
          <w:t xml:space="preserve"> </w:t>
        </w:r>
      </w:ins>
      <w:ins w:id="89" w:author="Edna Laufer Globus" w:date="2024-11-17T12:32:00Z">
        <w:r w:rsidRPr="001766D3">
          <w:rPr>
            <w:rFonts w:ascii="Heebo" w:eastAsia="Times New Roman" w:hAnsi="Heebo" w:cs="Heebo"/>
            <w:b/>
            <w:bCs/>
            <w:color w:val="FF0000"/>
            <w:kern w:val="0"/>
            <w:rtl/>
            <w14:ligatures w14:val="none"/>
          </w:rPr>
          <w:t>בניית פרסונות של נותני השירותים</w:t>
        </w:r>
        <w:r w:rsidRPr="001766D3">
          <w:rPr>
            <w:rFonts w:ascii="Heebo" w:eastAsia="Times New Roman" w:hAnsi="Heebo" w:cs="Heebo" w:hint="cs"/>
            <w:b/>
            <w:bCs/>
            <w:color w:val="FF0000"/>
            <w:kern w:val="0"/>
            <w:rtl/>
            <w14:ligatures w14:val="none"/>
          </w:rPr>
          <w:t xml:space="preserve"> </w:t>
        </w:r>
      </w:ins>
      <w:ins w:id="90" w:author="Edna Laufer Globus" w:date="2024-11-17T12:31:00Z">
        <w:r w:rsidRPr="00D536C1">
          <w:rPr>
            <w:rFonts w:ascii="Heebo" w:eastAsia="Times New Roman" w:hAnsi="Heebo" w:cs="Heebo" w:hint="cs"/>
            <w:b/>
            <w:bCs/>
            <w:color w:val="FF0000"/>
            <w:kern w:val="0"/>
            <w:rtl/>
            <w14:ligatures w14:val="none"/>
          </w:rPr>
          <w:t xml:space="preserve">/ </w:t>
        </w:r>
        <w:r w:rsidRPr="00D536C1">
          <w:rPr>
            <w:rFonts w:ascii="Heebo" w:eastAsia="Times New Roman" w:hAnsi="Heebo" w:cs="Heebo" w:hint="cs"/>
            <w:color w:val="FF0000"/>
            <w:kern w:val="0"/>
            <w:rtl/>
            <w14:ligatures w14:val="none"/>
          </w:rPr>
          <w:t>עבודה על גבי גיליונו</w:t>
        </w:r>
        <w:r w:rsidRPr="00D536C1">
          <w:rPr>
            <w:rFonts w:ascii="Heebo" w:eastAsia="Times New Roman" w:hAnsi="Heebo" w:cs="Heebo" w:hint="eastAsia"/>
            <w:color w:val="FF0000"/>
            <w:kern w:val="0"/>
            <w:rtl/>
            <w14:ligatures w14:val="none"/>
          </w:rPr>
          <w:t>ת</w:t>
        </w:r>
        <w:r w:rsidRPr="00D536C1">
          <w:rPr>
            <w:rFonts w:ascii="Heebo" w:eastAsia="Times New Roman" w:hAnsi="Heebo" w:cs="Heebo" w:hint="cs"/>
            <w:color w:val="FF0000"/>
            <w:kern w:val="0"/>
            <w:rtl/>
            <w14:ligatures w14:val="none"/>
          </w:rPr>
          <w:t xml:space="preserve"> עבודה</w:t>
        </w:r>
      </w:ins>
    </w:p>
    <w:p w14:paraId="410C9DBA" w14:textId="474E31BE" w:rsidR="001766D3" w:rsidRPr="00785269" w:rsidRDefault="001766D3">
      <w:pPr>
        <w:shd w:val="clear" w:color="auto" w:fill="FFFFFF"/>
        <w:bidi/>
        <w:spacing w:before="100" w:beforeAutospacing="1" w:after="100" w:afterAutospacing="1"/>
        <w:rPr>
          <w:ins w:id="91" w:author="Edna Laufer Globus" w:date="2024-11-17T12:28:00Z"/>
          <w:rFonts w:ascii="Heebo" w:eastAsia="Times New Roman" w:hAnsi="Heebo" w:cs="Heebo"/>
          <w:color w:val="000000"/>
          <w:kern w:val="0"/>
          <w14:ligatures w14:val="none"/>
        </w:rPr>
        <w:pPrChange w:id="92" w:author="Edna Laufer Globus" w:date="2024-11-17T12:30:00Z">
          <w:pPr>
            <w:pBdr>
              <w:top w:val="single" w:sz="2" w:space="0" w:color="E3E3E3"/>
              <w:left w:val="single" w:sz="2" w:space="0" w:color="E3E3E3"/>
              <w:bottom w:val="single" w:sz="2" w:space="0" w:color="E3E3E3"/>
              <w:right w:val="single" w:sz="2" w:space="0" w:color="E3E3E3"/>
            </w:pBdr>
            <w:shd w:val="clear" w:color="auto" w:fill="FFFFFF"/>
            <w:bidi/>
            <w:spacing w:before="100" w:beforeAutospacing="1" w:after="100" w:afterAutospacing="1"/>
          </w:pPr>
        </w:pPrChange>
      </w:pPr>
      <w:ins w:id="93" w:author="Edna Laufer Globus" w:date="2024-11-17T12:28:00Z">
        <w:r w:rsidRPr="001766D3">
          <w:rPr>
            <w:rFonts w:ascii="Heebo" w:eastAsia="Times New Roman" w:hAnsi="Heebo" w:cs="Heebo" w:hint="eastAsia"/>
            <w:b/>
            <w:bCs/>
            <w:color w:val="000000"/>
            <w:kern w:val="0"/>
            <w:rtl/>
            <w14:ligatures w14:val="none"/>
            <w:rPrChange w:id="94" w:author="Edna Laufer Globus" w:date="2024-11-17T12:30:00Z">
              <w:rPr>
                <w:rFonts w:ascii="Heebo" w:eastAsia="Times New Roman" w:hAnsi="Heebo" w:cs="Heebo" w:hint="eastAsia"/>
                <w:b/>
                <w:bCs/>
                <w:color w:val="000000"/>
                <w:kern w:val="0"/>
                <w:bdr w:val="single" w:sz="2" w:space="0" w:color="E3E3E3" w:frame="1"/>
                <w:rtl/>
                <w14:ligatures w14:val="none"/>
              </w:rPr>
            </w:rPrChange>
          </w:rPr>
          <w:t>מטרה</w:t>
        </w:r>
        <w:r w:rsidRPr="001766D3">
          <w:rPr>
            <w:rFonts w:ascii="Heebo" w:eastAsia="Times New Roman" w:hAnsi="Heebo" w:cs="Heebo"/>
            <w:b/>
            <w:bCs/>
            <w:color w:val="000000"/>
            <w:kern w:val="0"/>
            <w14:ligatures w14:val="none"/>
            <w:rPrChange w:id="95" w:author="Edna Laufer Globus" w:date="2024-11-17T12:30:00Z">
              <w:rPr>
                <w:rFonts w:ascii="Heebo" w:eastAsia="Times New Roman" w:hAnsi="Heebo" w:cs="Heebo"/>
                <w:b/>
                <w:bCs/>
                <w:color w:val="000000"/>
                <w:kern w:val="0"/>
                <w:bdr w:val="single" w:sz="2" w:space="0" w:color="E3E3E3" w:frame="1"/>
                <w14:ligatures w14:val="none"/>
              </w:rPr>
            </w:rPrChange>
          </w:rPr>
          <w:t>:</w:t>
        </w:r>
        <w:r w:rsidRPr="00785269">
          <w:rPr>
            <w:rFonts w:ascii="Heebo" w:eastAsia="Times New Roman" w:hAnsi="Heebo" w:cs="Heebo" w:hint="cs"/>
            <w:color w:val="000000"/>
            <w:kern w:val="0"/>
            <w14:ligatures w14:val="none"/>
          </w:rPr>
          <w:t> </w:t>
        </w:r>
        <w:r w:rsidRPr="00785269">
          <w:rPr>
            <w:rFonts w:ascii="Heebo" w:eastAsia="Times New Roman" w:hAnsi="Heebo" w:cs="Heebo" w:hint="cs"/>
            <w:color w:val="000000"/>
            <w:kern w:val="0"/>
            <w:rtl/>
            <w14:ligatures w14:val="none"/>
          </w:rPr>
          <w:t xml:space="preserve">ליצור </w:t>
        </w:r>
      </w:ins>
      <w:ins w:id="96" w:author="Edna Laufer Globus" w:date="2024-11-17T14:23:00Z">
        <w:r w:rsidR="00647448">
          <w:rPr>
            <w:rFonts w:ascii="Heebo" w:eastAsia="Times New Roman" w:hAnsi="Heebo" w:cs="Heebo" w:hint="cs"/>
            <w:color w:val="000000"/>
            <w:kern w:val="0"/>
            <w:rtl/>
            <w14:ligatures w14:val="none"/>
          </w:rPr>
          <w:t>4</w:t>
        </w:r>
      </w:ins>
      <w:ins w:id="97" w:author="Edna Laufer Globus" w:date="2024-11-17T12:28:00Z">
        <w:r w:rsidRPr="00785269">
          <w:rPr>
            <w:rFonts w:ascii="Heebo" w:eastAsia="Times New Roman" w:hAnsi="Heebo" w:cs="Heebo" w:hint="cs"/>
            <w:color w:val="000000"/>
            <w:kern w:val="0"/>
            <w:rtl/>
            <w14:ligatures w14:val="none"/>
          </w:rPr>
          <w:t xml:space="preserve"> פרסונות מפורטות של נותני השירותים, כך שייצגו את אנשי המקצוע המרכזיים בתהליך אספקת השירות לקשישים. כל פרסונה תכלול תיאור </w:t>
        </w:r>
        <w:r w:rsidRPr="00785269">
          <w:rPr>
            <w:rFonts w:ascii="Heebo" w:eastAsia="Times New Roman" w:hAnsi="Heebo" w:cs="Heebo" w:hint="cs"/>
            <w:color w:val="000000"/>
            <w:kern w:val="0"/>
            <w:rtl/>
            <w14:ligatures w14:val="none"/>
          </w:rPr>
          <w:lastRenderedPageBreak/>
          <w:t>מפורט של התפקיד, תחומי אחריות, היקף פעילות, הכשרה נדרשת ויכולות מפתח</w:t>
        </w:r>
        <w:r w:rsidRPr="00785269">
          <w:rPr>
            <w:rFonts w:ascii="Heebo" w:eastAsia="Times New Roman" w:hAnsi="Heebo" w:cs="Heebo" w:hint="cs"/>
            <w:color w:val="000000"/>
            <w:kern w:val="0"/>
            <w14:ligatures w14:val="none"/>
          </w:rPr>
          <w:t>.</w:t>
        </w:r>
      </w:ins>
    </w:p>
    <w:p w14:paraId="0A95832A" w14:textId="77777777" w:rsidR="001766D3" w:rsidRPr="001766D3" w:rsidRDefault="001766D3">
      <w:pPr>
        <w:shd w:val="clear" w:color="auto" w:fill="FFFFFF"/>
        <w:bidi/>
        <w:spacing w:before="100" w:beforeAutospacing="1" w:after="100" w:afterAutospacing="1"/>
        <w:outlineLvl w:val="3"/>
        <w:rPr>
          <w:ins w:id="98" w:author="Edna Laufer Globus" w:date="2024-11-17T12:28:00Z"/>
          <w:rFonts w:ascii="Heebo" w:eastAsia="Times New Roman" w:hAnsi="Heebo" w:cs="Heebo"/>
          <w:color w:val="FF0000"/>
          <w:kern w:val="0"/>
          <w14:ligatures w14:val="none"/>
          <w:rPrChange w:id="99" w:author="Edna Laufer Globus" w:date="2024-11-17T12:34:00Z">
            <w:rPr>
              <w:ins w:id="100" w:author="Edna Laufer Globus" w:date="2024-11-17T12:28:00Z"/>
              <w:rFonts w:ascii="Heebo" w:eastAsia="Times New Roman" w:hAnsi="Heebo" w:cs="Heebo"/>
              <w:b/>
              <w:bCs/>
              <w:color w:val="000000"/>
              <w:kern w:val="0"/>
              <w14:ligatures w14:val="none"/>
            </w:rPr>
          </w:rPrChange>
        </w:rPr>
        <w:pPrChange w:id="101" w:author="Edna Laufer Globus" w:date="2024-11-17T12:30:00Z">
          <w:pPr>
            <w:pBdr>
              <w:top w:val="single" w:sz="2" w:space="0" w:color="E3E3E3"/>
              <w:left w:val="single" w:sz="2" w:space="0" w:color="E3E3E3"/>
              <w:bottom w:val="single" w:sz="2" w:space="0" w:color="E3E3E3"/>
              <w:right w:val="single" w:sz="2" w:space="0" w:color="E3E3E3"/>
            </w:pBdr>
            <w:shd w:val="clear" w:color="auto" w:fill="FFFFFF"/>
            <w:bidi/>
            <w:spacing w:before="100" w:beforeAutospacing="1" w:after="100" w:afterAutospacing="1"/>
            <w:outlineLvl w:val="3"/>
          </w:pPr>
        </w:pPrChange>
      </w:pPr>
      <w:ins w:id="102" w:author="Edna Laufer Globus" w:date="2024-11-17T12:28:00Z">
        <w:r w:rsidRPr="001766D3">
          <w:rPr>
            <w:rFonts w:ascii="Heebo" w:eastAsia="Times New Roman" w:hAnsi="Heebo" w:cs="Heebo" w:hint="eastAsia"/>
            <w:color w:val="FF0000"/>
            <w:kern w:val="0"/>
            <w:rtl/>
            <w14:ligatures w14:val="none"/>
            <w:rPrChange w:id="103" w:author="Edna Laufer Globus" w:date="2024-11-17T12:34:00Z">
              <w:rPr>
                <w:rFonts w:ascii="Heebo" w:eastAsia="Times New Roman" w:hAnsi="Heebo" w:cs="Heebo" w:hint="eastAsia"/>
                <w:b/>
                <w:bCs/>
                <w:color w:val="000000"/>
                <w:kern w:val="0"/>
                <w:rtl/>
                <w14:ligatures w14:val="none"/>
              </w:rPr>
            </w:rPrChange>
          </w:rPr>
          <w:t>שלב</w:t>
        </w:r>
        <w:r w:rsidRPr="001766D3">
          <w:rPr>
            <w:rFonts w:ascii="Heebo" w:eastAsia="Times New Roman" w:hAnsi="Heebo" w:cs="Heebo"/>
            <w:color w:val="FF0000"/>
            <w:kern w:val="0"/>
            <w:rtl/>
            <w14:ligatures w14:val="none"/>
            <w:rPrChange w:id="104" w:author="Edna Laufer Globus" w:date="2024-11-17T12:34:00Z">
              <w:rPr>
                <w:rFonts w:ascii="Heebo" w:eastAsia="Times New Roman" w:hAnsi="Heebo" w:cs="Heebo"/>
                <w:b/>
                <w:bCs/>
                <w:color w:val="000000"/>
                <w:kern w:val="0"/>
                <w:rtl/>
                <w14:ligatures w14:val="none"/>
              </w:rPr>
            </w:rPrChange>
          </w:rPr>
          <w:t xml:space="preserve"> 1: </w:t>
        </w:r>
        <w:r w:rsidRPr="001766D3">
          <w:rPr>
            <w:rFonts w:ascii="Heebo" w:eastAsia="Times New Roman" w:hAnsi="Heebo" w:cs="Heebo" w:hint="eastAsia"/>
            <w:color w:val="FF0000"/>
            <w:kern w:val="0"/>
            <w:rtl/>
            <w14:ligatures w14:val="none"/>
            <w:rPrChange w:id="105" w:author="Edna Laufer Globus" w:date="2024-11-17T12:34:00Z">
              <w:rPr>
                <w:rFonts w:ascii="Heebo" w:eastAsia="Times New Roman" w:hAnsi="Heebo" w:cs="Heebo" w:hint="eastAsia"/>
                <w:b/>
                <w:bCs/>
                <w:color w:val="000000"/>
                <w:kern w:val="0"/>
                <w:rtl/>
                <w14:ligatures w14:val="none"/>
              </w:rPr>
            </w:rPrChange>
          </w:rPr>
          <w:t>בחירת</w:t>
        </w:r>
        <w:r w:rsidRPr="001766D3">
          <w:rPr>
            <w:rFonts w:ascii="Heebo" w:eastAsia="Times New Roman" w:hAnsi="Heebo" w:cs="Heebo"/>
            <w:color w:val="FF0000"/>
            <w:kern w:val="0"/>
            <w:rtl/>
            <w14:ligatures w14:val="none"/>
            <w:rPrChange w:id="106" w:author="Edna Laufer Globus" w:date="2024-11-17T12:34:00Z">
              <w:rPr>
                <w:rFonts w:ascii="Heebo" w:eastAsia="Times New Roman" w:hAnsi="Heebo" w:cs="Heebo"/>
                <w:b/>
                <w:bCs/>
                <w:color w:val="000000"/>
                <w:kern w:val="0"/>
                <w:rtl/>
                <w14:ligatures w14:val="none"/>
              </w:rPr>
            </w:rPrChange>
          </w:rPr>
          <w:t xml:space="preserve"> </w:t>
        </w:r>
        <w:r w:rsidRPr="001766D3">
          <w:rPr>
            <w:rFonts w:ascii="Heebo" w:eastAsia="Times New Roman" w:hAnsi="Heebo" w:cs="Heebo" w:hint="eastAsia"/>
            <w:color w:val="FF0000"/>
            <w:kern w:val="0"/>
            <w:rtl/>
            <w14:ligatures w14:val="none"/>
            <w:rPrChange w:id="107" w:author="Edna Laufer Globus" w:date="2024-11-17T12:34:00Z">
              <w:rPr>
                <w:rFonts w:ascii="Heebo" w:eastAsia="Times New Roman" w:hAnsi="Heebo" w:cs="Heebo" w:hint="eastAsia"/>
                <w:b/>
                <w:bCs/>
                <w:color w:val="000000"/>
                <w:kern w:val="0"/>
                <w:rtl/>
                <w14:ligatures w14:val="none"/>
              </w:rPr>
            </w:rPrChange>
          </w:rPr>
          <w:t>סוגי</w:t>
        </w:r>
        <w:r w:rsidRPr="001766D3">
          <w:rPr>
            <w:rFonts w:ascii="Heebo" w:eastAsia="Times New Roman" w:hAnsi="Heebo" w:cs="Heebo"/>
            <w:color w:val="FF0000"/>
            <w:kern w:val="0"/>
            <w:rtl/>
            <w14:ligatures w14:val="none"/>
            <w:rPrChange w:id="108" w:author="Edna Laufer Globus" w:date="2024-11-17T12:34:00Z">
              <w:rPr>
                <w:rFonts w:ascii="Heebo" w:eastAsia="Times New Roman" w:hAnsi="Heebo" w:cs="Heebo"/>
                <w:b/>
                <w:bCs/>
                <w:color w:val="000000"/>
                <w:kern w:val="0"/>
                <w:rtl/>
                <w14:ligatures w14:val="none"/>
              </w:rPr>
            </w:rPrChange>
          </w:rPr>
          <w:t xml:space="preserve"> </w:t>
        </w:r>
        <w:r w:rsidRPr="001766D3">
          <w:rPr>
            <w:rFonts w:ascii="Heebo" w:eastAsia="Times New Roman" w:hAnsi="Heebo" w:cs="Heebo" w:hint="eastAsia"/>
            <w:color w:val="FF0000"/>
            <w:kern w:val="0"/>
            <w:rtl/>
            <w14:ligatures w14:val="none"/>
            <w:rPrChange w:id="109" w:author="Edna Laufer Globus" w:date="2024-11-17T12:34:00Z">
              <w:rPr>
                <w:rFonts w:ascii="Heebo" w:eastAsia="Times New Roman" w:hAnsi="Heebo" w:cs="Heebo" w:hint="eastAsia"/>
                <w:b/>
                <w:bCs/>
                <w:color w:val="000000"/>
                <w:kern w:val="0"/>
                <w:rtl/>
                <w14:ligatures w14:val="none"/>
              </w:rPr>
            </w:rPrChange>
          </w:rPr>
          <w:t>התפקידים</w:t>
        </w:r>
        <w:r w:rsidRPr="001766D3">
          <w:rPr>
            <w:rFonts w:ascii="Heebo" w:eastAsia="Times New Roman" w:hAnsi="Heebo" w:cs="Heebo"/>
            <w:color w:val="FF0000"/>
            <w:kern w:val="0"/>
            <w:rtl/>
            <w14:ligatures w14:val="none"/>
            <w:rPrChange w:id="110" w:author="Edna Laufer Globus" w:date="2024-11-17T12:34:00Z">
              <w:rPr>
                <w:rFonts w:ascii="Heebo" w:eastAsia="Times New Roman" w:hAnsi="Heebo" w:cs="Heebo"/>
                <w:b/>
                <w:bCs/>
                <w:color w:val="000000"/>
                <w:kern w:val="0"/>
                <w:rtl/>
                <w14:ligatures w14:val="none"/>
              </w:rPr>
            </w:rPrChange>
          </w:rPr>
          <w:t xml:space="preserve"> </w:t>
        </w:r>
        <w:r w:rsidRPr="001766D3">
          <w:rPr>
            <w:rFonts w:ascii="Heebo" w:eastAsia="Times New Roman" w:hAnsi="Heebo" w:cs="Heebo" w:hint="eastAsia"/>
            <w:color w:val="FF0000"/>
            <w:kern w:val="0"/>
            <w:rtl/>
            <w14:ligatures w14:val="none"/>
            <w:rPrChange w:id="111" w:author="Edna Laufer Globus" w:date="2024-11-17T12:34:00Z">
              <w:rPr>
                <w:rFonts w:ascii="Heebo" w:eastAsia="Times New Roman" w:hAnsi="Heebo" w:cs="Heebo" w:hint="eastAsia"/>
                <w:b/>
                <w:bCs/>
                <w:color w:val="000000"/>
                <w:kern w:val="0"/>
                <w:rtl/>
                <w14:ligatures w14:val="none"/>
              </w:rPr>
            </w:rPrChange>
          </w:rPr>
          <w:t>המרכזיים</w:t>
        </w:r>
      </w:ins>
    </w:p>
    <w:p w14:paraId="24D59A62" w14:textId="20C4EA73" w:rsidR="001766D3" w:rsidRPr="00785269" w:rsidRDefault="001766D3">
      <w:pPr>
        <w:numPr>
          <w:ilvl w:val="0"/>
          <w:numId w:val="19"/>
        </w:numPr>
        <w:shd w:val="clear" w:color="auto" w:fill="FFFFFF"/>
        <w:bidi/>
        <w:rPr>
          <w:ins w:id="112" w:author="Edna Laufer Globus" w:date="2024-11-17T12:28:00Z"/>
          <w:rFonts w:ascii="Heebo" w:eastAsia="Times New Roman" w:hAnsi="Heebo" w:cs="Heebo"/>
          <w:color w:val="000000"/>
          <w:kern w:val="0"/>
          <w14:ligatures w14:val="none"/>
        </w:rPr>
        <w:pPrChange w:id="113" w:author="Edna Laufer Globus" w:date="2024-11-17T12:32:00Z">
          <w:pPr>
            <w:numPr>
              <w:numId w:val="19"/>
            </w:numPr>
            <w:pBdr>
              <w:top w:val="single" w:sz="2" w:space="0" w:color="E3E3E3"/>
              <w:left w:val="single" w:sz="2" w:space="5" w:color="E3E3E3"/>
              <w:bottom w:val="single" w:sz="2" w:space="0" w:color="E3E3E3"/>
              <w:right w:val="single" w:sz="2" w:space="0" w:color="E3E3E3"/>
            </w:pBdr>
            <w:shd w:val="clear" w:color="auto" w:fill="FFFFFF"/>
            <w:tabs>
              <w:tab w:val="num" w:pos="720"/>
            </w:tabs>
            <w:bidi/>
            <w:ind w:left="720" w:hanging="360"/>
          </w:pPr>
        </w:pPrChange>
      </w:pPr>
      <w:ins w:id="114" w:author="Edna Laufer Globus" w:date="2024-11-17T12:28:00Z">
        <w:r w:rsidRPr="00785269">
          <w:rPr>
            <w:rFonts w:ascii="Heebo" w:eastAsia="Times New Roman" w:hAnsi="Heebo" w:cs="Heebo" w:hint="cs"/>
            <w:color w:val="000000"/>
            <w:kern w:val="0"/>
            <w:rtl/>
            <w14:ligatures w14:val="none"/>
          </w:rPr>
          <w:t xml:space="preserve">בחרו </w:t>
        </w:r>
      </w:ins>
      <w:ins w:id="115" w:author="Edna Laufer Globus" w:date="2024-11-17T14:21:00Z">
        <w:r w:rsidR="00010397">
          <w:rPr>
            <w:rFonts w:ascii="Heebo" w:eastAsia="Times New Roman" w:hAnsi="Heebo" w:cs="Heebo" w:hint="cs"/>
            <w:color w:val="000000"/>
            <w:kern w:val="0"/>
            <w:rtl/>
            <w14:ligatures w14:val="none"/>
          </w:rPr>
          <w:t>4</w:t>
        </w:r>
      </w:ins>
      <w:ins w:id="116" w:author="Edna Laufer Globus" w:date="2024-11-17T12:28:00Z">
        <w:r w:rsidRPr="00785269">
          <w:rPr>
            <w:rFonts w:ascii="Heebo" w:eastAsia="Times New Roman" w:hAnsi="Heebo" w:cs="Heebo" w:hint="cs"/>
            <w:color w:val="000000"/>
            <w:kern w:val="0"/>
            <w:rtl/>
            <w14:ligatures w14:val="none"/>
          </w:rPr>
          <w:t xml:space="preserve"> סוגי תפקידים עיקריים בתהליך אספקת השירות </w:t>
        </w:r>
      </w:ins>
    </w:p>
    <w:p w14:paraId="319056F4" w14:textId="5ED60EE9" w:rsidR="001766D3" w:rsidRPr="00785269" w:rsidRDefault="001766D3">
      <w:pPr>
        <w:numPr>
          <w:ilvl w:val="0"/>
          <w:numId w:val="19"/>
        </w:numPr>
        <w:shd w:val="clear" w:color="auto" w:fill="FFFFFF"/>
        <w:bidi/>
        <w:rPr>
          <w:ins w:id="117" w:author="Edna Laufer Globus" w:date="2024-11-17T12:28:00Z"/>
          <w:rFonts w:ascii="Heebo" w:eastAsia="Times New Roman" w:hAnsi="Heebo" w:cs="Heebo"/>
          <w:color w:val="000000"/>
          <w:kern w:val="0"/>
          <w14:ligatures w14:val="none"/>
        </w:rPr>
        <w:pPrChange w:id="118" w:author="Edna Laufer Globus" w:date="2024-11-17T12:30:00Z">
          <w:pPr>
            <w:numPr>
              <w:numId w:val="19"/>
            </w:numPr>
            <w:pBdr>
              <w:top w:val="single" w:sz="2" w:space="0" w:color="E3E3E3"/>
              <w:left w:val="single" w:sz="2" w:space="5" w:color="E3E3E3"/>
              <w:bottom w:val="single" w:sz="2" w:space="0" w:color="E3E3E3"/>
              <w:right w:val="single" w:sz="2" w:space="0" w:color="E3E3E3"/>
            </w:pBdr>
            <w:shd w:val="clear" w:color="auto" w:fill="FFFFFF"/>
            <w:tabs>
              <w:tab w:val="num" w:pos="720"/>
            </w:tabs>
            <w:bidi/>
            <w:ind w:left="720" w:hanging="360"/>
          </w:pPr>
        </w:pPrChange>
      </w:pPr>
      <w:ins w:id="119" w:author="Edna Laufer Globus" w:date="2024-11-17T12:28:00Z">
        <w:r w:rsidRPr="001766D3">
          <w:rPr>
            <w:rFonts w:ascii="Heebo" w:eastAsia="Times New Roman" w:hAnsi="Heebo" w:cs="Heebo" w:hint="eastAsia"/>
            <w:b/>
            <w:bCs/>
            <w:color w:val="000000"/>
            <w:kern w:val="0"/>
            <w:rtl/>
            <w14:ligatures w14:val="none"/>
            <w:rPrChange w:id="120" w:author="Edna Laufer Globus" w:date="2024-11-17T12:31:00Z">
              <w:rPr>
                <w:rFonts w:ascii="Heebo" w:eastAsia="Times New Roman" w:hAnsi="Heebo" w:cs="Heebo" w:hint="eastAsia"/>
                <w:b/>
                <w:bCs/>
                <w:color w:val="000000"/>
                <w:kern w:val="0"/>
                <w:bdr w:val="single" w:sz="2" w:space="0" w:color="E3E3E3" w:frame="1"/>
                <w:rtl/>
                <w14:ligatures w14:val="none"/>
              </w:rPr>
            </w:rPrChange>
          </w:rPr>
          <w:t>דוגמאות</w:t>
        </w:r>
        <w:r w:rsidRPr="001766D3">
          <w:rPr>
            <w:rFonts w:ascii="Heebo" w:eastAsia="Times New Roman" w:hAnsi="Heebo" w:cs="Heebo"/>
            <w:b/>
            <w:bCs/>
            <w:color w:val="000000"/>
            <w:kern w:val="0"/>
            <w:rtl/>
            <w14:ligatures w14:val="none"/>
            <w:rPrChange w:id="121" w:author="Edna Laufer Globus" w:date="2024-11-17T12:31:00Z">
              <w:rPr>
                <w:rFonts w:ascii="Heebo" w:eastAsia="Times New Roman" w:hAnsi="Heebo" w:cs="Heebo"/>
                <w:b/>
                <w:bCs/>
                <w:color w:val="000000"/>
                <w:kern w:val="0"/>
                <w:bdr w:val="single" w:sz="2" w:space="0" w:color="E3E3E3" w:frame="1"/>
                <w:rtl/>
                <w14:ligatures w14:val="none"/>
              </w:rPr>
            </w:rPrChange>
          </w:rPr>
          <w:t xml:space="preserve"> </w:t>
        </w:r>
        <w:r w:rsidRPr="001766D3">
          <w:rPr>
            <w:rFonts w:ascii="Heebo" w:eastAsia="Times New Roman" w:hAnsi="Heebo" w:cs="Heebo" w:hint="eastAsia"/>
            <w:b/>
            <w:bCs/>
            <w:color w:val="000000"/>
            <w:kern w:val="0"/>
            <w:rtl/>
            <w14:ligatures w14:val="none"/>
            <w:rPrChange w:id="122" w:author="Edna Laufer Globus" w:date="2024-11-17T12:31:00Z">
              <w:rPr>
                <w:rFonts w:ascii="Heebo" w:eastAsia="Times New Roman" w:hAnsi="Heebo" w:cs="Heebo" w:hint="eastAsia"/>
                <w:b/>
                <w:bCs/>
                <w:color w:val="000000"/>
                <w:kern w:val="0"/>
                <w:bdr w:val="single" w:sz="2" w:space="0" w:color="E3E3E3" w:frame="1"/>
                <w:rtl/>
                <w14:ligatures w14:val="none"/>
              </w:rPr>
            </w:rPrChange>
          </w:rPr>
          <w:t>לתפקידים</w:t>
        </w:r>
        <w:r w:rsidRPr="001766D3">
          <w:rPr>
            <w:rFonts w:ascii="Heebo" w:eastAsia="Times New Roman" w:hAnsi="Heebo" w:cs="Heebo"/>
            <w:b/>
            <w:bCs/>
            <w:color w:val="000000"/>
            <w:kern w:val="0"/>
            <w:rtl/>
            <w14:ligatures w14:val="none"/>
            <w:rPrChange w:id="123" w:author="Edna Laufer Globus" w:date="2024-11-17T12:31:00Z">
              <w:rPr>
                <w:rFonts w:ascii="Heebo" w:eastAsia="Times New Roman" w:hAnsi="Heebo" w:cs="Heebo"/>
                <w:b/>
                <w:bCs/>
                <w:color w:val="000000"/>
                <w:kern w:val="0"/>
                <w:bdr w:val="single" w:sz="2" w:space="0" w:color="E3E3E3" w:frame="1"/>
                <w:rtl/>
                <w14:ligatures w14:val="none"/>
              </w:rPr>
            </w:rPrChange>
          </w:rPr>
          <w:t xml:space="preserve"> </w:t>
        </w:r>
        <w:r w:rsidRPr="001766D3">
          <w:rPr>
            <w:rFonts w:ascii="Heebo" w:eastAsia="Times New Roman" w:hAnsi="Heebo" w:cs="Heebo" w:hint="eastAsia"/>
            <w:b/>
            <w:bCs/>
            <w:color w:val="000000"/>
            <w:kern w:val="0"/>
            <w:rtl/>
            <w14:ligatures w14:val="none"/>
            <w:rPrChange w:id="124" w:author="Edna Laufer Globus" w:date="2024-11-17T12:31:00Z">
              <w:rPr>
                <w:rFonts w:ascii="Heebo" w:eastAsia="Times New Roman" w:hAnsi="Heebo" w:cs="Heebo" w:hint="eastAsia"/>
                <w:b/>
                <w:bCs/>
                <w:color w:val="000000"/>
                <w:kern w:val="0"/>
                <w:bdr w:val="single" w:sz="2" w:space="0" w:color="E3E3E3" w:frame="1"/>
                <w:rtl/>
                <w14:ligatures w14:val="none"/>
              </w:rPr>
            </w:rPrChange>
          </w:rPr>
          <w:t>אפשריים</w:t>
        </w:r>
        <w:r w:rsidRPr="001766D3">
          <w:rPr>
            <w:rFonts w:ascii="Heebo" w:eastAsia="Times New Roman" w:hAnsi="Heebo" w:cs="Heebo"/>
            <w:b/>
            <w:bCs/>
            <w:color w:val="000000"/>
            <w:kern w:val="0"/>
            <w14:ligatures w14:val="none"/>
            <w:rPrChange w:id="125" w:author="Edna Laufer Globus" w:date="2024-11-17T12:31:00Z">
              <w:rPr>
                <w:rFonts w:ascii="Heebo" w:eastAsia="Times New Roman" w:hAnsi="Heebo" w:cs="Heebo"/>
                <w:b/>
                <w:bCs/>
                <w:color w:val="000000"/>
                <w:kern w:val="0"/>
                <w:bdr w:val="single" w:sz="2" w:space="0" w:color="E3E3E3" w:frame="1"/>
                <w14:ligatures w14:val="none"/>
              </w:rPr>
            </w:rPrChange>
          </w:rPr>
          <w:t>:</w:t>
        </w:r>
      </w:ins>
    </w:p>
    <w:p w14:paraId="09648EB5" w14:textId="468B70C7" w:rsidR="001766D3" w:rsidRPr="00785269" w:rsidRDefault="001766D3" w:rsidP="00131F36">
      <w:pPr>
        <w:numPr>
          <w:ilvl w:val="1"/>
          <w:numId w:val="19"/>
        </w:numPr>
        <w:shd w:val="clear" w:color="auto" w:fill="FFFFFF"/>
        <w:bidi/>
        <w:rPr>
          <w:ins w:id="126" w:author="Edna Laufer Globus" w:date="2024-11-17T12:28:00Z"/>
          <w:rFonts w:ascii="Heebo" w:eastAsia="Times New Roman" w:hAnsi="Heebo" w:cs="Heebo"/>
          <w:color w:val="000000"/>
          <w:kern w:val="0"/>
          <w14:ligatures w14:val="none"/>
        </w:rPr>
        <w:pPrChange w:id="127" w:author="אביעד יצחקי" w:date="2024-11-17T22:58:00Z">
          <w:pPr>
            <w:numPr>
              <w:ilvl w:val="1"/>
              <w:numId w:val="19"/>
            </w:numPr>
            <w:pBdr>
              <w:top w:val="single" w:sz="2" w:space="0" w:color="E3E3E3"/>
              <w:left w:val="single" w:sz="2" w:space="5" w:color="E3E3E3"/>
              <w:bottom w:val="single" w:sz="2" w:space="0" w:color="E3E3E3"/>
              <w:right w:val="single" w:sz="2" w:space="0" w:color="E3E3E3"/>
            </w:pBdr>
            <w:shd w:val="clear" w:color="auto" w:fill="FFFFFF"/>
            <w:tabs>
              <w:tab w:val="num" w:pos="1440"/>
            </w:tabs>
            <w:bidi/>
            <w:ind w:left="1440" w:hanging="360"/>
          </w:pPr>
        </w:pPrChange>
      </w:pPr>
      <w:ins w:id="128" w:author="Edna Laufer Globus" w:date="2024-11-17T12:28:00Z">
        <w:r w:rsidRPr="001766D3">
          <w:rPr>
            <w:rFonts w:ascii="Heebo" w:eastAsia="Times New Roman" w:hAnsi="Heebo" w:cs="Heebo" w:hint="eastAsia"/>
            <w:b/>
            <w:bCs/>
            <w:color w:val="000000"/>
            <w:kern w:val="0"/>
            <w:rtl/>
            <w14:ligatures w14:val="none"/>
            <w:rPrChange w:id="129" w:author="Edna Laufer Globus" w:date="2024-11-17T12:33:00Z">
              <w:rPr>
                <w:rFonts w:ascii="Heebo" w:eastAsia="Times New Roman" w:hAnsi="Heebo" w:cs="Heebo" w:hint="eastAsia"/>
                <w:b/>
                <w:bCs/>
                <w:color w:val="000000"/>
                <w:kern w:val="0"/>
                <w:bdr w:val="single" w:sz="2" w:space="0" w:color="E3E3E3" w:frame="1"/>
                <w:rtl/>
                <w14:ligatures w14:val="none"/>
              </w:rPr>
            </w:rPrChange>
          </w:rPr>
          <w:t>מתאמ</w:t>
        </w:r>
      </w:ins>
      <w:ins w:id="130" w:author="Edna Laufer Globus" w:date="2024-11-17T14:21:00Z">
        <w:r w:rsidR="00010397">
          <w:rPr>
            <w:rFonts w:ascii="Heebo" w:eastAsia="Times New Roman" w:hAnsi="Heebo" w:cs="Heebo" w:hint="cs"/>
            <w:b/>
            <w:bCs/>
            <w:color w:val="000000"/>
            <w:kern w:val="0"/>
            <w:rtl/>
            <w14:ligatures w14:val="none"/>
          </w:rPr>
          <w:t>.</w:t>
        </w:r>
      </w:ins>
      <w:ins w:id="131" w:author="Edna Laufer Globus" w:date="2024-11-17T12:28:00Z">
        <w:r w:rsidRPr="001766D3">
          <w:rPr>
            <w:rFonts w:ascii="Heebo" w:eastAsia="Times New Roman" w:hAnsi="Heebo" w:cs="Heebo" w:hint="eastAsia"/>
            <w:b/>
            <w:bCs/>
            <w:color w:val="000000"/>
            <w:kern w:val="0"/>
            <w:rtl/>
            <w14:ligatures w14:val="none"/>
            <w:rPrChange w:id="132" w:author="Edna Laufer Globus" w:date="2024-11-17T12:33:00Z">
              <w:rPr>
                <w:rFonts w:ascii="Heebo" w:eastAsia="Times New Roman" w:hAnsi="Heebo" w:cs="Heebo" w:hint="eastAsia"/>
                <w:b/>
                <w:bCs/>
                <w:color w:val="000000"/>
                <w:kern w:val="0"/>
                <w:bdr w:val="single" w:sz="2" w:space="0" w:color="E3E3E3" w:frame="1"/>
                <w:rtl/>
                <w14:ligatures w14:val="none"/>
              </w:rPr>
            </w:rPrChange>
          </w:rPr>
          <w:t>ת</w:t>
        </w:r>
        <w:r w:rsidRPr="001766D3">
          <w:rPr>
            <w:rFonts w:ascii="Heebo" w:eastAsia="Times New Roman" w:hAnsi="Heebo" w:cs="Heebo"/>
            <w:b/>
            <w:bCs/>
            <w:color w:val="000000"/>
            <w:kern w:val="0"/>
            <w:rtl/>
            <w14:ligatures w14:val="none"/>
            <w:rPrChange w:id="133" w:author="Edna Laufer Globus" w:date="2024-11-17T12:33:00Z">
              <w:rPr>
                <w:rFonts w:ascii="Heebo" w:eastAsia="Times New Roman" w:hAnsi="Heebo" w:cs="Heebo"/>
                <w:b/>
                <w:bCs/>
                <w:color w:val="000000"/>
                <w:kern w:val="0"/>
                <w:bdr w:val="single" w:sz="2" w:space="0" w:color="E3E3E3" w:frame="1"/>
                <w:rtl/>
                <w14:ligatures w14:val="none"/>
              </w:rPr>
            </w:rPrChange>
          </w:rPr>
          <w:t xml:space="preserve"> שירו</w:t>
        </w:r>
      </w:ins>
      <w:ins w:id="134" w:author="Edna Laufer Globus" w:date="2024-11-17T12:33:00Z">
        <w:r>
          <w:rPr>
            <w:rFonts w:ascii="Heebo" w:eastAsia="Times New Roman" w:hAnsi="Heebo" w:cs="Heebo" w:hint="cs"/>
            <w:b/>
            <w:bCs/>
            <w:color w:val="000000"/>
            <w:kern w:val="0"/>
            <w:rtl/>
            <w14:ligatures w14:val="none"/>
          </w:rPr>
          <w:t>ת:</w:t>
        </w:r>
      </w:ins>
      <w:ins w:id="135" w:author="Edna Laufer Globus" w:date="2024-11-17T12:28:00Z">
        <w:r w:rsidRPr="00785269">
          <w:rPr>
            <w:rFonts w:ascii="Heebo" w:eastAsia="Times New Roman" w:hAnsi="Heebo" w:cs="Heebo" w:hint="cs"/>
            <w:color w:val="000000"/>
            <w:kern w:val="0"/>
            <w14:ligatures w14:val="none"/>
          </w:rPr>
          <w:t> </w:t>
        </w:r>
        <w:r w:rsidRPr="00785269">
          <w:rPr>
            <w:rFonts w:ascii="Heebo" w:eastAsia="Times New Roman" w:hAnsi="Heebo" w:cs="Heebo" w:hint="cs"/>
            <w:color w:val="000000"/>
            <w:kern w:val="0"/>
            <w:rtl/>
            <w14:ligatures w14:val="none"/>
          </w:rPr>
          <w:t xml:space="preserve">אחראית על </w:t>
        </w:r>
      </w:ins>
      <w:ins w:id="136" w:author="אביעד יצחקי" w:date="2024-11-17T22:57:00Z">
        <w:r w:rsidR="00131F36">
          <w:rPr>
            <w:rFonts w:ascii="Heebo" w:eastAsia="Times New Roman" w:hAnsi="Heebo" w:cs="Heebo" w:hint="cs"/>
            <w:color w:val="000000"/>
            <w:kern w:val="0"/>
            <w:rtl/>
            <w14:ligatures w14:val="none"/>
          </w:rPr>
          <w:t>הקשר עם הזקן, חיבור לקהילה ו</w:t>
        </w:r>
      </w:ins>
      <w:ins w:id="137" w:author="Edna Laufer Globus" w:date="2024-11-17T12:28:00Z">
        <w:r w:rsidRPr="00785269">
          <w:rPr>
            <w:rFonts w:ascii="Heebo" w:eastAsia="Times New Roman" w:hAnsi="Heebo" w:cs="Heebo" w:hint="cs"/>
            <w:color w:val="000000"/>
            <w:kern w:val="0"/>
            <w:rtl/>
            <w14:ligatures w14:val="none"/>
          </w:rPr>
          <w:t xml:space="preserve">תיאום וקישור </w:t>
        </w:r>
        <w:del w:id="138" w:author="אביעד יצחקי" w:date="2024-11-17T22:58:00Z">
          <w:r w:rsidRPr="00785269" w:rsidDel="00131F36">
            <w:rPr>
              <w:rFonts w:ascii="Heebo" w:eastAsia="Times New Roman" w:hAnsi="Heebo" w:cs="Heebo" w:hint="cs"/>
              <w:color w:val="000000"/>
              <w:kern w:val="0"/>
              <w:rtl/>
              <w14:ligatures w14:val="none"/>
            </w:rPr>
            <w:delText xml:space="preserve">בין </w:delText>
          </w:r>
        </w:del>
        <w:del w:id="139" w:author="אביעד יצחקי" w:date="2024-11-17T22:57:00Z">
          <w:r w:rsidRPr="00785269" w:rsidDel="00131F36">
            <w:rPr>
              <w:rFonts w:ascii="Heebo" w:eastAsia="Times New Roman" w:hAnsi="Heebo" w:cs="Heebo" w:hint="cs"/>
              <w:color w:val="000000"/>
              <w:kern w:val="0"/>
              <w:rtl/>
              <w14:ligatures w14:val="none"/>
            </w:rPr>
            <w:delText>קשישים</w:delText>
          </w:r>
        </w:del>
        <w:del w:id="140" w:author="אביעד יצחקי" w:date="2024-11-17T22:58:00Z">
          <w:r w:rsidRPr="00785269" w:rsidDel="00131F36">
            <w:rPr>
              <w:rFonts w:ascii="Heebo" w:eastAsia="Times New Roman" w:hAnsi="Heebo" w:cs="Heebo" w:hint="cs"/>
              <w:color w:val="000000"/>
              <w:kern w:val="0"/>
              <w:rtl/>
              <w14:ligatures w14:val="none"/>
            </w:rPr>
            <w:delText xml:space="preserve"> לבין ספקי השירות</w:delText>
          </w:r>
          <w:r w:rsidRPr="00785269" w:rsidDel="00131F36">
            <w:rPr>
              <w:rFonts w:ascii="Heebo" w:eastAsia="Times New Roman" w:hAnsi="Heebo" w:cs="Heebo" w:hint="cs"/>
              <w:color w:val="000000"/>
              <w:kern w:val="0"/>
              <w14:ligatures w14:val="none"/>
            </w:rPr>
            <w:delText>.</w:delText>
          </w:r>
        </w:del>
      </w:ins>
      <w:ins w:id="141" w:author="אביעד יצחקי" w:date="2024-11-17T22:58:00Z">
        <w:r w:rsidR="00131F36">
          <w:rPr>
            <w:rFonts w:ascii="Heebo" w:eastAsia="Times New Roman" w:hAnsi="Heebo" w:cs="Heebo" w:hint="cs"/>
            <w:color w:val="000000"/>
            <w:kern w:val="0"/>
            <w:rtl/>
            <w14:ligatures w14:val="none"/>
          </w:rPr>
          <w:t>לשירותים בקהילה ולספקים</w:t>
        </w:r>
      </w:ins>
    </w:p>
    <w:p w14:paraId="71C374D7" w14:textId="3D4673B7" w:rsidR="001766D3" w:rsidRPr="00785269" w:rsidRDefault="001766D3" w:rsidP="00131F36">
      <w:pPr>
        <w:numPr>
          <w:ilvl w:val="1"/>
          <w:numId w:val="19"/>
        </w:numPr>
        <w:shd w:val="clear" w:color="auto" w:fill="FFFFFF"/>
        <w:bidi/>
        <w:rPr>
          <w:ins w:id="142" w:author="Edna Laufer Globus" w:date="2024-11-17T12:28:00Z"/>
          <w:rFonts w:ascii="Heebo" w:eastAsia="Times New Roman" w:hAnsi="Heebo" w:cs="Heebo"/>
          <w:color w:val="000000"/>
          <w:kern w:val="0"/>
          <w14:ligatures w14:val="none"/>
        </w:rPr>
        <w:pPrChange w:id="143" w:author="אביעד יצחקי" w:date="2024-11-17T22:58:00Z">
          <w:pPr>
            <w:numPr>
              <w:ilvl w:val="1"/>
              <w:numId w:val="19"/>
            </w:numPr>
            <w:pBdr>
              <w:top w:val="single" w:sz="2" w:space="0" w:color="E3E3E3"/>
              <w:left w:val="single" w:sz="2" w:space="5" w:color="E3E3E3"/>
              <w:bottom w:val="single" w:sz="2" w:space="0" w:color="E3E3E3"/>
              <w:right w:val="single" w:sz="2" w:space="0" w:color="E3E3E3"/>
            </w:pBdr>
            <w:shd w:val="clear" w:color="auto" w:fill="FFFFFF"/>
            <w:tabs>
              <w:tab w:val="num" w:pos="1440"/>
            </w:tabs>
            <w:bidi/>
            <w:ind w:left="1440" w:hanging="360"/>
          </w:pPr>
        </w:pPrChange>
      </w:pPr>
      <w:ins w:id="144" w:author="Edna Laufer Globus" w:date="2024-11-17T12:28:00Z">
        <w:r w:rsidRPr="001766D3">
          <w:rPr>
            <w:rFonts w:ascii="Heebo" w:eastAsia="Times New Roman" w:hAnsi="Heebo" w:cs="Heebo" w:hint="eastAsia"/>
            <w:b/>
            <w:bCs/>
            <w:color w:val="000000"/>
            <w:kern w:val="0"/>
            <w:rtl/>
            <w14:ligatures w14:val="none"/>
            <w:rPrChange w:id="145" w:author="Edna Laufer Globus" w:date="2024-11-17T12:33:00Z">
              <w:rPr>
                <w:rFonts w:ascii="Heebo" w:eastAsia="Times New Roman" w:hAnsi="Heebo" w:cs="Heebo" w:hint="eastAsia"/>
                <w:b/>
                <w:bCs/>
                <w:color w:val="000000"/>
                <w:kern w:val="0"/>
                <w:bdr w:val="single" w:sz="2" w:space="0" w:color="E3E3E3" w:frame="1"/>
                <w:rtl/>
                <w14:ligatures w14:val="none"/>
              </w:rPr>
            </w:rPrChange>
          </w:rPr>
          <w:t>ספק</w:t>
        </w:r>
      </w:ins>
      <w:ins w:id="146" w:author="Edna Laufer Globus" w:date="2024-11-17T14:21:00Z">
        <w:r w:rsidR="00010397">
          <w:rPr>
            <w:rFonts w:ascii="Heebo" w:eastAsia="Times New Roman" w:hAnsi="Heebo" w:cs="Heebo" w:hint="cs"/>
            <w:b/>
            <w:bCs/>
            <w:color w:val="000000"/>
            <w:kern w:val="0"/>
            <w:rtl/>
            <w14:ligatures w14:val="none"/>
          </w:rPr>
          <w:t>.ית</w:t>
        </w:r>
      </w:ins>
      <w:ins w:id="147" w:author="Edna Laufer Globus" w:date="2024-11-17T12:28:00Z">
        <w:r w:rsidRPr="001766D3">
          <w:rPr>
            <w:rFonts w:ascii="Heebo" w:eastAsia="Times New Roman" w:hAnsi="Heebo" w:cs="Heebo"/>
            <w:b/>
            <w:bCs/>
            <w:color w:val="000000"/>
            <w:kern w:val="0"/>
            <w:rtl/>
            <w14:ligatures w14:val="none"/>
            <w:rPrChange w:id="148" w:author="Edna Laufer Globus" w:date="2024-11-17T12:33:00Z">
              <w:rPr>
                <w:rFonts w:ascii="Heebo" w:eastAsia="Times New Roman" w:hAnsi="Heebo" w:cs="Heebo"/>
                <w:b/>
                <w:bCs/>
                <w:color w:val="000000"/>
                <w:kern w:val="0"/>
                <w:bdr w:val="single" w:sz="2" w:space="0" w:color="E3E3E3" w:frame="1"/>
                <w:rtl/>
                <w14:ligatures w14:val="none"/>
              </w:rPr>
            </w:rPrChange>
          </w:rPr>
          <w:t xml:space="preserve"> שירותי</w:t>
        </w:r>
      </w:ins>
      <w:ins w:id="149" w:author="Edna Laufer Globus" w:date="2024-11-17T14:18:00Z">
        <w:r w:rsidR="00010397">
          <w:rPr>
            <w:rFonts w:ascii="Heebo" w:eastAsia="Times New Roman" w:hAnsi="Heebo" w:cs="Heebo" w:hint="cs"/>
            <w:b/>
            <w:bCs/>
            <w:color w:val="000000"/>
            <w:kern w:val="0"/>
            <w:rtl/>
            <w14:ligatures w14:val="none"/>
          </w:rPr>
          <w:t>ם</w:t>
        </w:r>
      </w:ins>
      <w:ins w:id="150" w:author="Edna Laufer Globus" w:date="2024-11-17T12:33:00Z">
        <w:r>
          <w:rPr>
            <w:rFonts w:ascii="Heebo" w:eastAsia="Times New Roman" w:hAnsi="Heebo" w:cs="Heebo" w:hint="cs"/>
            <w:b/>
            <w:bCs/>
            <w:color w:val="000000"/>
            <w:kern w:val="0"/>
            <w:rtl/>
            <w14:ligatures w14:val="none"/>
          </w:rPr>
          <w:t xml:space="preserve">: </w:t>
        </w:r>
      </w:ins>
      <w:ins w:id="151" w:author="Edna Laufer Globus" w:date="2024-11-17T14:18:00Z">
        <w:r w:rsidR="00010397" w:rsidRPr="00010397">
          <w:rPr>
            <w:rFonts w:ascii="Heebo" w:eastAsia="Times New Roman" w:hAnsi="Heebo" w:cs="Heebo" w:hint="eastAsia"/>
            <w:color w:val="000000"/>
            <w:kern w:val="0"/>
            <w:rtl/>
            <w14:ligatures w14:val="none"/>
            <w:rPrChange w:id="152" w:author="Edna Laufer Globus" w:date="2024-11-17T14:19:00Z">
              <w:rPr>
                <w:rFonts w:ascii="Heebo" w:eastAsia="Times New Roman" w:hAnsi="Heebo" w:cs="Heebo" w:hint="eastAsia"/>
                <w:b/>
                <w:bCs/>
                <w:color w:val="000000"/>
                <w:kern w:val="0"/>
                <w:rtl/>
                <w14:ligatures w14:val="none"/>
              </w:rPr>
            </w:rPrChange>
          </w:rPr>
          <w:t>לדוגמא</w:t>
        </w:r>
        <w:r w:rsidR="00010397">
          <w:rPr>
            <w:rFonts w:ascii="Heebo" w:eastAsia="Times New Roman" w:hAnsi="Heebo" w:cs="Heebo" w:hint="cs"/>
            <w:b/>
            <w:bCs/>
            <w:color w:val="000000"/>
            <w:kern w:val="0"/>
            <w:rtl/>
            <w14:ligatures w14:val="none"/>
          </w:rPr>
          <w:t xml:space="preserve"> </w:t>
        </w:r>
      </w:ins>
      <w:ins w:id="153" w:author="אביעד יצחקי" w:date="2024-11-17T22:58:00Z">
        <w:r w:rsidR="00131F36">
          <w:rPr>
            <w:rFonts w:ascii="Heebo" w:eastAsia="Times New Roman" w:hAnsi="Heebo" w:cs="Heebo" w:hint="cs"/>
            <w:color w:val="000000"/>
            <w:kern w:val="0"/>
            <w:rtl/>
            <w14:ligatures w14:val="none"/>
          </w:rPr>
          <w:t xml:space="preserve">בריכה/חד"כ, </w:t>
        </w:r>
      </w:ins>
      <w:ins w:id="154" w:author="Edna Laufer Globus" w:date="2024-11-17T12:28:00Z">
        <w:del w:id="155" w:author="אביעד יצחקי" w:date="2024-11-17T22:58:00Z">
          <w:r w:rsidRPr="00785269" w:rsidDel="00131F36">
            <w:rPr>
              <w:rFonts w:ascii="Heebo" w:eastAsia="Times New Roman" w:hAnsi="Heebo" w:cs="Heebo" w:hint="cs"/>
              <w:color w:val="000000"/>
              <w:kern w:val="0"/>
              <w:rtl/>
              <w14:ligatures w14:val="none"/>
            </w:rPr>
            <w:delText>מטפל בריאותי המספק תמיכה פיזית וטיפול רפואי</w:delText>
          </w:r>
          <w:r w:rsidRPr="00785269" w:rsidDel="00131F36">
            <w:rPr>
              <w:rFonts w:ascii="Heebo" w:eastAsia="Times New Roman" w:hAnsi="Heebo" w:cs="Heebo" w:hint="cs"/>
              <w:color w:val="000000"/>
              <w:kern w:val="0"/>
              <w14:ligatures w14:val="none"/>
            </w:rPr>
            <w:delText>.</w:delText>
          </w:r>
        </w:del>
      </w:ins>
      <w:ins w:id="156" w:author="אביעד יצחקי" w:date="2024-11-17T22:58:00Z">
        <w:r w:rsidR="00131F36">
          <w:rPr>
            <w:rFonts w:ascii="Heebo" w:eastAsia="Times New Roman" w:hAnsi="Heebo" w:cs="Heebo" w:hint="cs"/>
            <w:color w:val="000000"/>
            <w:kern w:val="0"/>
            <w:rtl/>
            <w14:ligatures w14:val="none"/>
          </w:rPr>
          <w:t>יועץ תעסוקתי ופיזיותרפיסט</w:t>
        </w:r>
      </w:ins>
    </w:p>
    <w:p w14:paraId="17B4F442" w14:textId="58356601" w:rsidR="00010397" w:rsidRDefault="00131F36" w:rsidP="00131F36">
      <w:pPr>
        <w:numPr>
          <w:ilvl w:val="1"/>
          <w:numId w:val="19"/>
        </w:numPr>
        <w:shd w:val="clear" w:color="auto" w:fill="FFFFFF"/>
        <w:bidi/>
        <w:rPr>
          <w:ins w:id="157" w:author="Edna Laufer Globus" w:date="2024-11-17T14:19:00Z"/>
          <w:rFonts w:ascii="Heebo" w:eastAsia="Times New Roman" w:hAnsi="Heebo" w:cs="Heebo"/>
          <w:color w:val="000000"/>
          <w:kern w:val="0"/>
          <w14:ligatures w14:val="none"/>
        </w:rPr>
      </w:pPr>
      <w:ins w:id="158" w:author="אביעד יצחקי" w:date="2024-11-17T22:59:00Z">
        <w:r>
          <w:rPr>
            <w:rFonts w:ascii="Heebo" w:eastAsia="Times New Roman" w:hAnsi="Heebo" w:cs="Heebo" w:hint="cs"/>
            <w:b/>
            <w:bCs/>
            <w:color w:val="000000"/>
            <w:kern w:val="0"/>
            <w:rtl/>
            <w14:ligatures w14:val="none"/>
          </w:rPr>
          <w:t xml:space="preserve">עוס" </w:t>
        </w:r>
      </w:ins>
      <w:ins w:id="159" w:author="Edna Laufer Globus" w:date="2024-11-17T12:28:00Z">
        <w:r w:rsidR="001766D3" w:rsidRPr="001766D3">
          <w:rPr>
            <w:rFonts w:ascii="Heebo" w:eastAsia="Times New Roman" w:hAnsi="Heebo" w:cs="Heebo" w:hint="eastAsia"/>
            <w:b/>
            <w:bCs/>
            <w:color w:val="000000"/>
            <w:kern w:val="0"/>
            <w:rtl/>
            <w14:ligatures w14:val="none"/>
            <w:rPrChange w:id="160" w:author="Edna Laufer Globus" w:date="2024-11-17T12:33:00Z">
              <w:rPr>
                <w:rFonts w:ascii="Heebo" w:eastAsia="Times New Roman" w:hAnsi="Heebo" w:cs="Heebo" w:hint="eastAsia"/>
                <w:b/>
                <w:bCs/>
                <w:color w:val="000000"/>
                <w:kern w:val="0"/>
                <w:bdr w:val="single" w:sz="2" w:space="0" w:color="E3E3E3" w:frame="1"/>
                <w:rtl/>
                <w14:ligatures w14:val="none"/>
              </w:rPr>
            </w:rPrChange>
          </w:rPr>
          <w:t>מנהל</w:t>
        </w:r>
      </w:ins>
      <w:ins w:id="161" w:author="Edna Laufer Globus" w:date="2024-11-17T14:21:00Z">
        <w:r w:rsidR="00010397">
          <w:rPr>
            <w:rFonts w:ascii="Heebo" w:eastAsia="Times New Roman" w:hAnsi="Heebo" w:cs="Heebo" w:hint="cs"/>
            <w:b/>
            <w:bCs/>
            <w:color w:val="000000"/>
            <w:kern w:val="0"/>
            <w:rtl/>
            <w14:ligatures w14:val="none"/>
          </w:rPr>
          <w:t>.</w:t>
        </w:r>
      </w:ins>
      <w:ins w:id="162" w:author="Edna Laufer Globus" w:date="2024-11-17T12:28:00Z">
        <w:r w:rsidR="001766D3" w:rsidRPr="001766D3">
          <w:rPr>
            <w:rFonts w:ascii="Heebo" w:eastAsia="Times New Roman" w:hAnsi="Heebo" w:cs="Heebo" w:hint="eastAsia"/>
            <w:b/>
            <w:bCs/>
            <w:color w:val="000000"/>
            <w:kern w:val="0"/>
            <w:rtl/>
            <w14:ligatures w14:val="none"/>
            <w:rPrChange w:id="163" w:author="Edna Laufer Globus" w:date="2024-11-17T12:33:00Z">
              <w:rPr>
                <w:rFonts w:ascii="Heebo" w:eastAsia="Times New Roman" w:hAnsi="Heebo" w:cs="Heebo" w:hint="eastAsia"/>
                <w:b/>
                <w:bCs/>
                <w:color w:val="000000"/>
                <w:kern w:val="0"/>
                <w:bdr w:val="single" w:sz="2" w:space="0" w:color="E3E3E3" w:frame="1"/>
                <w:rtl/>
                <w14:ligatures w14:val="none"/>
              </w:rPr>
            </w:rPrChange>
          </w:rPr>
          <w:t>ת</w:t>
        </w:r>
        <w:r w:rsidR="001766D3" w:rsidRPr="001766D3">
          <w:rPr>
            <w:rFonts w:ascii="Heebo" w:eastAsia="Times New Roman" w:hAnsi="Heebo" w:cs="Heebo"/>
            <w:b/>
            <w:bCs/>
            <w:color w:val="000000"/>
            <w:kern w:val="0"/>
            <w:rtl/>
            <w14:ligatures w14:val="none"/>
            <w:rPrChange w:id="164" w:author="Edna Laufer Globus" w:date="2024-11-17T12:33:00Z">
              <w:rPr>
                <w:rFonts w:ascii="Heebo" w:eastAsia="Times New Roman" w:hAnsi="Heebo" w:cs="Heebo"/>
                <w:b/>
                <w:bCs/>
                <w:color w:val="000000"/>
                <w:kern w:val="0"/>
                <w:bdr w:val="single" w:sz="2" w:space="0" w:color="E3E3E3" w:frame="1"/>
                <w:rtl/>
                <w14:ligatures w14:val="none"/>
              </w:rPr>
            </w:rPrChange>
          </w:rPr>
          <w:t xml:space="preserve"> קהיל</w:t>
        </w:r>
      </w:ins>
      <w:ins w:id="165" w:author="אביעד יצחקי" w:date="2024-11-17T22:59:00Z">
        <w:r>
          <w:rPr>
            <w:rFonts w:ascii="Heebo" w:eastAsia="Times New Roman" w:hAnsi="Heebo" w:cs="Heebo" w:hint="cs"/>
            <w:b/>
            <w:bCs/>
            <w:color w:val="000000"/>
            <w:kern w:val="0"/>
            <w:rtl/>
            <w14:ligatures w14:val="none"/>
          </w:rPr>
          <w:t>ות</w:t>
        </w:r>
      </w:ins>
      <w:ins w:id="166" w:author="Edna Laufer Globus" w:date="2024-11-17T12:28:00Z">
        <w:del w:id="167" w:author="אביעד יצחקי" w:date="2024-11-17T22:59:00Z">
          <w:r w:rsidR="001766D3" w:rsidRPr="001766D3" w:rsidDel="00131F36">
            <w:rPr>
              <w:rFonts w:ascii="Heebo" w:eastAsia="Times New Roman" w:hAnsi="Heebo" w:cs="Heebo"/>
              <w:b/>
              <w:bCs/>
              <w:color w:val="000000"/>
              <w:kern w:val="0"/>
              <w:rtl/>
              <w14:ligatures w14:val="none"/>
              <w:rPrChange w:id="168" w:author="Edna Laufer Globus" w:date="2024-11-17T12:33:00Z">
                <w:rPr>
                  <w:rFonts w:ascii="Heebo" w:eastAsia="Times New Roman" w:hAnsi="Heebo" w:cs="Heebo"/>
                  <w:b/>
                  <w:bCs/>
                  <w:color w:val="000000"/>
                  <w:kern w:val="0"/>
                  <w:bdr w:val="single" w:sz="2" w:space="0" w:color="E3E3E3" w:frame="1"/>
                  <w:rtl/>
                  <w14:ligatures w14:val="none"/>
                </w:rPr>
              </w:rPrChange>
            </w:rPr>
            <w:delText>ה</w:delText>
          </w:r>
        </w:del>
      </w:ins>
      <w:ins w:id="169" w:author="Edna Laufer Globus" w:date="2024-11-17T12:33:00Z">
        <w:r w:rsidR="001766D3">
          <w:rPr>
            <w:rFonts w:ascii="Heebo" w:eastAsia="Times New Roman" w:hAnsi="Heebo" w:cs="Heebo" w:hint="cs"/>
            <w:b/>
            <w:bCs/>
            <w:color w:val="000000"/>
            <w:kern w:val="0"/>
            <w:rtl/>
            <w14:ligatures w14:val="none"/>
          </w:rPr>
          <w:t xml:space="preserve">: </w:t>
        </w:r>
      </w:ins>
      <w:ins w:id="170" w:author="Edna Laufer Globus" w:date="2024-11-17T12:28:00Z">
        <w:r w:rsidR="001766D3" w:rsidRPr="00785269">
          <w:rPr>
            <w:rFonts w:ascii="Heebo" w:eastAsia="Times New Roman" w:hAnsi="Heebo" w:cs="Heebo" w:hint="cs"/>
            <w:color w:val="000000"/>
            <w:kern w:val="0"/>
            <w:rtl/>
            <w14:ligatures w14:val="none"/>
          </w:rPr>
          <w:t>אחראית על ארגון פעילויות קהילתיות</w:t>
        </w:r>
      </w:ins>
      <w:ins w:id="171" w:author="אביעד יצחקי" w:date="2024-11-17T23:00:00Z">
        <w:r>
          <w:rPr>
            <w:rFonts w:ascii="Heebo" w:eastAsia="Times New Roman" w:hAnsi="Heebo" w:cs="Heebo" w:hint="cs"/>
            <w:color w:val="000000"/>
            <w:kern w:val="0"/>
            <w:rtl/>
            <w14:ligatures w14:val="none"/>
          </w:rPr>
          <w:t xml:space="preserve"> ואזוריות</w:t>
        </w:r>
      </w:ins>
      <w:ins w:id="172" w:author="אביעד יצחקי" w:date="2024-11-17T22:59:00Z">
        <w:r>
          <w:rPr>
            <w:rFonts w:ascii="Heebo" w:eastAsia="Times New Roman" w:hAnsi="Heebo" w:cs="Heebo" w:hint="cs"/>
            <w:color w:val="000000"/>
            <w:kern w:val="0"/>
            <w:rtl/>
            <w14:ligatures w14:val="none"/>
          </w:rPr>
          <w:t>,</w:t>
        </w:r>
      </w:ins>
      <w:ins w:id="173" w:author="אביעד יצחקי" w:date="2024-11-17T23:00:00Z">
        <w:r w:rsidR="00E74135">
          <w:rPr>
            <w:rFonts w:ascii="Heebo" w:eastAsia="Times New Roman" w:hAnsi="Heebo" w:cs="Heebo" w:hint="cs"/>
            <w:color w:val="000000"/>
            <w:kern w:val="0"/>
            <w:rtl/>
            <w14:ligatures w14:val="none"/>
          </w:rPr>
          <w:t xml:space="preserve"> הדרכת המתאמות, טיפול במרקים מורכבים, קשר עם המחלקות וקופח וכו</w:t>
        </w:r>
      </w:ins>
      <w:ins w:id="174" w:author="אביעד יצחקי" w:date="2024-11-17T22:59:00Z">
        <w:r>
          <w:rPr>
            <w:rFonts w:ascii="Heebo" w:eastAsia="Times New Roman" w:hAnsi="Heebo" w:cs="Heebo" w:hint="cs"/>
            <w:color w:val="000000"/>
            <w:kern w:val="0"/>
            <w:rtl/>
            <w14:ligatures w14:val="none"/>
          </w:rPr>
          <w:t xml:space="preserve"> </w:t>
        </w:r>
      </w:ins>
      <w:ins w:id="175" w:author="Edna Laufer Globus" w:date="2024-11-17T12:28:00Z">
        <w:r w:rsidR="001766D3" w:rsidRPr="00785269">
          <w:rPr>
            <w:rFonts w:ascii="Heebo" w:eastAsia="Times New Roman" w:hAnsi="Heebo" w:cs="Heebo" w:hint="cs"/>
            <w:color w:val="000000"/>
            <w:kern w:val="0"/>
            <w:rtl/>
            <w14:ligatures w14:val="none"/>
          </w:rPr>
          <w:t xml:space="preserve"> </w:t>
        </w:r>
        <w:del w:id="176" w:author="אביעד יצחקי" w:date="2024-11-17T22:59:00Z">
          <w:r w:rsidR="001766D3" w:rsidRPr="00785269" w:rsidDel="00131F36">
            <w:rPr>
              <w:rFonts w:ascii="Heebo" w:eastAsia="Times New Roman" w:hAnsi="Heebo" w:cs="Heebo" w:hint="cs"/>
              <w:color w:val="000000"/>
              <w:kern w:val="0"/>
              <w:rtl/>
              <w14:ligatures w14:val="none"/>
            </w:rPr>
            <w:delText>ושמירה על קשר עם הקשישים</w:delText>
          </w:r>
        </w:del>
      </w:ins>
    </w:p>
    <w:p w14:paraId="72665A0F" w14:textId="0134F4D2" w:rsidR="001766D3" w:rsidRDefault="00E74135">
      <w:pPr>
        <w:numPr>
          <w:ilvl w:val="1"/>
          <w:numId w:val="19"/>
        </w:numPr>
        <w:shd w:val="clear" w:color="auto" w:fill="FFFFFF"/>
        <w:bidi/>
        <w:rPr>
          <w:ins w:id="177" w:author="אביעד יצחקי" w:date="2024-11-17T23:00:00Z"/>
          <w:rFonts w:ascii="Heebo" w:eastAsia="Times New Roman" w:hAnsi="Heebo" w:cs="Heebo" w:hint="cs"/>
          <w:b/>
          <w:bCs/>
          <w:color w:val="000000"/>
          <w:kern w:val="0"/>
          <w14:ligatures w14:val="none"/>
        </w:rPr>
        <w:pPrChange w:id="178" w:author="Edna Laufer Globus" w:date="2024-11-17T14:20:00Z">
          <w:pPr>
            <w:numPr>
              <w:ilvl w:val="1"/>
              <w:numId w:val="19"/>
            </w:numPr>
            <w:pBdr>
              <w:top w:val="single" w:sz="2" w:space="0" w:color="E3E3E3"/>
              <w:left w:val="single" w:sz="2" w:space="5" w:color="E3E3E3"/>
              <w:bottom w:val="single" w:sz="2" w:space="0" w:color="E3E3E3"/>
              <w:right w:val="single" w:sz="2" w:space="0" w:color="E3E3E3"/>
            </w:pBdr>
            <w:shd w:val="clear" w:color="auto" w:fill="FFFFFF"/>
            <w:tabs>
              <w:tab w:val="num" w:pos="1440"/>
            </w:tabs>
            <w:bidi/>
            <w:ind w:left="1440" w:hanging="360"/>
          </w:pPr>
        </w:pPrChange>
      </w:pPr>
      <w:ins w:id="179" w:author="אביעד יצחקי" w:date="2024-11-17T23:02:00Z">
        <w:r>
          <w:rPr>
            <w:rFonts w:ascii="Heebo" w:eastAsia="Times New Roman" w:hAnsi="Heebo" w:cs="Heebo" w:hint="cs"/>
            <w:b/>
            <w:bCs/>
            <w:color w:val="000000"/>
            <w:kern w:val="0"/>
            <w:rtl/>
            <w14:ligatures w14:val="none"/>
          </w:rPr>
          <w:t xml:space="preserve">עוס זקנה/ </w:t>
        </w:r>
      </w:ins>
      <w:ins w:id="180" w:author="Edna Laufer Globus" w:date="2024-11-17T14:20:00Z">
        <w:r w:rsidR="00010397" w:rsidRPr="00010397">
          <w:rPr>
            <w:rFonts w:ascii="Heebo" w:eastAsia="Times New Roman" w:hAnsi="Heebo" w:cs="Heebo" w:hint="eastAsia"/>
            <w:b/>
            <w:bCs/>
            <w:color w:val="000000"/>
            <w:kern w:val="0"/>
            <w:rtl/>
            <w14:ligatures w14:val="none"/>
            <w:rPrChange w:id="181" w:author="Edna Laufer Globus" w:date="2024-11-17T14:21:00Z">
              <w:rPr>
                <w:rFonts w:ascii="Heebo" w:eastAsia="Times New Roman" w:hAnsi="Heebo" w:cs="Heebo" w:hint="eastAsia"/>
                <w:color w:val="000000"/>
                <w:kern w:val="0"/>
                <w:rtl/>
                <w14:ligatures w14:val="none"/>
              </w:rPr>
            </w:rPrChange>
          </w:rPr>
          <w:t>מנהל</w:t>
        </w:r>
      </w:ins>
      <w:ins w:id="182" w:author="Edna Laufer Globus" w:date="2024-11-17T14:21:00Z">
        <w:r w:rsidR="00010397">
          <w:rPr>
            <w:rFonts w:ascii="Heebo" w:eastAsia="Times New Roman" w:hAnsi="Heebo" w:cs="Heebo" w:hint="cs"/>
            <w:b/>
            <w:bCs/>
            <w:color w:val="000000"/>
            <w:kern w:val="0"/>
            <w:rtl/>
            <w14:ligatures w14:val="none"/>
          </w:rPr>
          <w:t>.</w:t>
        </w:r>
      </w:ins>
      <w:ins w:id="183" w:author="Edna Laufer Globus" w:date="2024-11-17T14:20:00Z">
        <w:r w:rsidR="00010397" w:rsidRPr="00010397">
          <w:rPr>
            <w:rFonts w:ascii="Heebo" w:eastAsia="Times New Roman" w:hAnsi="Heebo" w:cs="Heebo" w:hint="eastAsia"/>
            <w:b/>
            <w:bCs/>
            <w:color w:val="000000"/>
            <w:kern w:val="0"/>
            <w:rtl/>
            <w14:ligatures w14:val="none"/>
            <w:rPrChange w:id="184" w:author="Edna Laufer Globus" w:date="2024-11-17T14:21:00Z">
              <w:rPr>
                <w:rFonts w:ascii="Heebo" w:eastAsia="Times New Roman" w:hAnsi="Heebo" w:cs="Heebo" w:hint="eastAsia"/>
                <w:color w:val="000000"/>
                <w:kern w:val="0"/>
                <w:rtl/>
                <w14:ligatures w14:val="none"/>
              </w:rPr>
            </w:rPrChange>
          </w:rPr>
          <w:t>ת</w:t>
        </w:r>
        <w:r w:rsidR="00010397" w:rsidRPr="00010397">
          <w:rPr>
            <w:rFonts w:ascii="Heebo" w:eastAsia="Times New Roman" w:hAnsi="Heebo" w:cs="Heebo"/>
            <w:b/>
            <w:bCs/>
            <w:color w:val="000000"/>
            <w:kern w:val="0"/>
            <w:rtl/>
            <w14:ligatures w14:val="none"/>
            <w:rPrChange w:id="185" w:author="Edna Laufer Globus" w:date="2024-11-17T14:21:00Z">
              <w:rPr>
                <w:rFonts w:ascii="Heebo" w:eastAsia="Times New Roman" w:hAnsi="Heebo" w:cs="Heebo"/>
                <w:color w:val="000000"/>
                <w:kern w:val="0"/>
                <w:rtl/>
                <w14:ligatures w14:val="none"/>
              </w:rPr>
            </w:rPrChange>
          </w:rPr>
          <w:t xml:space="preserve"> מדור אזרחים ותיקים ברשות המקומית</w:t>
        </w:r>
      </w:ins>
      <w:ins w:id="186" w:author="אביעד יצחקי" w:date="2024-11-17T23:00:00Z">
        <w:r>
          <w:rPr>
            <w:rFonts w:ascii="Heebo" w:eastAsia="Times New Roman" w:hAnsi="Heebo" w:cs="Heebo" w:hint="cs"/>
            <w:b/>
            <w:bCs/>
            <w:color w:val="000000"/>
            <w:kern w:val="0"/>
            <w:rtl/>
            <w14:ligatures w14:val="none"/>
          </w:rPr>
          <w:t>- מה התפקיד שלה</w:t>
        </w:r>
      </w:ins>
    </w:p>
    <w:p w14:paraId="13F9BD1A" w14:textId="05D4E9F8" w:rsidR="00E74135" w:rsidRPr="00010397" w:rsidRDefault="00E74135" w:rsidP="00E74135">
      <w:pPr>
        <w:numPr>
          <w:ilvl w:val="1"/>
          <w:numId w:val="19"/>
        </w:numPr>
        <w:shd w:val="clear" w:color="auto" w:fill="FFFFFF"/>
        <w:bidi/>
        <w:rPr>
          <w:ins w:id="187" w:author="Edna Laufer Globus" w:date="2024-11-17T12:28:00Z"/>
          <w:rFonts w:ascii="Heebo" w:eastAsia="Times New Roman" w:hAnsi="Heebo" w:cs="Heebo"/>
          <w:b/>
          <w:bCs/>
          <w:color w:val="000000"/>
          <w:kern w:val="0"/>
          <w14:ligatures w14:val="none"/>
          <w:rPrChange w:id="188" w:author="Edna Laufer Globus" w:date="2024-11-17T14:21:00Z">
            <w:rPr>
              <w:ins w:id="189" w:author="Edna Laufer Globus" w:date="2024-11-17T12:28:00Z"/>
              <w:rFonts w:ascii="Heebo" w:eastAsia="Times New Roman" w:hAnsi="Heebo" w:cs="Heebo"/>
              <w:color w:val="000000"/>
              <w:kern w:val="0"/>
              <w14:ligatures w14:val="none"/>
            </w:rPr>
          </w:rPrChange>
        </w:rPr>
        <w:pPrChange w:id="190" w:author="אביעד יצחקי" w:date="2024-11-17T23:01:00Z">
          <w:pPr>
            <w:numPr>
              <w:ilvl w:val="1"/>
              <w:numId w:val="19"/>
            </w:numPr>
            <w:pBdr>
              <w:top w:val="single" w:sz="2" w:space="0" w:color="E3E3E3"/>
              <w:left w:val="single" w:sz="2" w:space="5" w:color="E3E3E3"/>
              <w:bottom w:val="single" w:sz="2" w:space="0" w:color="E3E3E3"/>
              <w:right w:val="single" w:sz="2" w:space="0" w:color="E3E3E3"/>
            </w:pBdr>
            <w:shd w:val="clear" w:color="auto" w:fill="FFFFFF"/>
            <w:tabs>
              <w:tab w:val="num" w:pos="1440"/>
            </w:tabs>
            <w:bidi/>
            <w:ind w:left="1440" w:hanging="360"/>
          </w:pPr>
        </w:pPrChange>
      </w:pPr>
      <w:ins w:id="191" w:author="אביעד יצחקי" w:date="2024-11-17T23:01:00Z">
        <w:r>
          <w:rPr>
            <w:rFonts w:ascii="Heebo" w:eastAsia="Times New Roman" w:hAnsi="Heebo" w:cs="Heebo" w:hint="cs"/>
            <w:b/>
            <w:bCs/>
            <w:color w:val="000000"/>
            <w:kern w:val="0"/>
            <w:rtl/>
            <w14:ligatures w14:val="none"/>
          </w:rPr>
          <w:t>העוס בקופ"ח ובבטל"א ומה תפקידן</w:t>
        </w:r>
      </w:ins>
    </w:p>
    <w:p w14:paraId="5B99D853" w14:textId="3AFA6D61" w:rsidR="001766D3" w:rsidRPr="001766D3" w:rsidRDefault="001766D3">
      <w:pPr>
        <w:shd w:val="clear" w:color="auto" w:fill="FFFFFF"/>
        <w:bidi/>
        <w:spacing w:before="100" w:beforeAutospacing="1" w:after="100" w:afterAutospacing="1"/>
        <w:outlineLvl w:val="3"/>
        <w:rPr>
          <w:ins w:id="192" w:author="Edna Laufer Globus" w:date="2024-11-17T12:28:00Z"/>
          <w:rFonts w:ascii="Heebo" w:eastAsia="Times New Roman" w:hAnsi="Heebo" w:cs="Heebo"/>
          <w:color w:val="FF0000"/>
          <w:kern w:val="0"/>
          <w14:ligatures w14:val="none"/>
          <w:rPrChange w:id="193" w:author="Edna Laufer Globus" w:date="2024-11-17T12:34:00Z">
            <w:rPr>
              <w:ins w:id="194" w:author="Edna Laufer Globus" w:date="2024-11-17T12:28:00Z"/>
              <w:rFonts w:ascii="Heebo" w:eastAsia="Times New Roman" w:hAnsi="Heebo" w:cs="Heebo"/>
              <w:b/>
              <w:bCs/>
              <w:color w:val="000000"/>
              <w:kern w:val="0"/>
              <w14:ligatures w14:val="none"/>
            </w:rPr>
          </w:rPrChange>
        </w:rPr>
        <w:pPrChange w:id="195" w:author="Edna Laufer Globus" w:date="2024-11-17T12:30:00Z">
          <w:pPr>
            <w:pBdr>
              <w:top w:val="single" w:sz="2" w:space="0" w:color="E3E3E3"/>
              <w:left w:val="single" w:sz="2" w:space="0" w:color="E3E3E3"/>
              <w:bottom w:val="single" w:sz="2" w:space="0" w:color="E3E3E3"/>
              <w:right w:val="single" w:sz="2" w:space="0" w:color="E3E3E3"/>
            </w:pBdr>
            <w:shd w:val="clear" w:color="auto" w:fill="FFFFFF"/>
            <w:bidi/>
            <w:spacing w:before="100" w:beforeAutospacing="1" w:after="100" w:afterAutospacing="1"/>
            <w:outlineLvl w:val="3"/>
          </w:pPr>
        </w:pPrChange>
      </w:pPr>
      <w:ins w:id="196" w:author="Edna Laufer Globus" w:date="2024-11-17T12:28:00Z">
        <w:r w:rsidRPr="001766D3">
          <w:rPr>
            <w:rFonts w:ascii="Heebo" w:eastAsia="Times New Roman" w:hAnsi="Heebo" w:cs="Heebo" w:hint="eastAsia"/>
            <w:color w:val="FF0000"/>
            <w:kern w:val="0"/>
            <w:rtl/>
            <w14:ligatures w14:val="none"/>
            <w:rPrChange w:id="197" w:author="Edna Laufer Globus" w:date="2024-11-17T12:34:00Z">
              <w:rPr>
                <w:rFonts w:ascii="Heebo" w:eastAsia="Times New Roman" w:hAnsi="Heebo" w:cs="Heebo" w:hint="eastAsia"/>
                <w:b/>
                <w:bCs/>
                <w:color w:val="000000"/>
                <w:kern w:val="0"/>
                <w:rtl/>
                <w14:ligatures w14:val="none"/>
              </w:rPr>
            </w:rPrChange>
          </w:rPr>
          <w:t>שלב</w:t>
        </w:r>
        <w:r w:rsidRPr="001766D3">
          <w:rPr>
            <w:rFonts w:ascii="Heebo" w:eastAsia="Times New Roman" w:hAnsi="Heebo" w:cs="Heebo"/>
            <w:color w:val="FF0000"/>
            <w:kern w:val="0"/>
            <w:rtl/>
            <w14:ligatures w14:val="none"/>
            <w:rPrChange w:id="198" w:author="Edna Laufer Globus" w:date="2024-11-17T12:34:00Z">
              <w:rPr>
                <w:rFonts w:ascii="Heebo" w:eastAsia="Times New Roman" w:hAnsi="Heebo" w:cs="Heebo"/>
                <w:b/>
                <w:bCs/>
                <w:color w:val="000000"/>
                <w:kern w:val="0"/>
                <w:rtl/>
                <w14:ligatures w14:val="none"/>
              </w:rPr>
            </w:rPrChange>
          </w:rPr>
          <w:t xml:space="preserve"> 2: מילוי </w:t>
        </w:r>
        <w:r w:rsidRPr="001766D3">
          <w:rPr>
            <w:rFonts w:ascii="Heebo" w:eastAsia="Times New Roman" w:hAnsi="Heebo" w:cs="Heebo" w:hint="eastAsia"/>
            <w:color w:val="FF0000"/>
            <w:kern w:val="0"/>
            <w:rtl/>
            <w14:ligatures w14:val="none"/>
            <w:rPrChange w:id="199" w:author="Edna Laufer Globus" w:date="2024-11-17T12:34:00Z">
              <w:rPr>
                <w:rFonts w:ascii="Heebo" w:eastAsia="Times New Roman" w:hAnsi="Heebo" w:cs="Heebo" w:hint="eastAsia"/>
                <w:b/>
                <w:bCs/>
                <w:color w:val="000000"/>
                <w:kern w:val="0"/>
                <w:rtl/>
                <w14:ligatures w14:val="none"/>
              </w:rPr>
            </w:rPrChange>
          </w:rPr>
          <w:t>טמפלט</w:t>
        </w:r>
        <w:r w:rsidRPr="001766D3">
          <w:rPr>
            <w:rFonts w:ascii="Heebo" w:eastAsia="Times New Roman" w:hAnsi="Heebo" w:cs="Heebo"/>
            <w:color w:val="FF0000"/>
            <w:kern w:val="0"/>
            <w:rtl/>
            <w14:ligatures w14:val="none"/>
            <w:rPrChange w:id="200" w:author="Edna Laufer Globus" w:date="2024-11-17T12:34:00Z">
              <w:rPr>
                <w:rFonts w:ascii="Heebo" w:eastAsia="Times New Roman" w:hAnsi="Heebo" w:cs="Heebo"/>
                <w:b/>
                <w:bCs/>
                <w:color w:val="000000"/>
                <w:kern w:val="0"/>
                <w:rtl/>
                <w14:ligatures w14:val="none"/>
              </w:rPr>
            </w:rPrChange>
          </w:rPr>
          <w:t xml:space="preserve"> אפיון פרסונה</w:t>
        </w:r>
      </w:ins>
    </w:p>
    <w:p w14:paraId="380CD121" w14:textId="03844D12" w:rsidR="001766D3" w:rsidRPr="001766D3" w:rsidRDefault="001766D3">
      <w:pPr>
        <w:numPr>
          <w:ilvl w:val="0"/>
          <w:numId w:val="20"/>
        </w:numPr>
        <w:shd w:val="clear" w:color="auto" w:fill="FFFFFF"/>
        <w:bidi/>
        <w:rPr>
          <w:ins w:id="201" w:author="Edna Laufer Globus" w:date="2024-11-17T12:28:00Z"/>
          <w:rFonts w:ascii="Heebo" w:eastAsia="Times New Roman" w:hAnsi="Heebo" w:cs="Heebo"/>
          <w:color w:val="000000"/>
          <w:kern w:val="0"/>
          <w14:ligatures w14:val="none"/>
        </w:rPr>
        <w:pPrChange w:id="202" w:author="Edna Laufer Globus" w:date="2024-11-17T12:30:00Z">
          <w:pPr>
            <w:numPr>
              <w:numId w:val="20"/>
            </w:numPr>
            <w:pBdr>
              <w:top w:val="single" w:sz="2" w:space="0" w:color="E3E3E3"/>
              <w:left w:val="single" w:sz="2" w:space="5" w:color="E3E3E3"/>
              <w:bottom w:val="single" w:sz="2" w:space="0" w:color="E3E3E3"/>
              <w:right w:val="single" w:sz="2" w:space="0" w:color="E3E3E3"/>
            </w:pBdr>
            <w:shd w:val="clear" w:color="auto" w:fill="FFFFFF"/>
            <w:tabs>
              <w:tab w:val="num" w:pos="720"/>
            </w:tabs>
            <w:bidi/>
            <w:ind w:left="720" w:hanging="360"/>
          </w:pPr>
        </w:pPrChange>
      </w:pPr>
      <w:ins w:id="203" w:author="Edna Laufer Globus" w:date="2024-11-17T12:34:00Z">
        <w:r w:rsidRPr="001766D3">
          <w:rPr>
            <w:rFonts w:ascii="Heebo" w:eastAsia="Times New Roman" w:hAnsi="Heebo" w:cs="Heebo" w:hint="eastAsia"/>
            <w:color w:val="000000"/>
            <w:kern w:val="0"/>
            <w:rtl/>
            <w14:ligatures w14:val="none"/>
            <w:rPrChange w:id="204" w:author="Edna Laufer Globus" w:date="2024-11-17T12:34:00Z">
              <w:rPr>
                <w:rFonts w:ascii="Heebo" w:eastAsia="Times New Roman" w:hAnsi="Heebo" w:cs="Heebo" w:hint="eastAsia"/>
                <w:b/>
                <w:bCs/>
                <w:color w:val="000000"/>
                <w:kern w:val="0"/>
                <w:bdr w:val="single" w:sz="2" w:space="0" w:color="E3E3E3" w:frame="1"/>
                <w:rtl/>
                <w14:ligatures w14:val="none"/>
              </w:rPr>
            </w:rPrChange>
          </w:rPr>
          <w:t>הציגו</w:t>
        </w:r>
      </w:ins>
      <w:ins w:id="205" w:author="Edna Laufer Globus" w:date="2024-11-17T12:28:00Z">
        <w:r w:rsidRPr="001766D3">
          <w:rPr>
            <w:rFonts w:ascii="Heebo" w:eastAsia="Times New Roman" w:hAnsi="Heebo" w:cs="Heebo" w:hint="cs"/>
            <w:color w:val="000000"/>
            <w:kern w:val="0"/>
            <w:rtl/>
            <w14:ligatures w14:val="none"/>
          </w:rPr>
          <w:t xml:space="preserve"> בצורה מפורטת את הפרסונה על פי פרמטרים קבועים שמגדירים את תפקידו, אחריותו, מיומנויותיו והכשרתו</w:t>
        </w:r>
        <w:r w:rsidRPr="001766D3">
          <w:rPr>
            <w:rFonts w:ascii="Heebo" w:eastAsia="Times New Roman" w:hAnsi="Heebo" w:cs="Heebo" w:hint="cs"/>
            <w:color w:val="000000"/>
            <w:kern w:val="0"/>
            <w14:ligatures w14:val="none"/>
          </w:rPr>
          <w:t>.</w:t>
        </w:r>
      </w:ins>
    </w:p>
    <w:p w14:paraId="3AFD4BBF" w14:textId="114B6ADD" w:rsidR="00345A12" w:rsidRDefault="00345A12" w:rsidP="00345A12">
      <w:pPr>
        <w:shd w:val="clear" w:color="auto" w:fill="FFFFFF"/>
        <w:bidi/>
        <w:rPr>
          <w:ins w:id="206" w:author="Edna Laufer Globus" w:date="2024-11-17T12:39:00Z"/>
          <w:rFonts w:ascii="Heebo" w:eastAsia="Times New Roman" w:hAnsi="Heebo" w:cs="Heebo"/>
          <w:color w:val="000000"/>
          <w:kern w:val="0"/>
          <w:bdr w:val="single" w:sz="2" w:space="0" w:color="E3E3E3" w:frame="1"/>
          <w:rtl/>
          <w14:ligatures w14:val="none"/>
        </w:rPr>
      </w:pPr>
    </w:p>
    <w:p w14:paraId="62A02E1A" w14:textId="2DE32658" w:rsidR="003A3BEC" w:rsidDel="00345A12" w:rsidRDefault="001766D3">
      <w:pPr>
        <w:shd w:val="clear" w:color="auto" w:fill="FFFFFF"/>
        <w:bidi/>
        <w:spacing w:before="100" w:beforeAutospacing="1" w:after="120" w:afterAutospacing="1"/>
        <w:rPr>
          <w:del w:id="207" w:author="Edna Laufer Globus" w:date="2024-11-17T12:37:00Z"/>
          <w:rFonts w:ascii="Heebo" w:eastAsia="Times New Roman" w:hAnsi="Heebo" w:cs="Heebo"/>
          <w:color w:val="000000"/>
          <w:kern w:val="0"/>
          <w14:ligatures w14:val="none"/>
        </w:rPr>
        <w:pPrChange w:id="208" w:author="Edna Laufer Globus" w:date="2024-11-17T12:39:00Z">
          <w:pPr>
            <w:numPr>
              <w:numId w:val="17"/>
            </w:numPr>
            <w:shd w:val="clear" w:color="auto" w:fill="FFFFFF"/>
            <w:tabs>
              <w:tab w:val="num" w:pos="720"/>
            </w:tabs>
            <w:bidi/>
            <w:spacing w:before="120" w:after="120"/>
            <w:ind w:left="720" w:hanging="360"/>
          </w:pPr>
        </w:pPrChange>
      </w:pPr>
      <w:ins w:id="209" w:author="Edna Laufer Globus" w:date="2024-11-17T12:28:00Z">
        <w:r w:rsidRPr="001766D3">
          <w:rPr>
            <w:rFonts w:ascii="Heebo" w:eastAsia="Times New Roman" w:hAnsi="Heebo" w:cs="Heebo" w:hint="eastAsia"/>
            <w:color w:val="000000"/>
            <w:kern w:val="0"/>
            <w:bdr w:val="single" w:sz="2" w:space="0" w:color="E3E3E3" w:frame="1"/>
            <w:rtl/>
            <w14:ligatures w14:val="none"/>
            <w:rPrChange w:id="210" w:author="Edna Laufer Globus" w:date="2024-11-17T12:34:00Z">
              <w:rPr>
                <w:rFonts w:ascii="Heebo" w:eastAsia="Times New Roman" w:hAnsi="Heebo" w:cs="Heebo" w:hint="eastAsia"/>
                <w:b/>
                <w:bCs/>
                <w:color w:val="000000"/>
                <w:kern w:val="0"/>
                <w:bdr w:val="single" w:sz="2" w:space="0" w:color="E3E3E3" w:frame="1"/>
                <w:rtl/>
                <w14:ligatures w14:val="none"/>
              </w:rPr>
            </w:rPrChange>
          </w:rPr>
          <w:t>טמפלט</w:t>
        </w:r>
        <w:r w:rsidRPr="001766D3">
          <w:rPr>
            <w:rFonts w:ascii="Heebo" w:eastAsia="Times New Roman" w:hAnsi="Heebo" w:cs="Heebo"/>
            <w:color w:val="000000"/>
            <w:kern w:val="0"/>
            <w:bdr w:val="single" w:sz="2" w:space="0" w:color="E3E3E3" w:frame="1"/>
            <w:rtl/>
            <w14:ligatures w14:val="none"/>
            <w:rPrChange w:id="211" w:author="Edna Laufer Globus" w:date="2024-11-17T12:34:00Z">
              <w:rPr>
                <w:rFonts w:ascii="Heebo" w:eastAsia="Times New Roman" w:hAnsi="Heebo" w:cs="Heebo"/>
                <w:b/>
                <w:bCs/>
                <w:color w:val="000000"/>
                <w:kern w:val="0"/>
                <w:bdr w:val="single" w:sz="2" w:space="0" w:color="E3E3E3" w:frame="1"/>
                <w:rtl/>
                <w14:ligatures w14:val="none"/>
              </w:rPr>
            </w:rPrChange>
          </w:rPr>
          <w:t xml:space="preserve"> אפיון פרסונה</w:t>
        </w:r>
      </w:ins>
    </w:p>
    <w:p w14:paraId="60D2E193" w14:textId="77777777" w:rsidR="002104A7" w:rsidRPr="00345A12" w:rsidRDefault="002104A7">
      <w:pPr>
        <w:shd w:val="clear" w:color="auto" w:fill="FFFFFF"/>
        <w:bidi/>
        <w:rPr>
          <w:rFonts w:ascii="Heebo" w:eastAsia="Times New Roman" w:hAnsi="Heebo" w:cs="Heebo"/>
          <w:color w:val="000000"/>
          <w:kern w:val="0"/>
          <w14:ligatures w14:val="none"/>
          <w:rPrChange w:id="212" w:author="Edna Laufer Globus" w:date="2024-11-17T12:39:00Z">
            <w:rPr/>
          </w:rPrChange>
        </w:rPr>
        <w:pPrChange w:id="213" w:author="Edna Laufer Globus" w:date="2024-11-17T12:39:00Z">
          <w:pPr>
            <w:pStyle w:val="a4"/>
            <w:numPr>
              <w:numId w:val="19"/>
            </w:numPr>
            <w:shd w:val="clear" w:color="auto" w:fill="FFFFFF"/>
            <w:tabs>
              <w:tab w:val="num" w:pos="720"/>
            </w:tabs>
            <w:bidi/>
            <w:ind w:hanging="360"/>
          </w:pPr>
        </w:pPrChange>
      </w:pPr>
    </w:p>
    <w:tbl>
      <w:tblPr>
        <w:tblStyle w:val="a5"/>
        <w:tblW w:w="9791" w:type="dxa"/>
        <w:tblLook w:val="04A0" w:firstRow="1" w:lastRow="0" w:firstColumn="1" w:lastColumn="0" w:noHBand="0" w:noVBand="1"/>
      </w:tblPr>
      <w:tblGrid>
        <w:gridCol w:w="7225"/>
        <w:gridCol w:w="2566"/>
      </w:tblGrid>
      <w:tr w:rsidR="002104A7" w:rsidRPr="00785269" w14:paraId="6DFCF8CF" w14:textId="77777777" w:rsidTr="006C7320">
        <w:tc>
          <w:tcPr>
            <w:tcW w:w="7225" w:type="dxa"/>
            <w:hideMark/>
          </w:tcPr>
          <w:p w14:paraId="4098EDB9" w14:textId="3A67755A" w:rsidR="002104A7" w:rsidRPr="00785269" w:rsidRDefault="002104A7" w:rsidP="006C7320">
            <w:pPr>
              <w:bidi/>
              <w:rPr>
                <w:rFonts w:ascii="Heebo" w:eastAsia="Times New Roman" w:hAnsi="Heebo" w:cs="Heebo"/>
                <w:b/>
                <w:bCs/>
                <w:kern w:val="0"/>
                <w:sz w:val="21"/>
                <w:szCs w:val="21"/>
                <w14:ligatures w14:val="none"/>
              </w:rPr>
            </w:pPr>
            <w:r w:rsidRPr="00785269">
              <w:rPr>
                <w:rFonts w:ascii="Heebo" w:eastAsia="Times New Roman" w:hAnsi="Heebo" w:cs="Heebo" w:hint="cs"/>
                <w:b/>
                <w:bCs/>
                <w:kern w:val="0"/>
                <w:sz w:val="21"/>
                <w:szCs w:val="21"/>
                <w:rtl/>
                <w14:ligatures w14:val="none"/>
              </w:rPr>
              <w:t>פירוט</w:t>
            </w:r>
          </w:p>
        </w:tc>
        <w:tc>
          <w:tcPr>
            <w:tcW w:w="2566" w:type="dxa"/>
          </w:tcPr>
          <w:p w14:paraId="45E49A37" w14:textId="5103D304" w:rsidR="002104A7" w:rsidRPr="00785269" w:rsidRDefault="002104A7" w:rsidP="006C7320">
            <w:pPr>
              <w:bidi/>
              <w:rPr>
                <w:rFonts w:ascii="Heebo" w:eastAsia="Times New Roman" w:hAnsi="Heebo" w:cs="Heebo"/>
                <w:b/>
                <w:bCs/>
                <w:kern w:val="0"/>
                <w:sz w:val="21"/>
                <w:szCs w:val="21"/>
                <w:rtl/>
                <w14:ligatures w14:val="none"/>
              </w:rPr>
            </w:pPr>
            <w:r w:rsidRPr="00785269">
              <w:rPr>
                <w:rFonts w:ascii="Heebo" w:eastAsia="Times New Roman" w:hAnsi="Heebo" w:cs="Heebo" w:hint="cs"/>
                <w:b/>
                <w:bCs/>
                <w:kern w:val="0"/>
                <w:sz w:val="21"/>
                <w:szCs w:val="21"/>
                <w:rtl/>
                <w14:ligatures w14:val="none"/>
              </w:rPr>
              <w:t>מאפיין</w:t>
            </w:r>
          </w:p>
        </w:tc>
      </w:tr>
      <w:tr w:rsidR="002104A7" w:rsidRPr="00785269" w14:paraId="2F383E8C" w14:textId="77777777" w:rsidTr="006C7320">
        <w:tc>
          <w:tcPr>
            <w:tcW w:w="7225" w:type="dxa"/>
            <w:hideMark/>
          </w:tcPr>
          <w:p w14:paraId="1CE20C52" w14:textId="4FDA22A8" w:rsidR="002104A7" w:rsidRPr="00785269" w:rsidRDefault="002104A7" w:rsidP="006C7320">
            <w:pPr>
              <w:bidi/>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שם ייצוגי עבור הפרסונה, לדוגמה "</w:t>
            </w:r>
            <w:r>
              <w:rPr>
                <w:rFonts w:ascii="Heebo" w:eastAsia="Times New Roman" w:hAnsi="Heebo" w:cs="Heebo" w:hint="cs"/>
                <w:kern w:val="0"/>
                <w:sz w:val="21"/>
                <w:szCs w:val="21"/>
                <w:rtl/>
                <w14:ligatures w14:val="none"/>
              </w:rPr>
              <w:t>שירה</w:t>
            </w:r>
            <w:r w:rsidRPr="00785269">
              <w:rPr>
                <w:rFonts w:ascii="Heebo" w:eastAsia="Times New Roman" w:hAnsi="Heebo" w:cs="Heebo" w:hint="cs"/>
                <w:kern w:val="0"/>
                <w:sz w:val="21"/>
                <w:szCs w:val="21"/>
                <w:rtl/>
                <w14:ligatures w14:val="none"/>
              </w:rPr>
              <w:t xml:space="preserve"> - מתאמת שירות</w:t>
            </w:r>
            <w:r>
              <w:rPr>
                <w:rFonts w:ascii="Heebo" w:eastAsia="Times New Roman" w:hAnsi="Heebo" w:cs="Heebo" w:hint="cs"/>
                <w:kern w:val="0"/>
                <w:sz w:val="21"/>
                <w:szCs w:val="21"/>
                <w:rtl/>
                <w14:ligatures w14:val="none"/>
              </w:rPr>
              <w:t>״</w:t>
            </w:r>
          </w:p>
        </w:tc>
        <w:tc>
          <w:tcPr>
            <w:tcW w:w="2566" w:type="dxa"/>
          </w:tcPr>
          <w:p w14:paraId="26FF67A7" w14:textId="77777777" w:rsidR="002104A7" w:rsidRPr="008236EC" w:rsidRDefault="002104A7" w:rsidP="006C7320">
            <w:pPr>
              <w:bidi/>
              <w:rPr>
                <w:rFonts w:ascii="Heebo" w:eastAsia="Times New Roman" w:hAnsi="Heebo" w:cs="Heebo"/>
                <w:kern w:val="0"/>
                <w:sz w:val="21"/>
                <w:szCs w:val="21"/>
                <w:rtl/>
                <w14:ligatures w14:val="none"/>
              </w:rPr>
            </w:pPr>
            <w:r w:rsidRPr="008236EC">
              <w:rPr>
                <w:rFonts w:ascii="Heebo" w:eastAsia="Times New Roman" w:hAnsi="Heebo" w:cs="Heebo" w:hint="cs"/>
                <w:kern w:val="0"/>
                <w:sz w:val="21"/>
                <w:szCs w:val="21"/>
                <w:bdr w:val="single" w:sz="2" w:space="0" w:color="E3E3E3" w:frame="1"/>
                <w:rtl/>
                <w14:ligatures w14:val="none"/>
              </w:rPr>
              <w:t>שם פרסונה</w:t>
            </w:r>
          </w:p>
        </w:tc>
      </w:tr>
      <w:tr w:rsidR="002104A7" w:rsidRPr="00785269" w14:paraId="56D8120F" w14:textId="77777777" w:rsidTr="006C7320">
        <w:tc>
          <w:tcPr>
            <w:tcW w:w="7225" w:type="dxa"/>
            <w:hideMark/>
          </w:tcPr>
          <w:p w14:paraId="1BC44246" w14:textId="3B7751BA" w:rsidR="002104A7" w:rsidRPr="00785269" w:rsidRDefault="002104A7" w:rsidP="006C7320">
            <w:pPr>
              <w:bidi/>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הגדרת תפקיד כללית, לדוגמה "תיאום שירותים ותקשורת עם לקוחות</w:t>
            </w:r>
            <w:r>
              <w:rPr>
                <w:rFonts w:ascii="Heebo" w:eastAsia="Times New Roman" w:hAnsi="Heebo" w:cs="Heebo" w:hint="cs"/>
                <w:kern w:val="0"/>
                <w:sz w:val="21"/>
                <w:szCs w:val="21"/>
                <w:rtl/>
                <w14:ligatures w14:val="none"/>
              </w:rPr>
              <w:t>״</w:t>
            </w:r>
          </w:p>
        </w:tc>
        <w:tc>
          <w:tcPr>
            <w:tcW w:w="2566" w:type="dxa"/>
          </w:tcPr>
          <w:p w14:paraId="532F40DC" w14:textId="77777777" w:rsidR="002104A7" w:rsidRPr="008236EC" w:rsidRDefault="002104A7" w:rsidP="006C7320">
            <w:pPr>
              <w:bidi/>
              <w:rPr>
                <w:rFonts w:ascii="Heebo" w:eastAsia="Times New Roman" w:hAnsi="Heebo" w:cs="Heebo"/>
                <w:kern w:val="0"/>
                <w:sz w:val="21"/>
                <w:szCs w:val="21"/>
                <w:rtl/>
                <w14:ligatures w14:val="none"/>
              </w:rPr>
            </w:pPr>
            <w:r w:rsidRPr="008236EC">
              <w:rPr>
                <w:rFonts w:ascii="Heebo" w:eastAsia="Times New Roman" w:hAnsi="Heebo" w:cs="Heebo" w:hint="cs"/>
                <w:kern w:val="0"/>
                <w:sz w:val="21"/>
                <w:szCs w:val="21"/>
                <w:bdr w:val="single" w:sz="2" w:space="0" w:color="E3E3E3" w:frame="1"/>
                <w:rtl/>
                <w14:ligatures w14:val="none"/>
              </w:rPr>
              <w:t>ת</w:t>
            </w:r>
            <w:r w:rsidRPr="008236EC">
              <w:rPr>
                <w:rFonts w:ascii="Heebo" w:eastAsia="Times New Roman" w:hAnsi="Heebo" w:cs="Heebo" w:hint="cs"/>
                <w:kern w:val="0"/>
                <w:sz w:val="21"/>
                <w:szCs w:val="21"/>
                <w:rtl/>
                <w14:ligatures w14:val="none"/>
              </w:rPr>
              <w:t>פקי</w:t>
            </w:r>
            <w:r w:rsidRPr="008236EC">
              <w:rPr>
                <w:rFonts w:ascii="Heebo" w:eastAsia="Times New Roman" w:hAnsi="Heebo" w:cs="Heebo" w:hint="cs"/>
                <w:kern w:val="0"/>
                <w:sz w:val="21"/>
                <w:szCs w:val="21"/>
                <w:bdr w:val="single" w:sz="2" w:space="0" w:color="E3E3E3" w:frame="1"/>
                <w:rtl/>
                <w14:ligatures w14:val="none"/>
              </w:rPr>
              <w:t>ד</w:t>
            </w:r>
          </w:p>
        </w:tc>
      </w:tr>
      <w:tr w:rsidR="002104A7" w:rsidRPr="00785269" w14:paraId="2B302D39" w14:textId="77777777" w:rsidTr="006C7320">
        <w:tc>
          <w:tcPr>
            <w:tcW w:w="7225" w:type="dxa"/>
            <w:hideMark/>
          </w:tcPr>
          <w:p w14:paraId="3A39B6FF" w14:textId="77777777" w:rsidR="002104A7" w:rsidRPr="00785269" w:rsidRDefault="002104A7" w:rsidP="006C7320">
            <w:pPr>
              <w:bidi/>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האחריות המרכזית של התפקיד</w:t>
            </w:r>
          </w:p>
        </w:tc>
        <w:tc>
          <w:tcPr>
            <w:tcW w:w="2566" w:type="dxa"/>
          </w:tcPr>
          <w:p w14:paraId="532E1D8B" w14:textId="77777777" w:rsidR="002104A7" w:rsidRPr="008236EC" w:rsidRDefault="002104A7" w:rsidP="006C7320">
            <w:pPr>
              <w:bidi/>
              <w:rPr>
                <w:rFonts w:ascii="Heebo" w:eastAsia="Times New Roman" w:hAnsi="Heebo" w:cs="Heebo"/>
                <w:kern w:val="0"/>
                <w:sz w:val="21"/>
                <w:szCs w:val="21"/>
                <w:rtl/>
                <w14:ligatures w14:val="none"/>
              </w:rPr>
            </w:pPr>
            <w:r w:rsidRPr="008236EC">
              <w:rPr>
                <w:rFonts w:ascii="Heebo" w:eastAsia="Times New Roman" w:hAnsi="Heebo" w:cs="Heebo" w:hint="cs"/>
                <w:kern w:val="0"/>
                <w:sz w:val="21"/>
                <w:szCs w:val="21"/>
                <w:bdr w:val="single" w:sz="2" w:space="0" w:color="E3E3E3" w:frame="1"/>
                <w:rtl/>
                <w14:ligatures w14:val="none"/>
              </w:rPr>
              <w:t>תחומי אחריות עיקריים</w:t>
            </w:r>
          </w:p>
        </w:tc>
      </w:tr>
      <w:tr w:rsidR="002104A7" w:rsidRPr="00785269" w14:paraId="3FFD350E" w14:textId="77777777" w:rsidTr="006C7320">
        <w:tc>
          <w:tcPr>
            <w:tcW w:w="7225" w:type="dxa"/>
            <w:hideMark/>
          </w:tcPr>
          <w:p w14:paraId="7243A15F" w14:textId="190EA36C" w:rsidR="002104A7" w:rsidRPr="00785269" w:rsidRDefault="002104A7" w:rsidP="006C7320">
            <w:pPr>
              <w:bidi/>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תיאור היקף הפעילות – כמה שעות שבועיות, היקף לקוחות או אזור גיאוגרפי</w:t>
            </w:r>
          </w:p>
        </w:tc>
        <w:tc>
          <w:tcPr>
            <w:tcW w:w="2566" w:type="dxa"/>
          </w:tcPr>
          <w:p w14:paraId="2792A629" w14:textId="77777777" w:rsidR="002104A7" w:rsidRPr="008236EC" w:rsidRDefault="002104A7" w:rsidP="006C7320">
            <w:pPr>
              <w:bidi/>
              <w:rPr>
                <w:rFonts w:ascii="Heebo" w:eastAsia="Times New Roman" w:hAnsi="Heebo" w:cs="Heebo"/>
                <w:kern w:val="0"/>
                <w:sz w:val="21"/>
                <w:szCs w:val="21"/>
                <w:rtl/>
                <w14:ligatures w14:val="none"/>
              </w:rPr>
            </w:pPr>
            <w:r w:rsidRPr="008236EC">
              <w:rPr>
                <w:rFonts w:ascii="Heebo" w:eastAsia="Times New Roman" w:hAnsi="Heebo" w:cs="Heebo" w:hint="cs"/>
                <w:kern w:val="0"/>
                <w:sz w:val="21"/>
                <w:szCs w:val="21"/>
                <w:bdr w:val="single" w:sz="2" w:space="0" w:color="E3E3E3" w:frame="1"/>
                <w:rtl/>
                <w14:ligatures w14:val="none"/>
              </w:rPr>
              <w:t>היקף פעילות</w:t>
            </w:r>
          </w:p>
        </w:tc>
      </w:tr>
      <w:tr w:rsidR="002104A7" w:rsidRPr="00785269" w14:paraId="76D39B45" w14:textId="77777777" w:rsidTr="006C7320">
        <w:tc>
          <w:tcPr>
            <w:tcW w:w="7225" w:type="dxa"/>
            <w:hideMark/>
          </w:tcPr>
          <w:p w14:paraId="6FE942D5" w14:textId="2BF1BB31" w:rsidR="002104A7" w:rsidRPr="00785269" w:rsidRDefault="002104A7" w:rsidP="006C7320">
            <w:pPr>
              <w:bidi/>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כישורים כמו תקשורת בין-אישית, הבנת מערכות טכנולוגיות, יכולת עבודה תחת לחץ</w:t>
            </w:r>
          </w:p>
        </w:tc>
        <w:tc>
          <w:tcPr>
            <w:tcW w:w="2566" w:type="dxa"/>
          </w:tcPr>
          <w:p w14:paraId="62B5E308" w14:textId="77777777" w:rsidR="002104A7" w:rsidRPr="008236EC" w:rsidRDefault="002104A7" w:rsidP="006C7320">
            <w:pPr>
              <w:bidi/>
              <w:rPr>
                <w:rFonts w:ascii="Heebo" w:eastAsia="Times New Roman" w:hAnsi="Heebo" w:cs="Heebo"/>
                <w:kern w:val="0"/>
                <w:sz w:val="21"/>
                <w:szCs w:val="21"/>
                <w:rtl/>
                <w14:ligatures w14:val="none"/>
              </w:rPr>
            </w:pPr>
            <w:r w:rsidRPr="008236EC">
              <w:rPr>
                <w:rFonts w:ascii="Heebo" w:eastAsia="Times New Roman" w:hAnsi="Heebo" w:cs="Heebo" w:hint="cs"/>
                <w:kern w:val="0"/>
                <w:sz w:val="21"/>
                <w:szCs w:val="21"/>
                <w:bdr w:val="single" w:sz="2" w:space="0" w:color="E3E3E3" w:frame="1"/>
                <w:rtl/>
                <w14:ligatures w14:val="none"/>
              </w:rPr>
              <w:t>כישורים ויכולות נדרשות</w:t>
            </w:r>
          </w:p>
        </w:tc>
      </w:tr>
      <w:tr w:rsidR="002104A7" w:rsidRPr="00785269" w14:paraId="7D4365FF" w14:textId="77777777" w:rsidTr="006C7320">
        <w:tc>
          <w:tcPr>
            <w:tcW w:w="7225" w:type="dxa"/>
            <w:hideMark/>
          </w:tcPr>
          <w:p w14:paraId="2EF89F74" w14:textId="09642E7D" w:rsidR="002104A7" w:rsidRPr="00785269" w:rsidRDefault="002104A7" w:rsidP="006C7320">
            <w:pPr>
              <w:bidi/>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תיאור הכשרה רלוונטית – תארים, קורסים, ניסיון מקצועי קודם</w:t>
            </w:r>
          </w:p>
        </w:tc>
        <w:tc>
          <w:tcPr>
            <w:tcW w:w="2566" w:type="dxa"/>
          </w:tcPr>
          <w:p w14:paraId="1309E283" w14:textId="77777777" w:rsidR="002104A7" w:rsidRPr="008236EC" w:rsidRDefault="002104A7" w:rsidP="006C7320">
            <w:pPr>
              <w:bidi/>
              <w:rPr>
                <w:rFonts w:ascii="Heebo" w:eastAsia="Times New Roman" w:hAnsi="Heebo" w:cs="Heebo"/>
                <w:kern w:val="0"/>
                <w:sz w:val="21"/>
                <w:szCs w:val="21"/>
                <w:rtl/>
                <w14:ligatures w14:val="none"/>
              </w:rPr>
            </w:pPr>
            <w:r w:rsidRPr="008236EC">
              <w:rPr>
                <w:rFonts w:ascii="Heebo" w:eastAsia="Times New Roman" w:hAnsi="Heebo" w:cs="Heebo" w:hint="cs"/>
                <w:kern w:val="0"/>
                <w:sz w:val="21"/>
                <w:szCs w:val="21"/>
                <w:bdr w:val="single" w:sz="2" w:space="0" w:color="E3E3E3" w:frame="1"/>
                <w:rtl/>
                <w14:ligatures w14:val="none"/>
              </w:rPr>
              <w:t>הכשרה נדרשת</w:t>
            </w:r>
          </w:p>
        </w:tc>
      </w:tr>
      <w:tr w:rsidR="002104A7" w:rsidRPr="00785269" w14:paraId="3F37A645" w14:textId="77777777" w:rsidTr="006C7320">
        <w:tc>
          <w:tcPr>
            <w:tcW w:w="7225" w:type="dxa"/>
            <w:hideMark/>
          </w:tcPr>
          <w:p w14:paraId="1DACE080" w14:textId="4546DA2B" w:rsidR="002104A7" w:rsidRPr="00785269" w:rsidRDefault="002104A7" w:rsidP="006C7320">
            <w:pPr>
              <w:bidi/>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מהם האתגרים העיקריים בהם תיתקל הפרסונה בתפקיד</w:t>
            </w:r>
          </w:p>
        </w:tc>
        <w:tc>
          <w:tcPr>
            <w:tcW w:w="2566" w:type="dxa"/>
          </w:tcPr>
          <w:p w14:paraId="0C2D4188" w14:textId="77777777" w:rsidR="002104A7" w:rsidRPr="008236EC" w:rsidRDefault="002104A7" w:rsidP="006C7320">
            <w:pPr>
              <w:bidi/>
              <w:rPr>
                <w:rFonts w:ascii="Heebo" w:eastAsia="Times New Roman" w:hAnsi="Heebo" w:cs="Heebo"/>
                <w:kern w:val="0"/>
                <w:sz w:val="21"/>
                <w:szCs w:val="21"/>
                <w:rtl/>
                <w14:ligatures w14:val="none"/>
              </w:rPr>
            </w:pPr>
            <w:r w:rsidRPr="008236EC">
              <w:rPr>
                <w:rFonts w:ascii="Heebo" w:eastAsia="Times New Roman" w:hAnsi="Heebo" w:cs="Heebo" w:hint="cs"/>
                <w:kern w:val="0"/>
                <w:sz w:val="21"/>
                <w:szCs w:val="21"/>
                <w:bdr w:val="single" w:sz="2" w:space="0" w:color="E3E3E3" w:frame="1"/>
                <w:rtl/>
                <w14:ligatures w14:val="none"/>
              </w:rPr>
              <w:t>אתגרים מרכזיים בתפקיד</w:t>
            </w:r>
          </w:p>
        </w:tc>
      </w:tr>
      <w:tr w:rsidR="002104A7" w:rsidRPr="00785269" w14:paraId="4B4DB596" w14:textId="77777777" w:rsidTr="006C7320">
        <w:tc>
          <w:tcPr>
            <w:tcW w:w="7225" w:type="dxa"/>
            <w:hideMark/>
          </w:tcPr>
          <w:p w14:paraId="54F270D1" w14:textId="2CFFD0D0" w:rsidR="002104A7" w:rsidRPr="00785269" w:rsidRDefault="002104A7" w:rsidP="006C7320">
            <w:pPr>
              <w:bidi/>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כיצד היא רואה את תפקידה ומטרותיה, מה הציפיות ממנה על פי תהליך אספקת השירות</w:t>
            </w:r>
          </w:p>
        </w:tc>
        <w:tc>
          <w:tcPr>
            <w:tcW w:w="2566" w:type="dxa"/>
          </w:tcPr>
          <w:p w14:paraId="73DEF443" w14:textId="77777777" w:rsidR="002104A7" w:rsidRPr="008236EC" w:rsidRDefault="002104A7" w:rsidP="006C7320">
            <w:pPr>
              <w:bidi/>
              <w:rPr>
                <w:rFonts w:ascii="Heebo" w:eastAsia="Times New Roman" w:hAnsi="Heebo" w:cs="Heebo"/>
                <w:kern w:val="0"/>
                <w:sz w:val="21"/>
                <w:szCs w:val="21"/>
                <w:rtl/>
                <w14:ligatures w14:val="none"/>
              </w:rPr>
            </w:pPr>
            <w:r w:rsidRPr="008236EC">
              <w:rPr>
                <w:rFonts w:ascii="Heebo" w:eastAsia="Times New Roman" w:hAnsi="Heebo" w:cs="Heebo" w:hint="cs"/>
                <w:kern w:val="0"/>
                <w:sz w:val="21"/>
                <w:szCs w:val="21"/>
                <w:bdr w:val="single" w:sz="2" w:space="0" w:color="E3E3E3" w:frame="1"/>
                <w:rtl/>
                <w14:ligatures w14:val="none"/>
              </w:rPr>
              <w:t>ציפיות מהתפקיד</w:t>
            </w:r>
          </w:p>
        </w:tc>
      </w:tr>
      <w:tr w:rsidR="002104A7" w:rsidRPr="00785269" w14:paraId="03EB1945" w14:textId="77777777" w:rsidTr="006C7320">
        <w:tc>
          <w:tcPr>
            <w:tcW w:w="7225" w:type="dxa"/>
            <w:hideMark/>
          </w:tcPr>
          <w:p w14:paraId="7F3C1015" w14:textId="25172A0C" w:rsidR="002104A7" w:rsidRPr="00785269" w:rsidRDefault="002104A7" w:rsidP="006C7320">
            <w:pPr>
              <w:bidi/>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ציינו מאפיינים כמו סבלנות, אמפתיה, דייקנות, הבנה חברתית</w:t>
            </w:r>
          </w:p>
        </w:tc>
        <w:tc>
          <w:tcPr>
            <w:tcW w:w="2566" w:type="dxa"/>
          </w:tcPr>
          <w:p w14:paraId="3E41F89B" w14:textId="77777777" w:rsidR="002104A7" w:rsidRPr="008236EC" w:rsidRDefault="002104A7" w:rsidP="006C7320">
            <w:pPr>
              <w:bidi/>
              <w:rPr>
                <w:rFonts w:ascii="Heebo" w:eastAsia="Times New Roman" w:hAnsi="Heebo" w:cs="Heebo"/>
                <w:kern w:val="0"/>
                <w:sz w:val="21"/>
                <w:szCs w:val="21"/>
                <w:rtl/>
                <w14:ligatures w14:val="none"/>
              </w:rPr>
            </w:pPr>
            <w:r w:rsidRPr="008236EC">
              <w:rPr>
                <w:rFonts w:ascii="Heebo" w:eastAsia="Times New Roman" w:hAnsi="Heebo" w:cs="Heebo" w:hint="cs"/>
                <w:kern w:val="0"/>
                <w:sz w:val="21"/>
                <w:szCs w:val="21"/>
                <w:bdr w:val="single" w:sz="2" w:space="0" w:color="E3E3E3" w:frame="1"/>
                <w:rtl/>
                <w14:ligatures w14:val="none"/>
              </w:rPr>
              <w:t>מאפיינים אישיים רלוונטיים</w:t>
            </w:r>
          </w:p>
        </w:tc>
      </w:tr>
      <w:tr w:rsidR="002104A7" w:rsidRPr="00785269" w14:paraId="18F7BE2F" w14:textId="77777777" w:rsidTr="006C7320">
        <w:tc>
          <w:tcPr>
            <w:tcW w:w="7225" w:type="dxa"/>
          </w:tcPr>
          <w:p w14:paraId="4EC7DF41" w14:textId="5F039530" w:rsidR="002104A7" w:rsidRPr="00785269" w:rsidRDefault="002104A7" w:rsidP="006C7320">
            <w:pPr>
              <w:bidi/>
              <w:rPr>
                <w:rFonts w:ascii="Heebo" w:eastAsia="Times New Roman" w:hAnsi="Heebo" w:cs="Heebo"/>
                <w:kern w:val="0"/>
                <w:sz w:val="21"/>
                <w:szCs w:val="21"/>
                <w:rtl/>
                <w14:ligatures w14:val="none"/>
              </w:rPr>
            </w:pPr>
            <w:r>
              <w:rPr>
                <w:rFonts w:ascii="Heebo" w:eastAsia="Times New Roman" w:hAnsi="Heebo" w:cs="Heebo" w:hint="cs"/>
                <w:kern w:val="0"/>
                <w:sz w:val="21"/>
                <w:szCs w:val="21"/>
                <w:rtl/>
                <w14:ligatures w14:val="none"/>
              </w:rPr>
              <w:t>מאיזה רקע מקצועי ניתן לגייס אותה, מה היכולות והניסיון הדרושים לה</w:t>
            </w:r>
          </w:p>
        </w:tc>
        <w:tc>
          <w:tcPr>
            <w:tcW w:w="2566" w:type="dxa"/>
          </w:tcPr>
          <w:p w14:paraId="64CC9EDF" w14:textId="2CF22B70" w:rsidR="002104A7" w:rsidRPr="008236EC" w:rsidRDefault="002104A7" w:rsidP="006C7320">
            <w:pPr>
              <w:bidi/>
              <w:rPr>
                <w:rFonts w:ascii="Heebo" w:eastAsia="Times New Roman" w:hAnsi="Heebo" w:cs="Heebo"/>
                <w:kern w:val="0"/>
                <w:sz w:val="21"/>
                <w:szCs w:val="21"/>
                <w:bdr w:val="single" w:sz="2" w:space="0" w:color="E3E3E3" w:frame="1"/>
                <w:rtl/>
                <w14:ligatures w14:val="none"/>
              </w:rPr>
            </w:pPr>
            <w:r>
              <w:rPr>
                <w:rFonts w:ascii="Heebo" w:eastAsia="Times New Roman" w:hAnsi="Heebo" w:cs="Heebo" w:hint="cs"/>
                <w:kern w:val="0"/>
                <w:sz w:val="21"/>
                <w:szCs w:val="21"/>
                <w:bdr w:val="single" w:sz="2" w:space="0" w:color="E3E3E3" w:frame="1"/>
                <w:rtl/>
                <w14:ligatures w14:val="none"/>
              </w:rPr>
              <w:t>ניסיון</w:t>
            </w:r>
          </w:p>
        </w:tc>
      </w:tr>
      <w:tr w:rsidR="00010397" w:rsidRPr="00785269" w14:paraId="476C825F" w14:textId="77777777" w:rsidTr="006C7320">
        <w:tc>
          <w:tcPr>
            <w:tcW w:w="7225" w:type="dxa"/>
          </w:tcPr>
          <w:p w14:paraId="69D0E5D4" w14:textId="2D9E9366" w:rsidR="00010397" w:rsidRDefault="00C55331" w:rsidP="006C7320">
            <w:pPr>
              <w:bidi/>
              <w:rPr>
                <w:rFonts w:ascii="Heebo" w:eastAsia="Times New Roman" w:hAnsi="Heebo" w:cs="Heebo"/>
                <w:kern w:val="0"/>
                <w:sz w:val="21"/>
                <w:szCs w:val="21"/>
                <w:rtl/>
                <w14:ligatures w14:val="none"/>
              </w:rPr>
            </w:pPr>
            <w:r>
              <w:rPr>
                <w:rFonts w:ascii="Heebo" w:eastAsia="Times New Roman" w:hAnsi="Heebo" w:cs="Heebo" w:hint="cs"/>
                <w:kern w:val="0"/>
                <w:sz w:val="21"/>
                <w:szCs w:val="21"/>
                <w:rtl/>
                <w14:ligatures w14:val="none"/>
              </w:rPr>
              <w:t>מול מי ועם מי תידרש הפרסונה להתנהל בשיגרת התפקיד</w:t>
            </w:r>
          </w:p>
        </w:tc>
        <w:tc>
          <w:tcPr>
            <w:tcW w:w="2566" w:type="dxa"/>
          </w:tcPr>
          <w:p w14:paraId="0E0DEDE7" w14:textId="25897E81" w:rsidR="00010397" w:rsidRDefault="00647448" w:rsidP="006C7320">
            <w:pPr>
              <w:bidi/>
              <w:rPr>
                <w:rFonts w:ascii="Heebo" w:eastAsia="Times New Roman" w:hAnsi="Heebo" w:cs="Heebo"/>
                <w:kern w:val="0"/>
                <w:sz w:val="21"/>
                <w:szCs w:val="21"/>
                <w:bdr w:val="single" w:sz="2" w:space="0" w:color="E3E3E3" w:frame="1"/>
                <w:rtl/>
                <w14:ligatures w14:val="none"/>
              </w:rPr>
            </w:pPr>
            <w:r>
              <w:rPr>
                <w:rFonts w:ascii="Heebo" w:eastAsia="Times New Roman" w:hAnsi="Heebo" w:cs="Heebo" w:hint="cs"/>
                <w:kern w:val="0"/>
                <w:sz w:val="21"/>
                <w:szCs w:val="21"/>
                <w:bdr w:val="single" w:sz="2" w:space="0" w:color="E3E3E3" w:frame="1"/>
                <w:rtl/>
                <w14:ligatures w14:val="none"/>
              </w:rPr>
              <w:t>שותפות עם גורמים נוספים</w:t>
            </w:r>
          </w:p>
        </w:tc>
      </w:tr>
      <w:tr w:rsidR="002104A7" w:rsidRPr="00785269" w14:paraId="1075D553" w14:textId="77777777" w:rsidTr="006C7320">
        <w:tc>
          <w:tcPr>
            <w:tcW w:w="7225" w:type="dxa"/>
          </w:tcPr>
          <w:p w14:paraId="6D352010" w14:textId="2F4D5F99" w:rsidR="002104A7" w:rsidRPr="00785269" w:rsidRDefault="002104A7" w:rsidP="006C7320">
            <w:pPr>
              <w:bidi/>
              <w:rPr>
                <w:rFonts w:ascii="Heebo" w:eastAsia="Times New Roman" w:hAnsi="Heebo" w:cs="Heebo"/>
                <w:kern w:val="0"/>
                <w:sz w:val="21"/>
                <w:szCs w:val="21"/>
                <w:rtl/>
                <w14:ligatures w14:val="none"/>
              </w:rPr>
            </w:pPr>
            <w:r>
              <w:rPr>
                <w:rFonts w:ascii="Heebo" w:eastAsia="Times New Roman" w:hAnsi="Heebo" w:cs="Heebo" w:hint="cs"/>
                <w:kern w:val="0"/>
                <w:sz w:val="21"/>
                <w:szCs w:val="21"/>
                <w:rtl/>
                <w14:ligatures w14:val="none"/>
              </w:rPr>
              <w:t>על מה היא תימדד, אחת לכמה זמן, מה צריכים להיות היעדים הכמותיים שלה</w:t>
            </w:r>
          </w:p>
        </w:tc>
        <w:tc>
          <w:tcPr>
            <w:tcW w:w="2566" w:type="dxa"/>
          </w:tcPr>
          <w:p w14:paraId="2A1C0844" w14:textId="77777777" w:rsidR="002104A7" w:rsidRPr="008236EC" w:rsidRDefault="002104A7" w:rsidP="006C7320">
            <w:pPr>
              <w:bidi/>
              <w:rPr>
                <w:rFonts w:ascii="Heebo" w:eastAsia="Times New Roman" w:hAnsi="Heebo" w:cs="Heebo"/>
                <w:kern w:val="0"/>
                <w:sz w:val="21"/>
                <w:szCs w:val="21"/>
                <w:bdr w:val="single" w:sz="2" w:space="0" w:color="E3E3E3" w:frame="1"/>
                <w:rtl/>
                <w14:ligatures w14:val="none"/>
              </w:rPr>
            </w:pPr>
            <w:r>
              <w:rPr>
                <w:rFonts w:ascii="Heebo" w:eastAsia="Times New Roman" w:hAnsi="Heebo" w:cs="Heebo" w:hint="cs"/>
                <w:kern w:val="0"/>
                <w:sz w:val="21"/>
                <w:szCs w:val="21"/>
                <w:bdr w:val="single" w:sz="2" w:space="0" w:color="E3E3E3" w:frame="1"/>
                <w:rtl/>
                <w14:ligatures w14:val="none"/>
              </w:rPr>
              <w:t>מדדים להצלחה</w:t>
            </w:r>
          </w:p>
        </w:tc>
      </w:tr>
    </w:tbl>
    <w:p w14:paraId="4AC8B014" w14:textId="770FFCC7" w:rsidR="00B408C2" w:rsidRDefault="00B408C2">
      <w:pPr>
        <w:pStyle w:val="a4"/>
        <w:bidi/>
        <w:rPr>
          <w:rFonts w:ascii="Heebo" w:eastAsia="Times New Roman" w:hAnsi="Heebo" w:cs="Heebo"/>
          <w:b/>
          <w:bCs/>
          <w:color w:val="000000" w:themeColor="text1"/>
          <w:kern w:val="0"/>
          <w:rtl/>
          <w14:ligatures w14:val="none"/>
        </w:rPr>
        <w:pPrChange w:id="214" w:author="Edna Laufer Globus" w:date="2024-11-17T12:43:00Z">
          <w:pPr>
            <w:pStyle w:val="a4"/>
            <w:bidi/>
            <w:jc w:val="center"/>
          </w:pPr>
        </w:pPrChange>
      </w:pPr>
    </w:p>
    <w:p w14:paraId="20D0928C" w14:textId="77777777" w:rsidR="00E74135" w:rsidRDefault="00561E02" w:rsidP="00747E0D">
      <w:pPr>
        <w:pStyle w:val="a4"/>
        <w:shd w:val="clear" w:color="auto" w:fill="FFFFFF"/>
        <w:tabs>
          <w:tab w:val="left" w:pos="4774"/>
        </w:tabs>
        <w:bidi/>
        <w:spacing w:before="100" w:beforeAutospacing="1" w:after="100" w:afterAutospacing="1"/>
        <w:outlineLvl w:val="3"/>
        <w:rPr>
          <w:ins w:id="215" w:author="אביעד יצחקי" w:date="2024-11-17T23:03:00Z"/>
          <w:rFonts w:ascii="Heebo" w:eastAsia="Times New Roman" w:hAnsi="Heebo" w:cs="Heebo"/>
          <w:b/>
          <w:bCs/>
          <w:color w:val="FF0000"/>
          <w:kern w:val="0"/>
          <w:rtl/>
          <w14:ligatures w14:val="none"/>
        </w:rPr>
      </w:pPr>
      <w:r w:rsidRPr="00561E02">
        <w:rPr>
          <w:rFonts w:ascii="Heebo" w:eastAsia="Times New Roman" w:hAnsi="Heebo" w:cs="Heebo" w:hint="eastAsia"/>
          <w:b/>
          <w:bCs/>
          <w:color w:val="FF0000"/>
          <w:kern w:val="0"/>
          <w:rtl/>
          <w14:ligatures w14:val="none"/>
          <w:rPrChange w:id="216" w:author="Edna Laufer Globus" w:date="2024-11-14T17:05:00Z">
            <w:rPr>
              <w:rFonts w:ascii="Heebo" w:eastAsia="Times New Roman" w:hAnsi="Heebo" w:cs="Heebo" w:hint="eastAsia"/>
              <w:b/>
              <w:bCs/>
              <w:color w:val="000000" w:themeColor="text1"/>
              <w:kern w:val="0"/>
              <w:rtl/>
              <w14:ligatures w14:val="none"/>
            </w:rPr>
          </w:rPrChange>
        </w:rPr>
        <w:lastRenderedPageBreak/>
        <w:t>מליאה</w:t>
      </w:r>
      <w:r w:rsidRPr="00561E02">
        <w:rPr>
          <w:rFonts w:ascii="Heebo" w:eastAsia="Times New Roman" w:hAnsi="Heebo" w:cs="Heebo"/>
          <w:b/>
          <w:bCs/>
          <w:color w:val="FF0000"/>
          <w:kern w:val="0"/>
          <w:rtl/>
          <w14:ligatures w14:val="none"/>
          <w:rPrChange w:id="217" w:author="Edna Laufer Globus" w:date="2024-11-14T17:05:00Z">
            <w:rPr>
              <w:rFonts w:ascii="Heebo" w:eastAsia="Times New Roman" w:hAnsi="Heebo" w:cs="Heebo"/>
              <w:b/>
              <w:bCs/>
              <w:color w:val="000000" w:themeColor="text1"/>
              <w:kern w:val="0"/>
              <w:rtl/>
              <w14:ligatures w14:val="none"/>
            </w:rPr>
          </w:rPrChange>
        </w:rPr>
        <w:t xml:space="preserve">: </w:t>
      </w:r>
      <w:r w:rsidR="00B408C2" w:rsidRPr="00E74135">
        <w:rPr>
          <w:rFonts w:ascii="Heebo" w:eastAsia="Times New Roman" w:hAnsi="Heebo" w:cs="Heebo" w:hint="eastAsia"/>
          <w:b/>
          <w:bCs/>
          <w:color w:val="FF0000"/>
          <w:kern w:val="0"/>
          <w:rtl/>
          <w14:ligatures w14:val="none"/>
        </w:rPr>
        <w:t>הצגה</w:t>
      </w:r>
      <w:r w:rsidR="00B408C2" w:rsidRPr="00E74135">
        <w:rPr>
          <w:rFonts w:ascii="Heebo" w:eastAsia="Times New Roman" w:hAnsi="Heebo" w:cs="Heebo"/>
          <w:b/>
          <w:bCs/>
          <w:color w:val="FF0000"/>
          <w:kern w:val="0"/>
          <w:rtl/>
          <w14:ligatures w14:val="none"/>
        </w:rPr>
        <w:t xml:space="preserve"> של כל </w:t>
      </w:r>
      <w:r w:rsidR="00345A12">
        <w:rPr>
          <w:rFonts w:ascii="Heebo" w:eastAsia="Times New Roman" w:hAnsi="Heebo" w:cs="Heebo" w:hint="cs"/>
          <w:b/>
          <w:bCs/>
          <w:color w:val="FF0000"/>
          <w:kern w:val="0"/>
          <w:rtl/>
          <w14:ligatures w14:val="none"/>
        </w:rPr>
        <w:t>3 ה</w:t>
      </w:r>
      <w:r w:rsidR="00B408C2" w:rsidRPr="00E74135">
        <w:rPr>
          <w:rFonts w:ascii="Heebo" w:eastAsia="Times New Roman" w:hAnsi="Heebo" w:cs="Heebo" w:hint="eastAsia"/>
          <w:b/>
          <w:bCs/>
          <w:color w:val="FF0000"/>
          <w:kern w:val="0"/>
          <w:rtl/>
          <w14:ligatures w14:val="none"/>
        </w:rPr>
        <w:t>קבוצ</w:t>
      </w:r>
      <w:r w:rsidR="00345A12">
        <w:rPr>
          <w:rFonts w:ascii="Heebo" w:eastAsia="Times New Roman" w:hAnsi="Heebo" w:cs="Heebo" w:hint="cs"/>
          <w:b/>
          <w:bCs/>
          <w:color w:val="FF0000"/>
          <w:kern w:val="0"/>
          <w:rtl/>
          <w14:ligatures w14:val="none"/>
        </w:rPr>
        <w:t>ות</w:t>
      </w:r>
      <w:r w:rsidR="005B28DC" w:rsidRPr="00E74135">
        <w:rPr>
          <w:rFonts w:ascii="Heebo" w:eastAsia="Times New Roman" w:hAnsi="Heebo" w:cs="Heebo"/>
          <w:b/>
          <w:bCs/>
          <w:color w:val="FF0000"/>
          <w:kern w:val="0"/>
          <w:rtl/>
          <w14:ligatures w14:val="none"/>
        </w:rPr>
        <w:t xml:space="preserve"> </w:t>
      </w:r>
      <w:r w:rsidR="005B28DC" w:rsidRPr="00E74135">
        <w:rPr>
          <w:rFonts w:ascii="Heebo" w:eastAsia="Times New Roman" w:hAnsi="Heebo" w:cs="Heebo" w:hint="eastAsia"/>
          <w:b/>
          <w:bCs/>
          <w:color w:val="FF0000"/>
          <w:kern w:val="0"/>
          <w:rtl/>
          <w14:ligatures w14:val="none"/>
        </w:rPr>
        <w:t>למליאה</w:t>
      </w:r>
      <w:r w:rsidR="00B408C2" w:rsidRPr="00E74135">
        <w:rPr>
          <w:rFonts w:ascii="Heebo" w:eastAsia="Times New Roman" w:hAnsi="Heebo" w:cs="Heebo"/>
          <w:b/>
          <w:bCs/>
          <w:color w:val="FF0000"/>
          <w:kern w:val="0"/>
          <w:rtl/>
          <w14:ligatures w14:val="none"/>
        </w:rPr>
        <w:t xml:space="preserve"> את ממצאי ותובנות התהליך שעברו </w:t>
      </w:r>
    </w:p>
    <w:p w14:paraId="28D831D0" w14:textId="77777777" w:rsidR="00E74135" w:rsidRDefault="00E74135" w:rsidP="00E74135">
      <w:pPr>
        <w:pStyle w:val="a4"/>
        <w:shd w:val="clear" w:color="auto" w:fill="FFFFFF"/>
        <w:tabs>
          <w:tab w:val="left" w:pos="4774"/>
        </w:tabs>
        <w:bidi/>
        <w:spacing w:before="100" w:beforeAutospacing="1" w:after="100" w:afterAutospacing="1"/>
        <w:outlineLvl w:val="3"/>
        <w:rPr>
          <w:ins w:id="218" w:author="אביעד יצחקי" w:date="2024-11-17T23:03:00Z"/>
          <w:rFonts w:ascii="Heebo" w:eastAsia="Times New Roman" w:hAnsi="Heebo" w:cs="Heebo"/>
          <w:b/>
          <w:bCs/>
          <w:color w:val="FF0000"/>
          <w:kern w:val="0"/>
          <w:rtl/>
          <w14:ligatures w14:val="none"/>
        </w:rPr>
      </w:pPr>
    </w:p>
    <w:p w14:paraId="61A8DCF1" w14:textId="7C92DA93" w:rsidR="00C70215" w:rsidRDefault="00C70215" w:rsidP="00E74135">
      <w:pPr>
        <w:pStyle w:val="a4"/>
        <w:shd w:val="clear" w:color="auto" w:fill="FFFFFF"/>
        <w:tabs>
          <w:tab w:val="left" w:pos="4774"/>
        </w:tabs>
        <w:bidi/>
        <w:spacing w:before="100" w:beforeAutospacing="1" w:after="100" w:afterAutospacing="1"/>
        <w:outlineLvl w:val="3"/>
        <w:rPr>
          <w:rFonts w:ascii="Heebo" w:eastAsia="Times New Roman" w:hAnsi="Heebo" w:cs="Heebo"/>
          <w:b/>
          <w:bCs/>
          <w:color w:val="FF0000"/>
          <w:kern w:val="0"/>
          <w:rtl/>
          <w14:ligatures w14:val="none"/>
        </w:rPr>
      </w:pPr>
      <w:r w:rsidRPr="00561E02">
        <w:rPr>
          <w:rFonts w:ascii="Heebo" w:eastAsia="Times New Roman" w:hAnsi="Heebo" w:cs="Heebo" w:hint="cs"/>
          <w:color w:val="FF0000"/>
          <w:kern w:val="0"/>
          <w:rtl/>
          <w14:ligatures w14:val="none"/>
        </w:rPr>
        <w:t>משימה 5: שילוב במנגנונים קיימים (כמו ביטוח לאומי וקופות חולים)</w:t>
      </w:r>
    </w:p>
    <w:p w14:paraId="47790AE5" w14:textId="77777777" w:rsidR="00C55331" w:rsidRPr="00561E02" w:rsidRDefault="00C55331">
      <w:pPr>
        <w:pStyle w:val="a4"/>
        <w:bidi/>
        <w:rPr>
          <w:ins w:id="219" w:author="Edna Laufer Globus" w:date="2024-11-17T21:24:00Z"/>
          <w:rFonts w:ascii="Heebo" w:eastAsia="Times New Roman" w:hAnsi="Heebo" w:cs="Heebo"/>
          <w:b/>
          <w:bCs/>
          <w:color w:val="FF0000"/>
          <w:kern w:val="0"/>
          <w:rtl/>
          <w14:ligatures w14:val="none"/>
          <w:rPrChange w:id="220" w:author="Edna Laufer Globus" w:date="2024-11-14T17:05:00Z">
            <w:rPr>
              <w:ins w:id="221" w:author="Edna Laufer Globus" w:date="2024-11-17T21:24:00Z"/>
              <w:rFonts w:ascii="Heebo" w:eastAsia="Times New Roman" w:hAnsi="Heebo" w:cs="Heebo"/>
              <w:b/>
              <w:bCs/>
              <w:color w:val="000000" w:themeColor="text1"/>
              <w:kern w:val="0"/>
              <w:rtl/>
              <w14:ligatures w14:val="none"/>
            </w:rPr>
          </w:rPrChange>
        </w:rPr>
        <w:pPrChange w:id="222" w:author="Edna Laufer Globus" w:date="2024-11-17T21:24:00Z">
          <w:pPr>
            <w:pStyle w:val="a4"/>
            <w:bidi/>
            <w:jc w:val="center"/>
          </w:pPr>
        </w:pPrChange>
      </w:pPr>
    </w:p>
    <w:p w14:paraId="025217CA" w14:textId="77777777" w:rsidR="00561E02" w:rsidRPr="00B408C2" w:rsidRDefault="00561E02">
      <w:pPr>
        <w:pStyle w:val="a4"/>
        <w:shd w:val="clear" w:color="auto" w:fill="FFFFFF"/>
        <w:tabs>
          <w:tab w:val="left" w:pos="4774"/>
        </w:tabs>
        <w:bidi/>
        <w:spacing w:before="100" w:beforeAutospacing="1" w:after="100" w:afterAutospacing="1"/>
        <w:outlineLvl w:val="3"/>
        <w:rPr>
          <w:ins w:id="223" w:author="Edna Laufer Globus" w:date="2024-11-14T17:04:00Z"/>
          <w:rFonts w:ascii="Heebo" w:eastAsia="Times New Roman" w:hAnsi="Heebo" w:cs="Heebo"/>
          <w:b/>
          <w:bCs/>
          <w:color w:val="000000" w:themeColor="text1"/>
          <w:kern w:val="0"/>
          <w:rtl/>
          <w14:ligatures w14:val="none"/>
          <w:rPrChange w:id="224" w:author="Edna Laufer Globus" w:date="2024-11-14T16:56:00Z">
            <w:rPr>
              <w:ins w:id="225" w:author="Edna Laufer Globus" w:date="2024-11-14T17:04:00Z"/>
              <w:rFonts w:ascii="Heebo" w:eastAsia="Times New Roman" w:hAnsi="Heebo" w:cs="Heebo"/>
              <w:color w:val="FF0000"/>
              <w:kern w:val="0"/>
              <w:rtl/>
              <w14:ligatures w14:val="none"/>
            </w:rPr>
          </w:rPrChange>
        </w:rPr>
        <w:pPrChange w:id="226" w:author="Edna Laufer Globus" w:date="2024-11-17T12:49:00Z">
          <w:pPr>
            <w:shd w:val="clear" w:color="auto" w:fill="FFFFFF"/>
            <w:bidi/>
            <w:spacing w:before="100" w:beforeAutospacing="1" w:after="100" w:afterAutospacing="1"/>
            <w:jc w:val="center"/>
            <w:outlineLvl w:val="2"/>
          </w:pPr>
        </w:pPrChange>
      </w:pPr>
    </w:p>
    <w:p w14:paraId="4722CB90" w14:textId="77777777" w:rsidR="00B408C2" w:rsidRPr="00C70215" w:rsidRDefault="00B408C2">
      <w:pPr>
        <w:pStyle w:val="a4"/>
        <w:bidi/>
        <w:jc w:val="center"/>
        <w:rPr>
          <w:rFonts w:ascii="Heebo" w:eastAsia="Times New Roman" w:hAnsi="Heebo" w:cs="Heebo"/>
          <w:color w:val="FF0000"/>
          <w:kern w:val="0"/>
          <w14:ligatures w14:val="none"/>
        </w:rPr>
        <w:pPrChange w:id="227" w:author="Edna Laufer Globus" w:date="2024-11-14T16:56:00Z">
          <w:pPr>
            <w:shd w:val="clear" w:color="auto" w:fill="FFFFFF"/>
            <w:bidi/>
            <w:spacing w:before="100" w:beforeAutospacing="1" w:after="100" w:afterAutospacing="1"/>
            <w:outlineLvl w:val="3"/>
          </w:pPr>
        </w:pPrChange>
      </w:pPr>
    </w:p>
    <w:p w14:paraId="776AC516" w14:textId="002681DB" w:rsidR="00C70215" w:rsidDel="00747E0D" w:rsidRDefault="00C70215" w:rsidP="002104A7">
      <w:pPr>
        <w:shd w:val="clear" w:color="auto" w:fill="FFFFFF"/>
        <w:bidi/>
        <w:spacing w:before="100" w:beforeAutospacing="1" w:after="100" w:afterAutospacing="1"/>
        <w:jc w:val="center"/>
        <w:outlineLvl w:val="2"/>
        <w:rPr>
          <w:del w:id="228" w:author="Keren Shaked" w:date="2024-11-13T20:29:00Z"/>
          <w:rFonts w:ascii="Heebo" w:eastAsia="Times New Roman" w:hAnsi="Heebo" w:cs="Heebo"/>
          <w:color w:val="000000"/>
          <w:kern w:val="0"/>
          <w:u w:val="single"/>
          <w:rtl/>
          <w14:ligatures w14:val="none"/>
        </w:rPr>
      </w:pPr>
      <w:del w:id="229" w:author="Keren Shaked" w:date="2024-11-13T20:29:00Z">
        <w:r w:rsidRPr="00561E02" w:rsidDel="00E84888">
          <w:rPr>
            <w:rFonts w:ascii="Heebo" w:eastAsia="Times New Roman" w:hAnsi="Heebo" w:cs="Heebo" w:hint="eastAsia"/>
            <w:color w:val="000000"/>
            <w:kern w:val="0"/>
            <w:u w:val="single"/>
            <w:rtl/>
            <w14:ligatures w14:val="none"/>
            <w:rPrChange w:id="230" w:author="Edna Laufer Globus" w:date="2024-11-14T17:03:00Z">
              <w:rPr>
                <w:rFonts w:ascii="Heebo" w:eastAsia="Times New Roman" w:hAnsi="Heebo" w:cs="Heebo" w:hint="eastAsia"/>
                <w:color w:val="000000"/>
                <w:kern w:val="0"/>
                <w:rtl/>
                <w14:ligatures w14:val="none"/>
              </w:rPr>
            </w:rPrChange>
          </w:rPr>
          <w:delText>כל</w:delText>
        </w:r>
        <w:r w:rsidRPr="00561E02" w:rsidDel="00E84888">
          <w:rPr>
            <w:rFonts w:ascii="Heebo" w:eastAsia="Times New Roman" w:hAnsi="Heebo" w:cs="Heebo"/>
            <w:color w:val="000000"/>
            <w:kern w:val="0"/>
            <w:u w:val="single"/>
            <w:rtl/>
            <w14:ligatures w14:val="none"/>
            <w:rPrChange w:id="231" w:author="Edna Laufer Globus" w:date="2024-11-14T17:03:00Z">
              <w:rPr>
                <w:rFonts w:ascii="Heebo" w:eastAsia="Times New Roman" w:hAnsi="Heebo" w:cs="Heebo"/>
                <w:color w:val="000000"/>
                <w:kern w:val="0"/>
                <w:rtl/>
                <w14:ligatures w14:val="none"/>
              </w:rPr>
            </w:rPrChange>
          </w:rPr>
          <w:delText xml:space="preserve"> </w:delText>
        </w:r>
        <w:r w:rsidRPr="00561E02" w:rsidDel="00E84888">
          <w:rPr>
            <w:rFonts w:ascii="Heebo" w:eastAsia="Times New Roman" w:hAnsi="Heebo" w:cs="Heebo" w:hint="eastAsia"/>
            <w:color w:val="000000"/>
            <w:kern w:val="0"/>
            <w:u w:val="single"/>
            <w:rtl/>
            <w14:ligatures w14:val="none"/>
            <w:rPrChange w:id="232" w:author="Edna Laufer Globus" w:date="2024-11-14T17:03:00Z">
              <w:rPr>
                <w:rFonts w:ascii="Heebo" w:eastAsia="Times New Roman" w:hAnsi="Heebo" w:cs="Heebo" w:hint="eastAsia"/>
                <w:color w:val="000000"/>
                <w:kern w:val="0"/>
                <w:rtl/>
                <w14:ligatures w14:val="none"/>
              </w:rPr>
            </w:rPrChange>
          </w:rPr>
          <w:delText>משתתף</w:delText>
        </w:r>
        <w:r w:rsidRPr="00561E02" w:rsidDel="00E84888">
          <w:rPr>
            <w:rFonts w:ascii="Heebo" w:eastAsia="Times New Roman" w:hAnsi="Heebo" w:cs="Heebo"/>
            <w:color w:val="000000"/>
            <w:kern w:val="0"/>
            <w:u w:val="single"/>
            <w:rtl/>
            <w14:ligatures w14:val="none"/>
            <w:rPrChange w:id="233" w:author="Edna Laufer Globus" w:date="2024-11-14T17:03:00Z">
              <w:rPr>
                <w:rFonts w:ascii="Heebo" w:eastAsia="Times New Roman" w:hAnsi="Heebo" w:cs="Heebo"/>
                <w:color w:val="000000"/>
                <w:kern w:val="0"/>
                <w:rtl/>
                <w14:ligatures w14:val="none"/>
              </w:rPr>
            </w:rPrChange>
          </w:rPr>
          <w:delText xml:space="preserve"> </w:delText>
        </w:r>
        <w:r w:rsidRPr="00561E02" w:rsidDel="00E84888">
          <w:rPr>
            <w:rFonts w:ascii="Heebo" w:eastAsia="Times New Roman" w:hAnsi="Heebo" w:cs="Heebo" w:hint="eastAsia"/>
            <w:color w:val="000000"/>
            <w:kern w:val="0"/>
            <w:u w:val="single"/>
            <w:rtl/>
            <w14:ligatures w14:val="none"/>
            <w:rPrChange w:id="234" w:author="Edna Laufer Globus" w:date="2024-11-14T17:03:00Z">
              <w:rPr>
                <w:rFonts w:ascii="Heebo" w:eastAsia="Times New Roman" w:hAnsi="Heebo" w:cs="Heebo" w:hint="eastAsia"/>
                <w:color w:val="000000"/>
                <w:kern w:val="0"/>
                <w:rtl/>
                <w14:ligatures w14:val="none"/>
              </w:rPr>
            </w:rPrChange>
          </w:rPr>
          <w:delText>יבחן</w:delText>
        </w:r>
        <w:r w:rsidRPr="00561E02" w:rsidDel="00E84888">
          <w:rPr>
            <w:rFonts w:ascii="Heebo" w:eastAsia="Times New Roman" w:hAnsi="Heebo" w:cs="Heebo"/>
            <w:color w:val="000000"/>
            <w:kern w:val="0"/>
            <w:u w:val="single"/>
            <w:rtl/>
            <w14:ligatures w14:val="none"/>
            <w:rPrChange w:id="235" w:author="Edna Laufer Globus" w:date="2024-11-14T17:03:00Z">
              <w:rPr>
                <w:rFonts w:ascii="Heebo" w:eastAsia="Times New Roman" w:hAnsi="Heebo" w:cs="Heebo"/>
                <w:color w:val="000000"/>
                <w:kern w:val="0"/>
                <w:rtl/>
                <w14:ligatures w14:val="none"/>
              </w:rPr>
            </w:rPrChange>
          </w:rPr>
          <w:delText xml:space="preserve"> </w:delText>
        </w:r>
        <w:r w:rsidRPr="00561E02" w:rsidDel="00E84888">
          <w:rPr>
            <w:rFonts w:ascii="Heebo" w:eastAsia="Times New Roman" w:hAnsi="Heebo" w:cs="Heebo" w:hint="eastAsia"/>
            <w:color w:val="000000"/>
            <w:kern w:val="0"/>
            <w:u w:val="single"/>
            <w:rtl/>
            <w14:ligatures w14:val="none"/>
            <w:rPrChange w:id="236" w:author="Edna Laufer Globus" w:date="2024-11-14T17:03:00Z">
              <w:rPr>
                <w:rFonts w:ascii="Heebo" w:eastAsia="Times New Roman" w:hAnsi="Heebo" w:cs="Heebo" w:hint="eastAsia"/>
                <w:color w:val="000000"/>
                <w:kern w:val="0"/>
                <w:rtl/>
                <w14:ligatures w14:val="none"/>
              </w:rPr>
            </w:rPrChange>
          </w:rPr>
          <w:delText>איך</w:delText>
        </w:r>
        <w:r w:rsidRPr="00561E02" w:rsidDel="00E84888">
          <w:rPr>
            <w:rFonts w:ascii="Heebo" w:eastAsia="Times New Roman" w:hAnsi="Heebo" w:cs="Heebo"/>
            <w:color w:val="000000"/>
            <w:kern w:val="0"/>
            <w:u w:val="single"/>
            <w:rtl/>
            <w14:ligatures w14:val="none"/>
            <w:rPrChange w:id="237" w:author="Edna Laufer Globus" w:date="2024-11-14T17:03:00Z">
              <w:rPr>
                <w:rFonts w:ascii="Heebo" w:eastAsia="Times New Roman" w:hAnsi="Heebo" w:cs="Heebo"/>
                <w:color w:val="000000"/>
                <w:kern w:val="0"/>
                <w:rtl/>
                <w14:ligatures w14:val="none"/>
              </w:rPr>
            </w:rPrChange>
          </w:rPr>
          <w:delText xml:space="preserve"> </w:delText>
        </w:r>
        <w:r w:rsidRPr="00561E02" w:rsidDel="00E84888">
          <w:rPr>
            <w:rFonts w:ascii="Heebo" w:eastAsia="Times New Roman" w:hAnsi="Heebo" w:cs="Heebo" w:hint="eastAsia"/>
            <w:color w:val="000000"/>
            <w:kern w:val="0"/>
            <w:u w:val="single"/>
            <w:rtl/>
            <w14:ligatures w14:val="none"/>
            <w:rPrChange w:id="238" w:author="Edna Laufer Globus" w:date="2024-11-14T17:03:00Z">
              <w:rPr>
                <w:rFonts w:ascii="Heebo" w:eastAsia="Times New Roman" w:hAnsi="Heebo" w:cs="Heebo" w:hint="eastAsia"/>
                <w:color w:val="000000"/>
                <w:kern w:val="0"/>
                <w:rtl/>
                <w14:ligatures w14:val="none"/>
              </w:rPr>
            </w:rPrChange>
          </w:rPr>
          <w:delText>השירותים</w:delText>
        </w:r>
        <w:r w:rsidRPr="00561E02" w:rsidDel="00E84888">
          <w:rPr>
            <w:rFonts w:ascii="Heebo" w:eastAsia="Times New Roman" w:hAnsi="Heebo" w:cs="Heebo"/>
            <w:color w:val="000000"/>
            <w:kern w:val="0"/>
            <w:u w:val="single"/>
            <w:rtl/>
            <w14:ligatures w14:val="none"/>
            <w:rPrChange w:id="239" w:author="Edna Laufer Globus" w:date="2024-11-14T17:03:00Z">
              <w:rPr>
                <w:rFonts w:ascii="Heebo" w:eastAsia="Times New Roman" w:hAnsi="Heebo" w:cs="Heebo"/>
                <w:color w:val="000000"/>
                <w:kern w:val="0"/>
                <w:rtl/>
                <w14:ligatures w14:val="none"/>
              </w:rPr>
            </w:rPrChange>
          </w:rPr>
          <w:delText xml:space="preserve"> </w:delText>
        </w:r>
        <w:r w:rsidRPr="00561E02" w:rsidDel="00E84888">
          <w:rPr>
            <w:rFonts w:ascii="Heebo" w:eastAsia="Times New Roman" w:hAnsi="Heebo" w:cs="Heebo" w:hint="eastAsia"/>
            <w:color w:val="000000"/>
            <w:kern w:val="0"/>
            <w:u w:val="single"/>
            <w:rtl/>
            <w14:ligatures w14:val="none"/>
            <w:rPrChange w:id="240" w:author="Edna Laufer Globus" w:date="2024-11-14T17:03:00Z">
              <w:rPr>
                <w:rFonts w:ascii="Heebo" w:eastAsia="Times New Roman" w:hAnsi="Heebo" w:cs="Heebo" w:hint="eastAsia"/>
                <w:color w:val="000000"/>
                <w:kern w:val="0"/>
                <w:rtl/>
                <w14:ligatures w14:val="none"/>
              </w:rPr>
            </w:rPrChange>
          </w:rPr>
          <w:delText>והממשקים</w:delText>
        </w:r>
        <w:r w:rsidRPr="00561E02" w:rsidDel="00E84888">
          <w:rPr>
            <w:rFonts w:ascii="Heebo" w:eastAsia="Times New Roman" w:hAnsi="Heebo" w:cs="Heebo"/>
            <w:color w:val="000000"/>
            <w:kern w:val="0"/>
            <w:u w:val="single"/>
            <w:rtl/>
            <w14:ligatures w14:val="none"/>
            <w:rPrChange w:id="241" w:author="Edna Laufer Globus" w:date="2024-11-14T17:03:00Z">
              <w:rPr>
                <w:rFonts w:ascii="Heebo" w:eastAsia="Times New Roman" w:hAnsi="Heebo" w:cs="Heebo"/>
                <w:color w:val="000000"/>
                <w:kern w:val="0"/>
                <w:rtl/>
                <w14:ligatures w14:val="none"/>
              </w:rPr>
            </w:rPrChange>
          </w:rPr>
          <w:delText xml:space="preserve"> </w:delText>
        </w:r>
        <w:r w:rsidRPr="00561E02" w:rsidDel="00E84888">
          <w:rPr>
            <w:rFonts w:ascii="Heebo" w:eastAsia="Times New Roman" w:hAnsi="Heebo" w:cs="Heebo" w:hint="eastAsia"/>
            <w:color w:val="000000"/>
            <w:kern w:val="0"/>
            <w:u w:val="single"/>
            <w:rtl/>
            <w14:ligatures w14:val="none"/>
            <w:rPrChange w:id="242" w:author="Edna Laufer Globus" w:date="2024-11-14T17:03:00Z">
              <w:rPr>
                <w:rFonts w:ascii="Heebo" w:eastAsia="Times New Roman" w:hAnsi="Heebo" w:cs="Heebo" w:hint="eastAsia"/>
                <w:color w:val="000000"/>
                <w:kern w:val="0"/>
                <w:rtl/>
                <w14:ligatures w14:val="none"/>
              </w:rPr>
            </w:rPrChange>
          </w:rPr>
          <w:delText>מתחברים</w:delText>
        </w:r>
        <w:r w:rsidRPr="00561E02" w:rsidDel="00E84888">
          <w:rPr>
            <w:rFonts w:ascii="Heebo" w:eastAsia="Times New Roman" w:hAnsi="Heebo" w:cs="Heebo"/>
            <w:color w:val="000000"/>
            <w:kern w:val="0"/>
            <w:u w:val="single"/>
            <w:rtl/>
            <w14:ligatures w14:val="none"/>
            <w:rPrChange w:id="243" w:author="Edna Laufer Globus" w:date="2024-11-14T17:03:00Z">
              <w:rPr>
                <w:rFonts w:ascii="Heebo" w:eastAsia="Times New Roman" w:hAnsi="Heebo" w:cs="Heebo"/>
                <w:color w:val="000000"/>
                <w:kern w:val="0"/>
                <w:rtl/>
                <w14:ligatures w14:val="none"/>
              </w:rPr>
            </w:rPrChange>
          </w:rPr>
          <w:delText xml:space="preserve"> </w:delText>
        </w:r>
        <w:r w:rsidRPr="00561E02" w:rsidDel="00E84888">
          <w:rPr>
            <w:rFonts w:ascii="Heebo" w:eastAsia="Times New Roman" w:hAnsi="Heebo" w:cs="Heebo" w:hint="eastAsia"/>
            <w:color w:val="000000"/>
            <w:kern w:val="0"/>
            <w:u w:val="single"/>
            <w:rtl/>
            <w14:ligatures w14:val="none"/>
            <w:rPrChange w:id="244" w:author="Edna Laufer Globus" w:date="2024-11-14T17:03:00Z">
              <w:rPr>
                <w:rFonts w:ascii="Heebo" w:eastAsia="Times New Roman" w:hAnsi="Heebo" w:cs="Heebo" w:hint="eastAsia"/>
                <w:color w:val="000000"/>
                <w:kern w:val="0"/>
                <w:rtl/>
                <w14:ligatures w14:val="none"/>
              </w:rPr>
            </w:rPrChange>
          </w:rPr>
          <w:delText>למנגנונים</w:delText>
        </w:r>
        <w:r w:rsidRPr="00561E02" w:rsidDel="00E84888">
          <w:rPr>
            <w:rFonts w:ascii="Heebo" w:eastAsia="Times New Roman" w:hAnsi="Heebo" w:cs="Heebo"/>
            <w:color w:val="000000"/>
            <w:kern w:val="0"/>
            <w:u w:val="single"/>
            <w:rtl/>
            <w14:ligatures w14:val="none"/>
            <w:rPrChange w:id="245" w:author="Edna Laufer Globus" w:date="2024-11-14T17:03:00Z">
              <w:rPr>
                <w:rFonts w:ascii="Heebo" w:eastAsia="Times New Roman" w:hAnsi="Heebo" w:cs="Heebo"/>
                <w:color w:val="000000"/>
                <w:kern w:val="0"/>
                <w:rtl/>
                <w14:ligatures w14:val="none"/>
              </w:rPr>
            </w:rPrChange>
          </w:rPr>
          <w:delText xml:space="preserve"> </w:delText>
        </w:r>
        <w:r w:rsidRPr="00561E02" w:rsidDel="00E84888">
          <w:rPr>
            <w:rFonts w:ascii="Heebo" w:eastAsia="Times New Roman" w:hAnsi="Heebo" w:cs="Heebo" w:hint="eastAsia"/>
            <w:color w:val="000000"/>
            <w:kern w:val="0"/>
            <w:u w:val="single"/>
            <w:rtl/>
            <w14:ligatures w14:val="none"/>
            <w:rPrChange w:id="246" w:author="Edna Laufer Globus" w:date="2024-11-14T17:03:00Z">
              <w:rPr>
                <w:rFonts w:ascii="Heebo" w:eastAsia="Times New Roman" w:hAnsi="Heebo" w:cs="Heebo" w:hint="eastAsia"/>
                <w:color w:val="000000"/>
                <w:kern w:val="0"/>
                <w:rtl/>
                <w14:ligatures w14:val="none"/>
              </w:rPr>
            </w:rPrChange>
          </w:rPr>
          <w:delText>קיימים</w:delText>
        </w:r>
        <w:r w:rsidRPr="00561E02" w:rsidDel="00E84888">
          <w:rPr>
            <w:rFonts w:ascii="Heebo" w:eastAsia="Times New Roman" w:hAnsi="Heebo" w:cs="Heebo"/>
            <w:color w:val="000000"/>
            <w:kern w:val="0"/>
            <w:u w:val="single"/>
            <w14:ligatures w14:val="none"/>
            <w:rPrChange w:id="247" w:author="Edna Laufer Globus" w:date="2024-11-14T17:03:00Z">
              <w:rPr>
                <w:rFonts w:ascii="Heebo" w:eastAsia="Times New Roman" w:hAnsi="Heebo" w:cs="Heebo"/>
                <w:color w:val="000000"/>
                <w:kern w:val="0"/>
                <w14:ligatures w14:val="none"/>
              </w:rPr>
            </w:rPrChange>
          </w:rPr>
          <w:delText>.</w:delText>
        </w:r>
      </w:del>
    </w:p>
    <w:p w14:paraId="64C18B5F" w14:textId="77777777" w:rsidR="00747E0D" w:rsidRPr="009D5760" w:rsidRDefault="00747E0D">
      <w:pPr>
        <w:shd w:val="clear" w:color="auto" w:fill="FFFFFF"/>
        <w:bidi/>
        <w:spacing w:before="120" w:after="120"/>
        <w:rPr>
          <w:ins w:id="248" w:author="Edna Laufer Globus" w:date="2024-11-17T12:49:00Z"/>
          <w:rFonts w:ascii="Heebo" w:eastAsia="Times New Roman" w:hAnsi="Heebo" w:cs="Heebo"/>
          <w:color w:val="000000"/>
          <w:kern w:val="0"/>
          <w:u w:val="single"/>
          <w:lang w:val="en-US"/>
          <w14:ligatures w14:val="none"/>
          <w:rPrChange w:id="249" w:author="Edna Laufer Globus" w:date="2024-11-17T14:57:00Z">
            <w:rPr>
              <w:ins w:id="250" w:author="Edna Laufer Globus" w:date="2024-11-17T12:49:00Z"/>
              <w:rFonts w:ascii="Heebo" w:eastAsia="Times New Roman" w:hAnsi="Heebo" w:cs="Heebo"/>
              <w:color w:val="000000"/>
              <w:kern w:val="0"/>
              <w14:ligatures w14:val="none"/>
            </w:rPr>
          </w:rPrChange>
        </w:rPr>
        <w:pPrChange w:id="251" w:author="Edna Laufer Globus" w:date="2024-11-17T16:42:00Z">
          <w:pPr>
            <w:numPr>
              <w:numId w:val="18"/>
            </w:numPr>
            <w:shd w:val="clear" w:color="auto" w:fill="FFFFFF"/>
            <w:tabs>
              <w:tab w:val="num" w:pos="720"/>
            </w:tabs>
            <w:bidi/>
            <w:spacing w:before="120" w:after="120"/>
            <w:ind w:left="720" w:hanging="360"/>
          </w:pPr>
        </w:pPrChange>
      </w:pPr>
    </w:p>
    <w:p w14:paraId="35195CF1" w14:textId="082E51EC" w:rsidR="00847259" w:rsidRPr="00E74135" w:rsidRDefault="00847259">
      <w:pPr>
        <w:shd w:val="clear" w:color="auto" w:fill="FFFFFF"/>
        <w:bidi/>
        <w:spacing w:before="100" w:beforeAutospacing="1" w:after="100" w:afterAutospacing="1"/>
        <w:jc w:val="center"/>
        <w:outlineLvl w:val="2"/>
        <w:rPr>
          <w:rFonts w:ascii="Heebo" w:eastAsia="Times New Roman" w:hAnsi="Heebo" w:cs="Heebo"/>
          <w:b/>
          <w:bCs/>
          <w:color w:val="000000" w:themeColor="text1"/>
          <w:kern w:val="0"/>
          <w:u w:val="single"/>
          <w:rtl/>
          <w14:ligatures w14:val="none"/>
        </w:rPr>
        <w:pPrChange w:id="252" w:author="Edna Laufer Globus" w:date="2024-11-14T16:39:00Z">
          <w:pPr>
            <w:shd w:val="clear" w:color="auto" w:fill="FFFFFF"/>
            <w:bidi/>
            <w:spacing w:before="100" w:beforeAutospacing="1" w:after="100" w:afterAutospacing="1"/>
            <w:ind w:left="360"/>
            <w:outlineLvl w:val="2"/>
          </w:pPr>
        </w:pPrChange>
      </w:pPr>
      <w:r w:rsidRPr="00E74135">
        <w:rPr>
          <w:rFonts w:ascii="Heebo" w:eastAsia="Times New Roman" w:hAnsi="Heebo" w:cs="Heebo" w:hint="eastAsia"/>
          <w:b/>
          <w:bCs/>
          <w:color w:val="000000" w:themeColor="text1"/>
          <w:kern w:val="0"/>
          <w:u w:val="single"/>
          <w:rtl/>
          <w14:ligatures w14:val="none"/>
        </w:rPr>
        <w:t>לאחר</w:t>
      </w:r>
      <w:r w:rsidRPr="00E74135">
        <w:rPr>
          <w:rFonts w:ascii="Heebo" w:eastAsia="Times New Roman" w:hAnsi="Heebo" w:cs="Heebo"/>
          <w:b/>
          <w:bCs/>
          <w:color w:val="000000" w:themeColor="text1"/>
          <w:kern w:val="0"/>
          <w:u w:val="single"/>
          <w:rtl/>
          <w14:ligatures w14:val="none"/>
        </w:rPr>
        <w:t xml:space="preserve"> </w:t>
      </w:r>
      <w:r w:rsidRPr="00E74135">
        <w:rPr>
          <w:rFonts w:ascii="Heebo" w:eastAsia="Times New Roman" w:hAnsi="Heebo" w:cs="Heebo" w:hint="eastAsia"/>
          <w:b/>
          <w:bCs/>
          <w:color w:val="000000" w:themeColor="text1"/>
          <w:kern w:val="0"/>
          <w:u w:val="single"/>
          <w:rtl/>
          <w14:ligatures w14:val="none"/>
        </w:rPr>
        <w:t>ההפסקה</w:t>
      </w:r>
      <w:r w:rsidRPr="00E74135">
        <w:rPr>
          <w:rFonts w:ascii="Heebo" w:eastAsia="Times New Roman" w:hAnsi="Heebo" w:cs="Heebo"/>
          <w:b/>
          <w:bCs/>
          <w:color w:val="000000" w:themeColor="text1"/>
          <w:kern w:val="0"/>
          <w:u w:val="single"/>
          <w:rtl/>
          <w14:ligatures w14:val="none"/>
        </w:rPr>
        <w:t xml:space="preserve"> </w:t>
      </w:r>
      <w:r w:rsidRPr="00E74135">
        <w:rPr>
          <w:rFonts w:ascii="Heebo" w:eastAsia="Times New Roman" w:hAnsi="Heebo" w:cs="Heebo" w:hint="eastAsia"/>
          <w:b/>
          <w:bCs/>
          <w:color w:val="000000" w:themeColor="text1"/>
          <w:kern w:val="0"/>
          <w:u w:val="single"/>
          <w:rtl/>
          <w14:ligatures w14:val="none"/>
        </w:rPr>
        <w:t>נערבב</w:t>
      </w:r>
      <w:r w:rsidRPr="00E74135">
        <w:rPr>
          <w:rFonts w:ascii="Heebo" w:eastAsia="Times New Roman" w:hAnsi="Heebo" w:cs="Heebo"/>
          <w:b/>
          <w:bCs/>
          <w:color w:val="000000" w:themeColor="text1"/>
          <w:kern w:val="0"/>
          <w:u w:val="single"/>
          <w:rtl/>
          <w14:ligatures w14:val="none"/>
        </w:rPr>
        <w:t xml:space="preserve"> </w:t>
      </w:r>
      <w:r w:rsidRPr="00E74135">
        <w:rPr>
          <w:rFonts w:ascii="Heebo" w:eastAsia="Times New Roman" w:hAnsi="Heebo" w:cs="Heebo" w:hint="eastAsia"/>
          <w:b/>
          <w:bCs/>
          <w:color w:val="000000" w:themeColor="text1"/>
          <w:kern w:val="0"/>
          <w:u w:val="single"/>
          <w:rtl/>
          <w14:ligatures w14:val="none"/>
        </w:rPr>
        <w:t>בין</w:t>
      </w:r>
      <w:r w:rsidRPr="00E74135">
        <w:rPr>
          <w:rFonts w:ascii="Heebo" w:eastAsia="Times New Roman" w:hAnsi="Heebo" w:cs="Heebo"/>
          <w:b/>
          <w:bCs/>
          <w:color w:val="000000" w:themeColor="text1"/>
          <w:kern w:val="0"/>
          <w:u w:val="single"/>
          <w:rtl/>
          <w14:ligatures w14:val="none"/>
        </w:rPr>
        <w:t xml:space="preserve"> </w:t>
      </w:r>
      <w:r w:rsidRPr="00E74135">
        <w:rPr>
          <w:rFonts w:ascii="Heebo" w:eastAsia="Times New Roman" w:hAnsi="Heebo" w:cs="Heebo" w:hint="eastAsia"/>
          <w:b/>
          <w:bCs/>
          <w:color w:val="000000" w:themeColor="text1"/>
          <w:kern w:val="0"/>
          <w:u w:val="single"/>
          <w:rtl/>
          <w14:ligatures w14:val="none"/>
        </w:rPr>
        <w:t>שתי</w:t>
      </w:r>
      <w:r w:rsidRPr="00E74135">
        <w:rPr>
          <w:rFonts w:ascii="Heebo" w:eastAsia="Times New Roman" w:hAnsi="Heebo" w:cs="Heebo"/>
          <w:b/>
          <w:bCs/>
          <w:color w:val="000000" w:themeColor="text1"/>
          <w:kern w:val="0"/>
          <w:u w:val="single"/>
          <w:rtl/>
          <w14:ligatures w14:val="none"/>
        </w:rPr>
        <w:t xml:space="preserve"> </w:t>
      </w:r>
      <w:r w:rsidRPr="00E74135">
        <w:rPr>
          <w:rFonts w:ascii="Heebo" w:eastAsia="Times New Roman" w:hAnsi="Heebo" w:cs="Heebo" w:hint="eastAsia"/>
          <w:b/>
          <w:bCs/>
          <w:color w:val="000000" w:themeColor="text1"/>
          <w:kern w:val="0"/>
          <w:u w:val="single"/>
          <w:rtl/>
          <w14:ligatures w14:val="none"/>
        </w:rPr>
        <w:t>הקבוצות</w:t>
      </w:r>
      <w:r w:rsidRPr="00E74135">
        <w:rPr>
          <w:rFonts w:ascii="Heebo" w:eastAsia="Times New Roman" w:hAnsi="Heebo" w:cs="Heebo"/>
          <w:b/>
          <w:bCs/>
          <w:color w:val="000000" w:themeColor="text1"/>
          <w:kern w:val="0"/>
          <w:u w:val="single"/>
          <w:rtl/>
          <w14:ligatures w14:val="none"/>
        </w:rPr>
        <w:t xml:space="preserve"> </w:t>
      </w:r>
      <w:r w:rsidRPr="00E74135">
        <w:rPr>
          <w:rFonts w:ascii="Heebo" w:eastAsia="Times New Roman" w:hAnsi="Heebo" w:cs="Heebo" w:hint="eastAsia"/>
          <w:b/>
          <w:bCs/>
          <w:color w:val="000000" w:themeColor="text1"/>
          <w:kern w:val="0"/>
          <w:u w:val="single"/>
          <w:rtl/>
          <w14:ligatures w14:val="none"/>
        </w:rPr>
        <w:t>וניצור</w:t>
      </w:r>
      <w:r w:rsidRPr="00E74135">
        <w:rPr>
          <w:rFonts w:ascii="Heebo" w:eastAsia="Times New Roman" w:hAnsi="Heebo" w:cs="Heebo"/>
          <w:b/>
          <w:bCs/>
          <w:color w:val="000000" w:themeColor="text1"/>
          <w:kern w:val="0"/>
          <w:u w:val="single"/>
          <w:rtl/>
          <w14:ligatures w14:val="none"/>
        </w:rPr>
        <w:t xml:space="preserve"> 2 </w:t>
      </w:r>
      <w:r w:rsidRPr="00E74135">
        <w:rPr>
          <w:rFonts w:ascii="Heebo" w:eastAsia="Times New Roman" w:hAnsi="Heebo" w:cs="Heebo" w:hint="eastAsia"/>
          <w:b/>
          <w:bCs/>
          <w:color w:val="000000" w:themeColor="text1"/>
          <w:kern w:val="0"/>
          <w:u w:val="single"/>
          <w:rtl/>
          <w14:ligatures w14:val="none"/>
        </w:rPr>
        <w:t>קבוצות</w:t>
      </w:r>
      <w:r w:rsidRPr="00E74135">
        <w:rPr>
          <w:rFonts w:ascii="Heebo" w:eastAsia="Times New Roman" w:hAnsi="Heebo" w:cs="Heebo"/>
          <w:b/>
          <w:bCs/>
          <w:color w:val="000000" w:themeColor="text1"/>
          <w:kern w:val="0"/>
          <w:u w:val="single"/>
          <w:rtl/>
          <w14:ligatures w14:val="none"/>
        </w:rPr>
        <w:t xml:space="preserve"> </w:t>
      </w:r>
      <w:r w:rsidRPr="00E74135">
        <w:rPr>
          <w:rFonts w:ascii="Heebo" w:eastAsia="Times New Roman" w:hAnsi="Heebo" w:cs="Heebo" w:hint="eastAsia"/>
          <w:b/>
          <w:bCs/>
          <w:color w:val="000000" w:themeColor="text1"/>
          <w:kern w:val="0"/>
          <w:u w:val="single"/>
          <w:rtl/>
          <w14:ligatures w14:val="none"/>
        </w:rPr>
        <w:t>חדשות</w:t>
      </w:r>
      <w:r w:rsidR="002104A7" w:rsidRPr="00E74135">
        <w:rPr>
          <w:rFonts w:ascii="Heebo" w:eastAsia="Times New Roman" w:hAnsi="Heebo" w:cs="Heebo"/>
          <w:b/>
          <w:bCs/>
          <w:color w:val="000000" w:themeColor="text1"/>
          <w:kern w:val="0"/>
          <w:u w:val="single"/>
          <w:rtl/>
          <w14:ligatures w14:val="none"/>
        </w:rPr>
        <w:t xml:space="preserve"> (דורש הכנה)</w:t>
      </w:r>
    </w:p>
    <w:p w14:paraId="4F9B3CD7" w14:textId="4DD2C5BA" w:rsidR="00EC3805" w:rsidRPr="00D536C1" w:rsidRDefault="00EC3805" w:rsidP="00E74135">
      <w:pPr>
        <w:shd w:val="clear" w:color="auto" w:fill="FFFFFF"/>
        <w:bidi/>
        <w:spacing w:before="100" w:beforeAutospacing="1" w:after="100" w:afterAutospacing="1"/>
        <w:outlineLvl w:val="2"/>
        <w:rPr>
          <w:rFonts w:ascii="Heebo" w:eastAsia="Times New Roman" w:hAnsi="Heebo" w:cs="Heebo"/>
          <w:color w:val="FF0000"/>
          <w:kern w:val="0"/>
          <w:rtl/>
          <w14:ligatures w14:val="none"/>
        </w:rPr>
      </w:pPr>
      <w:r w:rsidRPr="00D536C1">
        <w:rPr>
          <w:rFonts w:ascii="Heebo" w:eastAsia="Times New Roman" w:hAnsi="Heebo" w:cs="Heebo" w:hint="cs"/>
          <w:b/>
          <w:bCs/>
          <w:color w:val="FF0000"/>
          <w:kern w:val="0"/>
          <w:rtl/>
          <w14:ligatures w14:val="none"/>
        </w:rPr>
        <w:t>קבוצה #</w:t>
      </w:r>
      <w:r w:rsidR="002104A7">
        <w:rPr>
          <w:rFonts w:ascii="Heebo" w:eastAsia="Times New Roman" w:hAnsi="Heebo" w:cs="Heebo" w:hint="cs"/>
          <w:b/>
          <w:bCs/>
          <w:color w:val="FF0000"/>
          <w:kern w:val="0"/>
          <w:rtl/>
          <w14:ligatures w14:val="none"/>
        </w:rPr>
        <w:t>1</w:t>
      </w:r>
      <w:r w:rsidR="002104A7" w:rsidRPr="00D536C1">
        <w:rPr>
          <w:rFonts w:ascii="Heebo" w:eastAsia="Times New Roman" w:hAnsi="Heebo" w:cs="Heebo" w:hint="cs"/>
          <w:b/>
          <w:bCs/>
          <w:color w:val="FF0000"/>
          <w:kern w:val="0"/>
          <w:rtl/>
          <w14:ligatures w14:val="none"/>
        </w:rPr>
        <w:t xml:space="preserve"> </w:t>
      </w:r>
      <w:r w:rsidRPr="00D536C1">
        <w:rPr>
          <w:rFonts w:ascii="Heebo" w:eastAsia="Times New Roman" w:hAnsi="Heebo" w:cs="Heebo"/>
          <w:b/>
          <w:bCs/>
          <w:color w:val="FF0000"/>
          <w:kern w:val="0"/>
          <w:rtl/>
          <w14:ligatures w14:val="none"/>
        </w:rPr>
        <w:t>–</w:t>
      </w:r>
      <w:r w:rsidRPr="00847259">
        <w:rPr>
          <w:rFonts w:ascii="Heebo" w:eastAsia="Times New Roman" w:hAnsi="Heebo" w:cs="Heebo" w:hint="cs"/>
          <w:color w:val="000000"/>
          <w:kern w:val="0"/>
          <w:rtl/>
          <w14:ligatures w14:val="none"/>
        </w:rPr>
        <w:t xml:space="preserve"> </w:t>
      </w:r>
      <w:r>
        <w:rPr>
          <w:rFonts w:ascii="Heebo" w:eastAsia="Times New Roman" w:hAnsi="Heebo" w:cs="Heebo" w:hint="cs"/>
          <w:b/>
          <w:bCs/>
          <w:color w:val="FF0000"/>
          <w:kern w:val="0"/>
          <w:rtl/>
          <w14:ligatures w14:val="none"/>
        </w:rPr>
        <w:t>פעיל</w:t>
      </w:r>
      <w:r w:rsidRPr="00847259">
        <w:rPr>
          <w:rFonts w:ascii="Heebo" w:eastAsia="Times New Roman" w:hAnsi="Heebo" w:cs="Heebo" w:hint="cs"/>
          <w:b/>
          <w:bCs/>
          <w:color w:val="FF0000"/>
          <w:kern w:val="0"/>
          <w:rtl/>
          <w14:ligatures w14:val="none"/>
        </w:rPr>
        <w:t>ות</w:t>
      </w:r>
      <w:r>
        <w:rPr>
          <w:rFonts w:ascii="Heebo" w:eastAsia="Times New Roman" w:hAnsi="Heebo" w:cs="Heebo" w:hint="cs"/>
          <w:b/>
          <w:bCs/>
          <w:color w:val="FF0000"/>
          <w:kern w:val="0"/>
          <w:rtl/>
          <w14:ligatures w14:val="none"/>
        </w:rPr>
        <w:t xml:space="preserve"> סיכום ואינטגרציה</w:t>
      </w:r>
      <w:r w:rsidR="002104A7">
        <w:rPr>
          <w:rFonts w:ascii="Heebo" w:eastAsia="Times New Roman" w:hAnsi="Heebo" w:cs="Heebo" w:hint="cs"/>
          <w:b/>
          <w:bCs/>
          <w:color w:val="FF0000"/>
          <w:kern w:val="0"/>
          <w:rtl/>
          <w14:ligatures w14:val="none"/>
        </w:rPr>
        <w:t xml:space="preserve"> </w:t>
      </w:r>
      <w:r w:rsidR="002104A7">
        <w:rPr>
          <w:rFonts w:ascii="Heebo" w:eastAsia="Times New Roman" w:hAnsi="Heebo" w:cs="Heebo"/>
          <w:b/>
          <w:bCs/>
          <w:color w:val="FF0000"/>
          <w:kern w:val="0"/>
          <w:rtl/>
          <w14:ligatures w14:val="none"/>
        </w:rPr>
        <w:t>–</w:t>
      </w:r>
      <w:r w:rsidR="002104A7">
        <w:rPr>
          <w:rFonts w:ascii="Heebo" w:eastAsia="Times New Roman" w:hAnsi="Heebo" w:cs="Heebo" w:hint="cs"/>
          <w:b/>
          <w:bCs/>
          <w:color w:val="FF0000"/>
          <w:kern w:val="0"/>
          <w:rtl/>
          <w14:ligatures w14:val="none"/>
        </w:rPr>
        <w:t xml:space="preserve"> גיבוש </w:t>
      </w:r>
      <w:r w:rsidR="00B408C2">
        <w:rPr>
          <w:rFonts w:ascii="Heebo" w:eastAsia="Times New Roman" w:hAnsi="Heebo" w:cs="Heebo" w:hint="cs"/>
          <w:b/>
          <w:bCs/>
          <w:color w:val="FF0000"/>
          <w:kern w:val="0"/>
          <w:rtl/>
          <w14:ligatures w14:val="none"/>
        </w:rPr>
        <w:t>ה</w:t>
      </w:r>
      <w:r w:rsidR="002104A7">
        <w:rPr>
          <w:rFonts w:ascii="Heebo" w:eastAsia="Times New Roman" w:hAnsi="Heebo" w:cs="Heebo" w:hint="cs"/>
          <w:b/>
          <w:bCs/>
          <w:color w:val="FF0000"/>
          <w:kern w:val="0"/>
          <w:rtl/>
          <w14:ligatures w14:val="none"/>
        </w:rPr>
        <w:t>פיילוט</w:t>
      </w:r>
      <w:r w:rsidRPr="00847259">
        <w:rPr>
          <w:rFonts w:ascii="Heebo" w:eastAsia="Times New Roman" w:hAnsi="Heebo" w:cs="Heebo" w:hint="cs"/>
          <w:b/>
          <w:bCs/>
          <w:color w:val="FF0000"/>
          <w:kern w:val="0"/>
          <w:rtl/>
          <w14:ligatures w14:val="none"/>
        </w:rPr>
        <w:t xml:space="preserve"> </w:t>
      </w:r>
      <w:r w:rsidRPr="00D536C1">
        <w:rPr>
          <w:rFonts w:ascii="Heebo" w:eastAsia="Times New Roman" w:hAnsi="Heebo" w:cs="Heebo" w:hint="cs"/>
          <w:b/>
          <w:bCs/>
          <w:color w:val="FF0000"/>
          <w:kern w:val="0"/>
          <w:rtl/>
          <w14:ligatures w14:val="none"/>
        </w:rPr>
        <w:t xml:space="preserve">/ </w:t>
      </w:r>
      <w:r w:rsidRPr="00D536C1">
        <w:rPr>
          <w:rFonts w:ascii="Heebo" w:eastAsia="Times New Roman" w:hAnsi="Heebo" w:cs="Heebo" w:hint="cs"/>
          <w:color w:val="FF0000"/>
          <w:kern w:val="0"/>
          <w:rtl/>
          <w14:ligatures w14:val="none"/>
        </w:rPr>
        <w:t>עבודה על גבי גיליונו</w:t>
      </w:r>
      <w:r w:rsidRPr="00D536C1">
        <w:rPr>
          <w:rFonts w:ascii="Heebo" w:eastAsia="Times New Roman" w:hAnsi="Heebo" w:cs="Heebo" w:hint="eastAsia"/>
          <w:color w:val="FF0000"/>
          <w:kern w:val="0"/>
          <w:rtl/>
          <w14:ligatures w14:val="none"/>
        </w:rPr>
        <w:t>ת</w:t>
      </w:r>
      <w:r w:rsidRPr="00D536C1">
        <w:rPr>
          <w:rFonts w:ascii="Heebo" w:eastAsia="Times New Roman" w:hAnsi="Heebo" w:cs="Heebo" w:hint="cs"/>
          <w:color w:val="FF0000"/>
          <w:kern w:val="0"/>
          <w:rtl/>
          <w14:ligatures w14:val="none"/>
        </w:rPr>
        <w:t xml:space="preserve"> עבודה</w:t>
      </w:r>
    </w:p>
    <w:p w14:paraId="6AB87F53" w14:textId="3742792F" w:rsidR="00EC3805" w:rsidRDefault="00EC3805" w:rsidP="00EC3805">
      <w:pPr>
        <w:shd w:val="clear" w:color="auto" w:fill="FFFFFF"/>
        <w:bidi/>
        <w:spacing w:before="100" w:beforeAutospacing="1" w:after="100" w:afterAutospacing="1"/>
        <w:rPr>
          <w:rFonts w:ascii="Heebo" w:eastAsia="Times New Roman" w:hAnsi="Heebo" w:cs="Heebo"/>
          <w:color w:val="000000"/>
          <w:kern w:val="0"/>
          <w:rtl/>
          <w14:ligatures w14:val="none"/>
        </w:rPr>
      </w:pPr>
      <w:r w:rsidRPr="00D536C1">
        <w:rPr>
          <w:rFonts w:ascii="Heebo" w:eastAsia="Times New Roman" w:hAnsi="Heebo" w:cs="Heebo" w:hint="cs"/>
          <w:b/>
          <w:bCs/>
          <w:color w:val="000000"/>
          <w:kern w:val="0"/>
          <w:rtl/>
          <w14:ligatures w14:val="none"/>
        </w:rPr>
        <w:t>המטר</w:t>
      </w:r>
      <w:r>
        <w:rPr>
          <w:rFonts w:ascii="Heebo" w:eastAsia="Times New Roman" w:hAnsi="Heebo" w:cs="Heebo" w:hint="cs"/>
          <w:b/>
          <w:bCs/>
          <w:color w:val="000000"/>
          <w:kern w:val="0"/>
          <w:rtl/>
          <w14:ligatures w14:val="none"/>
        </w:rPr>
        <w:t>ה:</w:t>
      </w:r>
      <w:r w:rsidRPr="00847259">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 xml:space="preserve">לגבש עקרונות מנחים </w:t>
      </w:r>
      <w:r w:rsidR="00B408C2">
        <w:rPr>
          <w:rFonts w:ascii="Heebo" w:eastAsia="Times New Roman" w:hAnsi="Heebo" w:cs="Heebo" w:hint="cs"/>
          <w:color w:val="000000"/>
          <w:kern w:val="0"/>
          <w:rtl/>
          <w14:ligatures w14:val="none"/>
        </w:rPr>
        <w:t>כיצד יבוצע</w:t>
      </w:r>
      <w:r w:rsidR="00B408C2" w:rsidRPr="00785269">
        <w:rPr>
          <w:rFonts w:ascii="Heebo" w:eastAsia="Times New Roman" w:hAnsi="Heebo" w:cs="Heebo" w:hint="cs"/>
          <w:color w:val="000000"/>
          <w:kern w:val="0"/>
          <w:rtl/>
          <w14:ligatures w14:val="none"/>
        </w:rPr>
        <w:t xml:space="preserve"> </w:t>
      </w:r>
      <w:r w:rsidR="00B408C2">
        <w:rPr>
          <w:rFonts w:ascii="Heebo" w:eastAsia="Times New Roman" w:hAnsi="Heebo" w:cs="Heebo" w:hint="cs"/>
          <w:color w:val="000000"/>
          <w:kern w:val="0"/>
          <w:rtl/>
          <w14:ligatures w14:val="none"/>
        </w:rPr>
        <w:t>ה</w:t>
      </w:r>
      <w:r w:rsidRPr="00785269">
        <w:rPr>
          <w:rFonts w:ascii="Heebo" w:eastAsia="Times New Roman" w:hAnsi="Heebo" w:cs="Heebo" w:hint="cs"/>
          <w:color w:val="000000"/>
          <w:kern w:val="0"/>
          <w:rtl/>
          <w14:ligatures w14:val="none"/>
        </w:rPr>
        <w:t xml:space="preserve">פיילוט, לזהות את האתגרים וההזדמנויות המרכזיים בתהליך, ולפתח מודל תמריצים שמטרתו לשפר את שביעות הרצון וההשתתפות של </w:t>
      </w:r>
      <w:r w:rsidR="00B408C2">
        <w:rPr>
          <w:rFonts w:ascii="Heebo" w:eastAsia="Times New Roman" w:hAnsi="Heebo" w:cs="Heebo" w:hint="cs"/>
          <w:color w:val="000000"/>
          <w:kern w:val="0"/>
          <w:rtl/>
          <w14:ligatures w14:val="none"/>
        </w:rPr>
        <w:t>האזרחים הוותיקים</w:t>
      </w:r>
      <w:r w:rsidR="00B408C2" w:rsidRPr="00785269">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וספקי השירותים</w:t>
      </w:r>
      <w:r w:rsidRPr="00785269">
        <w:rPr>
          <w:rFonts w:ascii="Heebo" w:eastAsia="Times New Roman" w:hAnsi="Heebo" w:cs="Heebo" w:hint="cs"/>
          <w:color w:val="000000"/>
          <w:kern w:val="0"/>
          <w14:ligatures w14:val="none"/>
        </w:rPr>
        <w:t>.</w:t>
      </w:r>
    </w:p>
    <w:p w14:paraId="4F0A905F" w14:textId="0C2FE12F" w:rsidR="00EC3805" w:rsidRPr="00EC3805" w:rsidRDefault="00EC3805" w:rsidP="00EC3805">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EC3805">
        <w:rPr>
          <w:rFonts w:ascii="Heebo" w:eastAsia="Times New Roman" w:hAnsi="Heebo" w:cs="Heebo" w:hint="cs"/>
          <w:color w:val="FF0000"/>
          <w:kern w:val="0"/>
          <w:rtl/>
          <w14:ligatures w14:val="none"/>
        </w:rPr>
        <w:t xml:space="preserve">שלב 1: </w:t>
      </w:r>
      <w:r w:rsidR="002104A7" w:rsidRPr="00EC3805">
        <w:rPr>
          <w:rFonts w:ascii="Heebo" w:eastAsia="Times New Roman" w:hAnsi="Heebo" w:cs="Heebo" w:hint="cs"/>
          <w:color w:val="FF0000"/>
          <w:kern w:val="0"/>
          <w:rtl/>
          <w14:ligatures w14:val="none"/>
        </w:rPr>
        <w:t>גיבוש עקרונות מנחים לפיילוט</w:t>
      </w:r>
      <w:r w:rsidR="002104A7" w:rsidRPr="00EC3805" w:rsidDel="002104A7">
        <w:rPr>
          <w:rFonts w:ascii="Heebo" w:eastAsia="Times New Roman" w:hAnsi="Heebo" w:cs="Heebo" w:hint="cs"/>
          <w:color w:val="FF0000"/>
          <w:kern w:val="0"/>
          <w:rtl/>
          <w14:ligatures w14:val="none"/>
        </w:rPr>
        <w:t xml:space="preserve"> </w:t>
      </w:r>
    </w:p>
    <w:p w14:paraId="141BEE23" w14:textId="75E76BDF" w:rsidR="00EC3805" w:rsidRPr="00EC3805" w:rsidRDefault="00EC3805" w:rsidP="00EC3805">
      <w:pPr>
        <w:pStyle w:val="a4"/>
        <w:numPr>
          <w:ilvl w:val="0"/>
          <w:numId w:val="25"/>
        </w:numPr>
        <w:shd w:val="clear" w:color="auto" w:fill="FFFFFF"/>
        <w:bidi/>
        <w:spacing w:before="120" w:after="120"/>
        <w:rPr>
          <w:rFonts w:ascii="Heebo" w:eastAsia="Times New Roman" w:hAnsi="Heebo" w:cs="Heebo"/>
          <w:color w:val="000000"/>
          <w:kern w:val="0"/>
          <w14:ligatures w14:val="none"/>
        </w:rPr>
      </w:pPr>
      <w:r w:rsidRPr="00EC3805">
        <w:rPr>
          <w:rFonts w:ascii="Heebo" w:eastAsia="Times New Roman" w:hAnsi="Heebo" w:cs="Heebo" w:hint="cs"/>
          <w:color w:val="000000"/>
          <w:kern w:val="0"/>
          <w:rtl/>
          <w14:ligatures w14:val="none"/>
        </w:rPr>
        <w:t>עברו על התוצרים מהמשימות הקודמות (</w:t>
      </w:r>
      <w:r>
        <w:rPr>
          <w:rFonts w:ascii="Heebo" w:eastAsia="Times New Roman" w:hAnsi="Heebo" w:cs="Heebo" w:hint="cs"/>
          <w:color w:val="000000"/>
          <w:kern w:val="0"/>
          <w:rtl/>
          <w14:ligatures w14:val="none"/>
        </w:rPr>
        <w:t xml:space="preserve">הצרכים, סל השירותים, </w:t>
      </w:r>
      <w:r w:rsidRPr="00EC3805">
        <w:rPr>
          <w:rFonts w:ascii="Heebo" w:eastAsia="Times New Roman" w:hAnsi="Heebo" w:cs="Heebo" w:hint="cs"/>
          <w:color w:val="000000"/>
          <w:kern w:val="0"/>
          <w:rtl/>
          <w14:ligatures w14:val="none"/>
        </w:rPr>
        <w:t xml:space="preserve">אפיון הפרסונות, מבנה תהליכי אספקת השירות, זיהוי הממשקים), </w:t>
      </w:r>
      <w:r>
        <w:rPr>
          <w:rFonts w:ascii="Heebo" w:eastAsia="Times New Roman" w:hAnsi="Heebo" w:cs="Heebo" w:hint="cs"/>
          <w:color w:val="000000"/>
          <w:kern w:val="0"/>
          <w:rtl/>
          <w14:ligatures w14:val="none"/>
        </w:rPr>
        <w:t>וחשבו</w:t>
      </w:r>
      <w:r w:rsidRPr="00EC3805">
        <w:rPr>
          <w:rFonts w:ascii="Heebo" w:eastAsia="Times New Roman" w:hAnsi="Heebo" w:cs="Heebo" w:hint="cs"/>
          <w:color w:val="000000"/>
          <w:kern w:val="0"/>
          <w:rtl/>
          <w14:ligatures w14:val="none"/>
        </w:rPr>
        <w:t xml:space="preserve"> על עקרונות כלליים לניהול הפיילוט</w:t>
      </w:r>
      <w:r w:rsidRPr="00EC3805">
        <w:rPr>
          <w:rFonts w:ascii="Heebo" w:eastAsia="Times New Roman" w:hAnsi="Heebo" w:cs="Heebo" w:hint="cs"/>
          <w:color w:val="000000"/>
          <w:kern w:val="0"/>
          <w14:ligatures w14:val="none"/>
        </w:rPr>
        <w:t>.</w:t>
      </w:r>
    </w:p>
    <w:p w14:paraId="0E8B7CCD" w14:textId="77777777" w:rsidR="00EC3805" w:rsidRPr="00EC3805" w:rsidRDefault="00EC3805" w:rsidP="00EC3805">
      <w:pPr>
        <w:pStyle w:val="a4"/>
        <w:numPr>
          <w:ilvl w:val="0"/>
          <w:numId w:val="25"/>
        </w:numPr>
        <w:shd w:val="clear" w:color="auto" w:fill="FFFFFF"/>
        <w:bidi/>
        <w:spacing w:before="120" w:after="120"/>
        <w:rPr>
          <w:rFonts w:ascii="Heebo" w:eastAsia="Times New Roman" w:hAnsi="Heebo" w:cs="Heebo"/>
          <w:color w:val="000000"/>
          <w:kern w:val="0"/>
          <w14:ligatures w14:val="none"/>
        </w:rPr>
      </w:pPr>
      <w:r w:rsidRPr="00EC3805">
        <w:rPr>
          <w:rFonts w:ascii="Heebo" w:eastAsia="Times New Roman" w:hAnsi="Heebo" w:cs="Heebo" w:hint="cs"/>
          <w:color w:val="000000"/>
          <w:kern w:val="0"/>
          <w:rtl/>
          <w14:ligatures w14:val="none"/>
        </w:rPr>
        <w:t>נסחו יחד עקרונות כלליים של הפיילוט, כגון</w:t>
      </w:r>
      <w:r w:rsidRPr="00EC3805">
        <w:rPr>
          <w:rFonts w:ascii="Heebo" w:eastAsia="Times New Roman" w:hAnsi="Heebo" w:cs="Heebo" w:hint="cs"/>
          <w:color w:val="000000"/>
          <w:kern w:val="0"/>
          <w14:ligatures w14:val="none"/>
        </w:rPr>
        <w:t>:</w:t>
      </w:r>
    </w:p>
    <w:p w14:paraId="183F6DE9" w14:textId="2E88FB42" w:rsidR="00EC3805" w:rsidRPr="00EC3805" w:rsidRDefault="00EC3805" w:rsidP="00E74135">
      <w:pPr>
        <w:pStyle w:val="a4"/>
        <w:numPr>
          <w:ilvl w:val="1"/>
          <w:numId w:val="25"/>
        </w:numPr>
        <w:shd w:val="clear" w:color="auto" w:fill="FFFFFF"/>
        <w:bidi/>
        <w:rPr>
          <w:rFonts w:ascii="Heebo" w:eastAsia="Times New Roman" w:hAnsi="Heebo" w:cs="Heebo"/>
          <w:color w:val="000000"/>
          <w:kern w:val="0"/>
          <w14:ligatures w14:val="none"/>
        </w:rPr>
      </w:pPr>
      <w:r w:rsidRPr="00EC3805">
        <w:rPr>
          <w:rFonts w:ascii="Heebo" w:eastAsia="Times New Roman" w:hAnsi="Heebo" w:cs="Heebo" w:hint="cs"/>
          <w:b/>
          <w:bCs/>
          <w:color w:val="000000"/>
          <w:kern w:val="0"/>
          <w:rtl/>
          <w14:ligatures w14:val="none"/>
        </w:rPr>
        <w:t xml:space="preserve">מיקוד בשירות </w:t>
      </w:r>
      <w:ins w:id="253" w:author="אביעד יצחקי" w:date="2024-11-17T23:04:00Z">
        <w:r w:rsidR="00E74135">
          <w:rPr>
            <w:rFonts w:ascii="Heebo" w:eastAsia="Times New Roman" w:hAnsi="Heebo" w:cs="Heebo" w:hint="cs"/>
            <w:b/>
            <w:bCs/>
            <w:color w:val="000000"/>
            <w:kern w:val="0"/>
            <w:rtl/>
            <w14:ligatures w14:val="none"/>
          </w:rPr>
          <w:t xml:space="preserve">בסיס והתאמה </w:t>
        </w:r>
      </w:ins>
      <w:del w:id="254" w:author="אביעד יצחקי" w:date="2024-11-17T23:04:00Z">
        <w:r w:rsidRPr="00EC3805" w:rsidDel="00E74135">
          <w:rPr>
            <w:rFonts w:ascii="Heebo" w:eastAsia="Times New Roman" w:hAnsi="Heebo" w:cs="Heebo" w:hint="cs"/>
            <w:b/>
            <w:bCs/>
            <w:color w:val="000000"/>
            <w:kern w:val="0"/>
            <w:rtl/>
            <w14:ligatures w14:val="none"/>
          </w:rPr>
          <w:delText xml:space="preserve">מותאם </w:delText>
        </w:r>
      </w:del>
      <w:r w:rsidRPr="00EC3805">
        <w:rPr>
          <w:rFonts w:ascii="Heebo" w:eastAsia="Times New Roman" w:hAnsi="Heebo" w:cs="Heebo" w:hint="cs"/>
          <w:b/>
          <w:bCs/>
          <w:color w:val="000000"/>
          <w:kern w:val="0"/>
          <w:rtl/>
          <w14:ligatures w14:val="none"/>
        </w:rPr>
        <w:t>אישית</w:t>
      </w:r>
      <w:r w:rsidRPr="00EC3805">
        <w:rPr>
          <w:rFonts w:ascii="Heebo" w:eastAsia="Times New Roman" w:hAnsi="Heebo" w:cs="Heebo" w:hint="cs"/>
          <w:b/>
          <w:bCs/>
          <w:color w:val="000000"/>
          <w:kern w:val="0"/>
          <w14:ligatures w14:val="none"/>
        </w:rPr>
        <w:t>:</w:t>
      </w:r>
      <w:r w:rsidRPr="00EC3805">
        <w:rPr>
          <w:rFonts w:ascii="Heebo" w:eastAsia="Times New Roman" w:hAnsi="Heebo" w:cs="Heebo" w:hint="cs"/>
          <w:color w:val="000000"/>
          <w:kern w:val="0"/>
          <w14:ligatures w14:val="none"/>
        </w:rPr>
        <w:t> </w:t>
      </w:r>
      <w:r w:rsidRPr="00EC3805">
        <w:rPr>
          <w:rFonts w:ascii="Heebo" w:eastAsia="Times New Roman" w:hAnsi="Heebo" w:cs="Heebo" w:hint="cs"/>
          <w:color w:val="000000"/>
          <w:kern w:val="0"/>
          <w:rtl/>
          <w14:ligatures w14:val="none"/>
        </w:rPr>
        <w:t xml:space="preserve">יצירת תוכנית מותאמת לצרכים הספציפיים של </w:t>
      </w:r>
      <w:r w:rsidR="00B408C2">
        <w:rPr>
          <w:rFonts w:ascii="Heebo" w:eastAsia="Times New Roman" w:hAnsi="Heebo" w:cs="Heebo" w:hint="cs"/>
          <w:color w:val="000000"/>
          <w:kern w:val="0"/>
          <w:rtl/>
          <w14:ligatures w14:val="none"/>
        </w:rPr>
        <w:t>האזרחים</w:t>
      </w:r>
      <w:r w:rsidR="00B408C2" w:rsidRPr="00EC3805">
        <w:rPr>
          <w:rFonts w:ascii="Heebo" w:eastAsia="Times New Roman" w:hAnsi="Heebo" w:cs="Heebo" w:hint="cs"/>
          <w:color w:val="000000"/>
          <w:kern w:val="0"/>
          <w:rtl/>
          <w14:ligatures w14:val="none"/>
        </w:rPr>
        <w:t xml:space="preserve"> </w:t>
      </w:r>
      <w:r w:rsidRPr="00EC3805">
        <w:rPr>
          <w:rFonts w:ascii="Heebo" w:eastAsia="Times New Roman" w:hAnsi="Heebo" w:cs="Heebo" w:hint="cs"/>
          <w:color w:val="000000"/>
          <w:kern w:val="0"/>
          <w:rtl/>
          <w14:ligatures w14:val="none"/>
        </w:rPr>
        <w:t>המשתתפים בפיילוט</w:t>
      </w:r>
      <w:r w:rsidRPr="00EC3805">
        <w:rPr>
          <w:rFonts w:ascii="Heebo" w:eastAsia="Times New Roman" w:hAnsi="Heebo" w:cs="Heebo" w:hint="cs"/>
          <w:color w:val="000000"/>
          <w:kern w:val="0"/>
          <w14:ligatures w14:val="none"/>
        </w:rPr>
        <w:t>.</w:t>
      </w:r>
    </w:p>
    <w:p w14:paraId="54684847" w14:textId="77777777" w:rsidR="00EC3805" w:rsidRPr="00EC3805" w:rsidRDefault="00EC3805" w:rsidP="00EC3805">
      <w:pPr>
        <w:pStyle w:val="a4"/>
        <w:numPr>
          <w:ilvl w:val="1"/>
          <w:numId w:val="25"/>
        </w:numPr>
        <w:shd w:val="clear" w:color="auto" w:fill="FFFFFF"/>
        <w:bidi/>
        <w:rPr>
          <w:rFonts w:ascii="Heebo" w:eastAsia="Times New Roman" w:hAnsi="Heebo" w:cs="Heebo"/>
          <w:color w:val="000000"/>
          <w:kern w:val="0"/>
          <w14:ligatures w14:val="none"/>
        </w:rPr>
      </w:pPr>
      <w:r w:rsidRPr="00EC3805">
        <w:rPr>
          <w:rFonts w:ascii="Heebo" w:eastAsia="Times New Roman" w:hAnsi="Heebo" w:cs="Heebo" w:hint="cs"/>
          <w:b/>
          <w:bCs/>
          <w:color w:val="000000"/>
          <w:kern w:val="0"/>
          <w:rtl/>
          <w14:ligatures w14:val="none"/>
        </w:rPr>
        <w:t>אינטגרציה בין ספקים</w:t>
      </w:r>
      <w:r w:rsidRPr="00EC3805">
        <w:rPr>
          <w:rFonts w:ascii="Heebo" w:eastAsia="Times New Roman" w:hAnsi="Heebo" w:cs="Heebo" w:hint="cs"/>
          <w:b/>
          <w:bCs/>
          <w:color w:val="000000"/>
          <w:kern w:val="0"/>
          <w14:ligatures w14:val="none"/>
        </w:rPr>
        <w:t>:</w:t>
      </w:r>
      <w:r w:rsidRPr="00EC3805">
        <w:rPr>
          <w:rFonts w:ascii="Heebo" w:eastAsia="Times New Roman" w:hAnsi="Heebo" w:cs="Heebo" w:hint="cs"/>
          <w:color w:val="000000"/>
          <w:kern w:val="0"/>
          <w14:ligatures w14:val="none"/>
        </w:rPr>
        <w:t> </w:t>
      </w:r>
      <w:r w:rsidRPr="00EC3805">
        <w:rPr>
          <w:rFonts w:ascii="Heebo" w:eastAsia="Times New Roman" w:hAnsi="Heebo" w:cs="Heebo" w:hint="cs"/>
          <w:color w:val="000000"/>
          <w:kern w:val="0"/>
          <w:rtl/>
          <w14:ligatures w14:val="none"/>
        </w:rPr>
        <w:t>עבודה בשיתוף פעולה הדוק בין ספקי השירותים ומתאמות השירות</w:t>
      </w:r>
      <w:r w:rsidRPr="00EC3805">
        <w:rPr>
          <w:rFonts w:ascii="Heebo" w:eastAsia="Times New Roman" w:hAnsi="Heebo" w:cs="Heebo" w:hint="cs"/>
          <w:color w:val="000000"/>
          <w:kern w:val="0"/>
          <w14:ligatures w14:val="none"/>
        </w:rPr>
        <w:t>.</w:t>
      </w:r>
    </w:p>
    <w:p w14:paraId="3FA9B451" w14:textId="581BE1CD" w:rsidR="00EC3805" w:rsidRPr="00EC3805" w:rsidRDefault="00EC3805" w:rsidP="00EC3805">
      <w:pPr>
        <w:pStyle w:val="a4"/>
        <w:numPr>
          <w:ilvl w:val="1"/>
          <w:numId w:val="25"/>
        </w:numPr>
        <w:shd w:val="clear" w:color="auto" w:fill="FFFFFF"/>
        <w:bidi/>
        <w:rPr>
          <w:rFonts w:ascii="Heebo" w:eastAsia="Times New Roman" w:hAnsi="Heebo" w:cs="Heebo"/>
          <w:color w:val="000000"/>
          <w:kern w:val="0"/>
          <w14:ligatures w14:val="none"/>
        </w:rPr>
      </w:pPr>
      <w:r w:rsidRPr="00EC3805">
        <w:rPr>
          <w:rFonts w:ascii="Heebo" w:eastAsia="Times New Roman" w:hAnsi="Heebo" w:cs="Heebo" w:hint="cs"/>
          <w:b/>
          <w:bCs/>
          <w:color w:val="000000"/>
          <w:kern w:val="0"/>
          <w:rtl/>
          <w14:ligatures w14:val="none"/>
        </w:rPr>
        <w:t>מדידה ומשוב</w:t>
      </w:r>
      <w:r w:rsidRPr="00EC3805">
        <w:rPr>
          <w:rFonts w:ascii="Heebo" w:eastAsia="Times New Roman" w:hAnsi="Heebo" w:cs="Heebo" w:hint="cs"/>
          <w:b/>
          <w:bCs/>
          <w:color w:val="000000"/>
          <w:kern w:val="0"/>
          <w14:ligatures w14:val="none"/>
        </w:rPr>
        <w:t>:</w:t>
      </w:r>
      <w:r w:rsidRPr="00EC3805">
        <w:rPr>
          <w:rFonts w:ascii="Heebo" w:eastAsia="Times New Roman" w:hAnsi="Heebo" w:cs="Heebo" w:hint="cs"/>
          <w:color w:val="000000"/>
          <w:kern w:val="0"/>
          <w14:ligatures w14:val="none"/>
        </w:rPr>
        <w:t> </w:t>
      </w:r>
      <w:r w:rsidRPr="00EC3805">
        <w:rPr>
          <w:rFonts w:ascii="Heebo" w:eastAsia="Times New Roman" w:hAnsi="Heebo" w:cs="Heebo" w:hint="cs"/>
          <w:color w:val="000000"/>
          <w:kern w:val="0"/>
          <w:rtl/>
          <w14:ligatures w14:val="none"/>
        </w:rPr>
        <w:t xml:space="preserve">קבלת משוב מתמשך </w:t>
      </w:r>
      <w:r w:rsidR="00B408C2">
        <w:rPr>
          <w:rFonts w:ascii="Heebo" w:eastAsia="Times New Roman" w:hAnsi="Heebo" w:cs="Heebo" w:hint="cs"/>
          <w:color w:val="000000"/>
          <w:kern w:val="0"/>
          <w:rtl/>
          <w14:ligatures w14:val="none"/>
        </w:rPr>
        <w:t>מהאזרחים הוותיקים</w:t>
      </w:r>
      <w:r w:rsidR="00B408C2" w:rsidRPr="00EC3805">
        <w:rPr>
          <w:rFonts w:ascii="Heebo" w:eastAsia="Times New Roman" w:hAnsi="Heebo" w:cs="Heebo" w:hint="cs"/>
          <w:color w:val="000000"/>
          <w:kern w:val="0"/>
          <w:rtl/>
          <w14:ligatures w14:val="none"/>
        </w:rPr>
        <w:t xml:space="preserve"> </w:t>
      </w:r>
      <w:r w:rsidRPr="00EC3805">
        <w:rPr>
          <w:rFonts w:ascii="Heebo" w:eastAsia="Times New Roman" w:hAnsi="Heebo" w:cs="Heebo" w:hint="cs"/>
          <w:color w:val="000000"/>
          <w:kern w:val="0"/>
          <w:rtl/>
          <w14:ligatures w14:val="none"/>
        </w:rPr>
        <w:t>ומהספקים בנוגע לאיכות השירות, ושיפור בהתאם</w:t>
      </w:r>
      <w:r w:rsidRPr="00EC3805">
        <w:rPr>
          <w:rFonts w:ascii="Heebo" w:eastAsia="Times New Roman" w:hAnsi="Heebo" w:cs="Heebo" w:hint="cs"/>
          <w:color w:val="000000"/>
          <w:kern w:val="0"/>
          <w14:ligatures w14:val="none"/>
        </w:rPr>
        <w:t>.</w:t>
      </w:r>
    </w:p>
    <w:p w14:paraId="6C77702C" w14:textId="77777777" w:rsidR="00EC3805" w:rsidRDefault="00EC3805" w:rsidP="00EC3805">
      <w:pPr>
        <w:pStyle w:val="a4"/>
        <w:numPr>
          <w:ilvl w:val="1"/>
          <w:numId w:val="25"/>
        </w:numPr>
        <w:shd w:val="clear" w:color="auto" w:fill="FFFFFF"/>
        <w:bidi/>
        <w:rPr>
          <w:rFonts w:ascii="Heebo" w:eastAsia="Times New Roman" w:hAnsi="Heebo" w:cs="Heebo"/>
          <w:color w:val="000000"/>
          <w:kern w:val="0"/>
          <w14:ligatures w14:val="none"/>
        </w:rPr>
      </w:pPr>
      <w:r w:rsidRPr="00EC3805">
        <w:rPr>
          <w:rFonts w:ascii="Heebo" w:eastAsia="Times New Roman" w:hAnsi="Heebo" w:cs="Heebo" w:hint="cs"/>
          <w:b/>
          <w:bCs/>
          <w:color w:val="000000"/>
          <w:kern w:val="0"/>
          <w:rtl/>
          <w14:ligatures w14:val="none"/>
        </w:rPr>
        <w:t>גמישות והתאמות</w:t>
      </w:r>
      <w:r w:rsidRPr="00EC3805">
        <w:rPr>
          <w:rFonts w:ascii="Heebo" w:eastAsia="Times New Roman" w:hAnsi="Heebo" w:cs="Heebo" w:hint="cs"/>
          <w:b/>
          <w:bCs/>
          <w:color w:val="000000"/>
          <w:kern w:val="0"/>
          <w14:ligatures w14:val="none"/>
        </w:rPr>
        <w:t>:</w:t>
      </w:r>
      <w:r w:rsidRPr="00EC3805">
        <w:rPr>
          <w:rFonts w:ascii="Heebo" w:eastAsia="Times New Roman" w:hAnsi="Heebo" w:cs="Heebo" w:hint="cs"/>
          <w:color w:val="000000"/>
          <w:kern w:val="0"/>
          <w14:ligatures w14:val="none"/>
        </w:rPr>
        <w:t> </w:t>
      </w:r>
      <w:r w:rsidRPr="00EC3805">
        <w:rPr>
          <w:rFonts w:ascii="Heebo" w:eastAsia="Times New Roman" w:hAnsi="Heebo" w:cs="Heebo" w:hint="cs"/>
          <w:color w:val="000000"/>
          <w:kern w:val="0"/>
          <w:rtl/>
          <w14:ligatures w14:val="none"/>
        </w:rPr>
        <w:t>אפשרות לשינויים וגמישות בתוכנית על סמך משוב וצרכים מתפתחים</w:t>
      </w:r>
      <w:r w:rsidRPr="00EC3805">
        <w:rPr>
          <w:rFonts w:ascii="Heebo" w:eastAsia="Times New Roman" w:hAnsi="Heebo" w:cs="Heebo" w:hint="cs"/>
          <w:color w:val="000000"/>
          <w:kern w:val="0"/>
          <w14:ligatures w14:val="none"/>
        </w:rPr>
        <w:t>.</w:t>
      </w:r>
    </w:p>
    <w:p w14:paraId="5691286A" w14:textId="77777777" w:rsidR="00561E02" w:rsidRDefault="00561E02" w:rsidP="00E74135">
      <w:pPr>
        <w:pStyle w:val="a4"/>
        <w:shd w:val="clear" w:color="auto" w:fill="FFFFFF"/>
        <w:bidi/>
        <w:ind w:left="1440"/>
        <w:rPr>
          <w:rFonts w:ascii="Heebo" w:eastAsia="Times New Roman" w:hAnsi="Heebo" w:cs="Heebo"/>
          <w:color w:val="000000"/>
          <w:kern w:val="0"/>
          <w14:ligatures w14:val="none"/>
        </w:rPr>
      </w:pPr>
    </w:p>
    <w:tbl>
      <w:tblPr>
        <w:tblStyle w:val="a5"/>
        <w:tblpPr w:leftFromText="180" w:rightFromText="180" w:vertAnchor="text" w:horzAnchor="margin" w:tblpXSpec="center" w:tblpY="525"/>
        <w:tblW w:w="9736" w:type="dxa"/>
        <w:tblLook w:val="04A0" w:firstRow="1" w:lastRow="0" w:firstColumn="1" w:lastColumn="0" w:noHBand="0" w:noVBand="1"/>
      </w:tblPr>
      <w:tblGrid>
        <w:gridCol w:w="3551"/>
        <w:gridCol w:w="4040"/>
        <w:gridCol w:w="2145"/>
      </w:tblGrid>
      <w:tr w:rsidR="00F627D9" w:rsidRPr="00785269" w14:paraId="3B99CBD5" w14:textId="068291F9" w:rsidTr="00E74135">
        <w:tc>
          <w:tcPr>
            <w:tcW w:w="3551" w:type="dxa"/>
          </w:tcPr>
          <w:p w14:paraId="05FA36C1" w14:textId="7489EB77" w:rsidR="00F627D9" w:rsidRPr="00E74135" w:rsidRDefault="00F627D9" w:rsidP="00190571">
            <w:pPr>
              <w:tabs>
                <w:tab w:val="left" w:pos="453"/>
              </w:tabs>
              <w:bidi/>
              <w:ind w:left="172"/>
              <w:rPr>
                <w:rFonts w:ascii="Heebo" w:eastAsia="Times New Roman" w:hAnsi="Heebo" w:cs="Heebo"/>
                <w:b/>
                <w:bCs/>
                <w:kern w:val="0"/>
                <w:sz w:val="21"/>
                <w:szCs w:val="21"/>
                <w:rtl/>
                <w:lang w:val="en-US"/>
                <w14:ligatures w14:val="none"/>
              </w:rPr>
            </w:pPr>
            <w:r>
              <w:rPr>
                <w:rFonts w:ascii="Heebo" w:eastAsia="Times New Roman" w:hAnsi="Heebo" w:cs="Heebo"/>
                <w:b/>
                <w:bCs/>
                <w:kern w:val="0"/>
                <w:sz w:val="21"/>
                <w:szCs w:val="21"/>
                <w:lang w:val="en-US"/>
                <w14:ligatures w14:val="none"/>
              </w:rPr>
              <w:t>KPI</w:t>
            </w:r>
            <w:r>
              <w:rPr>
                <w:rFonts w:ascii="Heebo" w:eastAsia="Times New Roman" w:hAnsi="Heebo" w:cs="Heebo" w:hint="cs"/>
                <w:b/>
                <w:bCs/>
                <w:kern w:val="0"/>
                <w:sz w:val="21"/>
                <w:szCs w:val="21"/>
                <w:rtl/>
                <w:lang w:val="en-US"/>
                <w14:ligatures w14:val="none"/>
              </w:rPr>
              <w:t>, יעד ואיך מודדים</w:t>
            </w:r>
          </w:p>
        </w:tc>
        <w:tc>
          <w:tcPr>
            <w:tcW w:w="4040" w:type="dxa"/>
            <w:hideMark/>
          </w:tcPr>
          <w:p w14:paraId="41BE4640" w14:textId="1695A57C" w:rsidR="00F627D9" w:rsidRPr="00190571" w:rsidRDefault="00F627D9" w:rsidP="00190571">
            <w:pPr>
              <w:tabs>
                <w:tab w:val="left" w:pos="453"/>
              </w:tabs>
              <w:bidi/>
              <w:ind w:left="172"/>
              <w:rPr>
                <w:rFonts w:ascii="Heebo" w:eastAsia="Times New Roman" w:hAnsi="Heebo" w:cs="Heebo"/>
                <w:b/>
                <w:bCs/>
                <w:kern w:val="0"/>
                <w:sz w:val="21"/>
                <w:szCs w:val="21"/>
                <w14:ligatures w14:val="none"/>
              </w:rPr>
            </w:pPr>
            <w:r w:rsidRPr="00190571">
              <w:rPr>
                <w:rFonts w:ascii="Heebo" w:eastAsia="Times New Roman" w:hAnsi="Heebo" w:cs="Heebo" w:hint="cs"/>
                <w:b/>
                <w:bCs/>
                <w:kern w:val="0"/>
                <w:sz w:val="21"/>
                <w:szCs w:val="21"/>
                <w:rtl/>
                <w14:ligatures w14:val="none"/>
              </w:rPr>
              <w:t>תיאור העקרון</w:t>
            </w:r>
          </w:p>
        </w:tc>
        <w:tc>
          <w:tcPr>
            <w:tcW w:w="2145" w:type="dxa"/>
            <w:vAlign w:val="center"/>
          </w:tcPr>
          <w:p w14:paraId="69705380" w14:textId="09FEDFCD" w:rsidR="00F627D9" w:rsidRPr="00190571" w:rsidRDefault="00F627D9" w:rsidP="00190571">
            <w:pPr>
              <w:tabs>
                <w:tab w:val="left" w:pos="453"/>
              </w:tabs>
              <w:bidi/>
              <w:ind w:left="602" w:hanging="567"/>
              <w:rPr>
                <w:rFonts w:ascii="Heebo" w:eastAsia="Times New Roman" w:hAnsi="Heebo" w:cs="Heebo"/>
                <w:b/>
                <w:bCs/>
                <w:kern w:val="0"/>
                <w:sz w:val="21"/>
                <w:szCs w:val="21"/>
                <w:rtl/>
                <w14:ligatures w14:val="none"/>
              </w:rPr>
            </w:pPr>
            <w:r w:rsidRPr="00190571">
              <w:rPr>
                <w:rFonts w:ascii="Heebo" w:eastAsia="Times New Roman" w:hAnsi="Heebo" w:cs="Heebo" w:hint="cs"/>
                <w:b/>
                <w:bCs/>
                <w:kern w:val="0"/>
                <w:sz w:val="21"/>
                <w:szCs w:val="21"/>
                <w:rtl/>
                <w14:ligatures w14:val="none"/>
              </w:rPr>
              <w:t>עקרון מנחה</w:t>
            </w:r>
          </w:p>
        </w:tc>
      </w:tr>
      <w:tr w:rsidR="00F627D9" w:rsidRPr="00785269" w14:paraId="5AD10AF0" w14:textId="19E88C4B" w:rsidTr="00E74135">
        <w:tc>
          <w:tcPr>
            <w:tcW w:w="3551" w:type="dxa"/>
          </w:tcPr>
          <w:p w14:paraId="5C905721" w14:textId="77777777" w:rsidR="00F627D9" w:rsidRPr="00190571" w:rsidRDefault="00F627D9" w:rsidP="00190571">
            <w:pPr>
              <w:tabs>
                <w:tab w:val="left" w:pos="453"/>
              </w:tabs>
              <w:bidi/>
              <w:ind w:left="172"/>
              <w:rPr>
                <w:rFonts w:ascii="Heebo" w:eastAsia="Times New Roman" w:hAnsi="Heebo" w:cs="Heebo"/>
                <w:kern w:val="0"/>
                <w:sz w:val="21"/>
                <w:szCs w:val="21"/>
                <w:rtl/>
                <w14:ligatures w14:val="none"/>
              </w:rPr>
            </w:pPr>
          </w:p>
        </w:tc>
        <w:tc>
          <w:tcPr>
            <w:tcW w:w="4040" w:type="dxa"/>
            <w:hideMark/>
          </w:tcPr>
          <w:p w14:paraId="6BD16308" w14:textId="6B134022" w:rsidR="00F627D9" w:rsidRPr="00190571" w:rsidRDefault="00F627D9" w:rsidP="00190571">
            <w:pPr>
              <w:tabs>
                <w:tab w:val="left" w:pos="453"/>
              </w:tabs>
              <w:bidi/>
              <w:ind w:left="172"/>
              <w:rPr>
                <w:rFonts w:ascii="Heebo" w:eastAsia="Times New Roman" w:hAnsi="Heebo" w:cs="Heebo"/>
                <w:kern w:val="0"/>
                <w:sz w:val="21"/>
                <w:szCs w:val="21"/>
                <w14:ligatures w14:val="none"/>
              </w:rPr>
            </w:pPr>
            <w:r w:rsidRPr="00190571">
              <w:rPr>
                <w:rFonts w:ascii="Heebo" w:eastAsia="Times New Roman" w:hAnsi="Heebo" w:cs="Heebo" w:hint="cs"/>
                <w:kern w:val="0"/>
                <w:sz w:val="21"/>
                <w:szCs w:val="21"/>
                <w:rtl/>
                <w14:ligatures w14:val="none"/>
              </w:rPr>
              <w:t>התאמת השירותים לצרכים אישיים של כל משתתף בפיילוט</w:t>
            </w:r>
          </w:p>
        </w:tc>
        <w:tc>
          <w:tcPr>
            <w:tcW w:w="2145" w:type="dxa"/>
            <w:vAlign w:val="center"/>
          </w:tcPr>
          <w:p w14:paraId="5B56636A" w14:textId="75C4019B" w:rsidR="00F627D9" w:rsidRPr="00190571" w:rsidRDefault="00F627D9" w:rsidP="00190571">
            <w:pPr>
              <w:tabs>
                <w:tab w:val="left" w:pos="453"/>
              </w:tabs>
              <w:bidi/>
              <w:ind w:left="602" w:hanging="567"/>
              <w:rPr>
                <w:rFonts w:ascii="Heebo" w:eastAsia="Times New Roman" w:hAnsi="Heebo" w:cs="Heebo"/>
                <w:kern w:val="0"/>
                <w:sz w:val="21"/>
                <w:szCs w:val="21"/>
                <w:rtl/>
                <w14:ligatures w14:val="none"/>
              </w:rPr>
            </w:pPr>
            <w:r w:rsidRPr="00190571">
              <w:rPr>
                <w:rFonts w:ascii="Heebo" w:eastAsia="Times New Roman" w:hAnsi="Heebo" w:cs="Heebo" w:hint="cs"/>
                <w:kern w:val="0"/>
                <w:sz w:val="21"/>
                <w:szCs w:val="21"/>
                <w:rtl/>
                <w14:ligatures w14:val="none"/>
              </w:rPr>
              <w:t>שירות מותאם אישית</w:t>
            </w:r>
          </w:p>
        </w:tc>
      </w:tr>
      <w:tr w:rsidR="00F627D9" w:rsidRPr="00785269" w14:paraId="1C8103B0" w14:textId="7A7571FF" w:rsidTr="00E74135">
        <w:tc>
          <w:tcPr>
            <w:tcW w:w="3551" w:type="dxa"/>
          </w:tcPr>
          <w:p w14:paraId="3D430E72" w14:textId="77777777" w:rsidR="00F627D9" w:rsidRPr="00190571" w:rsidRDefault="00F627D9" w:rsidP="00190571">
            <w:pPr>
              <w:tabs>
                <w:tab w:val="left" w:pos="453"/>
              </w:tabs>
              <w:bidi/>
              <w:ind w:left="172"/>
              <w:rPr>
                <w:rFonts w:ascii="Heebo" w:eastAsia="Times New Roman" w:hAnsi="Heebo" w:cs="Heebo"/>
                <w:kern w:val="0"/>
                <w:sz w:val="21"/>
                <w:szCs w:val="21"/>
                <w:rtl/>
                <w14:ligatures w14:val="none"/>
              </w:rPr>
            </w:pPr>
          </w:p>
        </w:tc>
        <w:tc>
          <w:tcPr>
            <w:tcW w:w="4040" w:type="dxa"/>
            <w:hideMark/>
          </w:tcPr>
          <w:p w14:paraId="54A01636" w14:textId="286B73B7" w:rsidR="00F627D9" w:rsidRPr="00190571" w:rsidRDefault="00F627D9" w:rsidP="00190571">
            <w:pPr>
              <w:tabs>
                <w:tab w:val="left" w:pos="453"/>
              </w:tabs>
              <w:bidi/>
              <w:ind w:left="172"/>
              <w:rPr>
                <w:rFonts w:ascii="Heebo" w:eastAsia="Times New Roman" w:hAnsi="Heebo" w:cs="Heebo"/>
                <w:kern w:val="0"/>
                <w:sz w:val="21"/>
                <w:szCs w:val="21"/>
                <w14:ligatures w14:val="none"/>
              </w:rPr>
            </w:pPr>
            <w:r w:rsidRPr="00190571">
              <w:rPr>
                <w:rFonts w:ascii="Heebo" w:eastAsia="Times New Roman" w:hAnsi="Heebo" w:cs="Heebo" w:hint="cs"/>
                <w:kern w:val="0"/>
                <w:sz w:val="21"/>
                <w:szCs w:val="21"/>
                <w:rtl/>
                <w14:ligatures w14:val="none"/>
              </w:rPr>
              <w:t>עבודה מתואמת בין מתאמות שירות, ספקים, וגורמים קהילתיים</w:t>
            </w:r>
          </w:p>
        </w:tc>
        <w:tc>
          <w:tcPr>
            <w:tcW w:w="2145" w:type="dxa"/>
            <w:vAlign w:val="center"/>
          </w:tcPr>
          <w:p w14:paraId="13297156" w14:textId="7B7E9423" w:rsidR="00F627D9" w:rsidRPr="00190571" w:rsidRDefault="00F627D9" w:rsidP="00190571">
            <w:pPr>
              <w:tabs>
                <w:tab w:val="left" w:pos="453"/>
              </w:tabs>
              <w:bidi/>
              <w:ind w:left="602" w:hanging="567"/>
              <w:rPr>
                <w:rFonts w:ascii="Heebo" w:eastAsia="Times New Roman" w:hAnsi="Heebo" w:cs="Heebo"/>
                <w:kern w:val="0"/>
                <w:sz w:val="21"/>
                <w:szCs w:val="21"/>
                <w:rtl/>
                <w14:ligatures w14:val="none"/>
              </w:rPr>
            </w:pPr>
            <w:r w:rsidRPr="00190571">
              <w:rPr>
                <w:rFonts w:ascii="Heebo" w:eastAsia="Times New Roman" w:hAnsi="Heebo" w:cs="Heebo" w:hint="cs"/>
                <w:kern w:val="0"/>
                <w:sz w:val="21"/>
                <w:szCs w:val="21"/>
                <w:rtl/>
                <w14:ligatures w14:val="none"/>
              </w:rPr>
              <w:t>שיתוף פעולה בין גורמים</w:t>
            </w:r>
          </w:p>
        </w:tc>
      </w:tr>
      <w:tr w:rsidR="00F627D9" w:rsidRPr="00785269" w14:paraId="73B0E7A1" w14:textId="41BBD1DA" w:rsidTr="00E74135">
        <w:tc>
          <w:tcPr>
            <w:tcW w:w="3551" w:type="dxa"/>
          </w:tcPr>
          <w:p w14:paraId="709DC09D" w14:textId="77777777" w:rsidR="00F627D9" w:rsidRPr="00190571" w:rsidRDefault="00F627D9" w:rsidP="00190571">
            <w:pPr>
              <w:tabs>
                <w:tab w:val="left" w:pos="453"/>
              </w:tabs>
              <w:bidi/>
              <w:ind w:left="172"/>
              <w:rPr>
                <w:rFonts w:ascii="Heebo" w:eastAsia="Times New Roman" w:hAnsi="Heebo" w:cs="Heebo"/>
                <w:kern w:val="0"/>
                <w:sz w:val="21"/>
                <w:szCs w:val="21"/>
                <w:rtl/>
                <w14:ligatures w14:val="none"/>
              </w:rPr>
            </w:pPr>
          </w:p>
        </w:tc>
        <w:tc>
          <w:tcPr>
            <w:tcW w:w="4040" w:type="dxa"/>
            <w:hideMark/>
          </w:tcPr>
          <w:p w14:paraId="27689F38" w14:textId="65A8E0B0" w:rsidR="00F627D9" w:rsidRPr="00E74135" w:rsidRDefault="00F627D9" w:rsidP="00190571">
            <w:pPr>
              <w:tabs>
                <w:tab w:val="left" w:pos="453"/>
              </w:tabs>
              <w:bidi/>
              <w:ind w:left="172"/>
              <w:rPr>
                <w:rFonts w:ascii="Heebo" w:eastAsia="Times New Roman" w:hAnsi="Heebo" w:cs="Heebo"/>
                <w:kern w:val="0"/>
                <w:sz w:val="21"/>
                <w:szCs w:val="21"/>
                <w:lang w:val="en-US"/>
                <w14:ligatures w14:val="none"/>
              </w:rPr>
            </w:pPr>
            <w:r w:rsidRPr="00190571">
              <w:rPr>
                <w:rFonts w:ascii="Heebo" w:eastAsia="Times New Roman" w:hAnsi="Heebo" w:cs="Heebo" w:hint="cs"/>
                <w:kern w:val="0"/>
                <w:sz w:val="21"/>
                <w:szCs w:val="21"/>
                <w:rtl/>
                <w14:ligatures w14:val="none"/>
              </w:rPr>
              <w:t>איסוף משוב ונתונים מהמשתתפים לשיפור מתמיד של התוכנית</w:t>
            </w:r>
          </w:p>
        </w:tc>
        <w:tc>
          <w:tcPr>
            <w:tcW w:w="2145" w:type="dxa"/>
            <w:vAlign w:val="center"/>
          </w:tcPr>
          <w:p w14:paraId="323BA0B1" w14:textId="4205F43B" w:rsidR="00F627D9" w:rsidRPr="00190571" w:rsidRDefault="00F627D9" w:rsidP="00190571">
            <w:pPr>
              <w:tabs>
                <w:tab w:val="left" w:pos="453"/>
              </w:tabs>
              <w:bidi/>
              <w:ind w:left="602" w:hanging="567"/>
              <w:rPr>
                <w:rFonts w:ascii="Heebo" w:eastAsia="Times New Roman" w:hAnsi="Heebo" w:cs="Heebo"/>
                <w:kern w:val="0"/>
                <w:sz w:val="21"/>
                <w:szCs w:val="21"/>
                <w:rtl/>
                <w14:ligatures w14:val="none"/>
              </w:rPr>
            </w:pPr>
            <w:r w:rsidRPr="00190571">
              <w:rPr>
                <w:rFonts w:ascii="Heebo" w:eastAsia="Times New Roman" w:hAnsi="Heebo" w:cs="Heebo" w:hint="cs"/>
                <w:kern w:val="0"/>
                <w:sz w:val="21"/>
                <w:szCs w:val="21"/>
                <w:rtl/>
                <w14:ligatures w14:val="none"/>
              </w:rPr>
              <w:t>מעקב ומשוב שוטף</w:t>
            </w:r>
          </w:p>
        </w:tc>
      </w:tr>
      <w:tr w:rsidR="00F627D9" w:rsidRPr="00785269" w14:paraId="2AA8043F" w14:textId="6F6D4835" w:rsidTr="00E74135">
        <w:tc>
          <w:tcPr>
            <w:tcW w:w="3551" w:type="dxa"/>
          </w:tcPr>
          <w:p w14:paraId="051ACB42" w14:textId="77777777" w:rsidR="00F627D9" w:rsidRPr="00190571" w:rsidRDefault="00F627D9" w:rsidP="00190571">
            <w:pPr>
              <w:tabs>
                <w:tab w:val="left" w:pos="453"/>
              </w:tabs>
              <w:bidi/>
              <w:ind w:left="172"/>
              <w:rPr>
                <w:rFonts w:ascii="Heebo" w:eastAsia="Times New Roman" w:hAnsi="Heebo" w:cs="Heebo"/>
                <w:kern w:val="0"/>
                <w:sz w:val="21"/>
                <w:szCs w:val="21"/>
                <w:rtl/>
                <w14:ligatures w14:val="none"/>
              </w:rPr>
            </w:pPr>
          </w:p>
        </w:tc>
        <w:tc>
          <w:tcPr>
            <w:tcW w:w="4040" w:type="dxa"/>
            <w:hideMark/>
          </w:tcPr>
          <w:p w14:paraId="42F42123" w14:textId="40B2529C" w:rsidR="00F627D9" w:rsidRPr="00E74135" w:rsidRDefault="00F627D9" w:rsidP="00190571">
            <w:pPr>
              <w:tabs>
                <w:tab w:val="left" w:pos="453"/>
              </w:tabs>
              <w:bidi/>
              <w:ind w:left="172"/>
              <w:rPr>
                <w:rFonts w:ascii="Heebo" w:eastAsia="Times New Roman" w:hAnsi="Heebo" w:cs="Heebo"/>
                <w:kern w:val="0"/>
                <w:sz w:val="21"/>
                <w:szCs w:val="21"/>
                <w:lang w:val="en-US"/>
                <w14:ligatures w14:val="none"/>
              </w:rPr>
            </w:pPr>
            <w:r w:rsidRPr="00190571">
              <w:rPr>
                <w:rFonts w:ascii="Heebo" w:eastAsia="Times New Roman" w:hAnsi="Heebo" w:cs="Heebo" w:hint="cs"/>
                <w:kern w:val="0"/>
                <w:sz w:val="21"/>
                <w:szCs w:val="21"/>
                <w:rtl/>
                <w14:ligatures w14:val="none"/>
              </w:rPr>
              <w:t xml:space="preserve">התאמת התוכנית בהתאם לצרכים המתפתחים של </w:t>
            </w:r>
            <w:r w:rsidR="00AC6338">
              <w:rPr>
                <w:rFonts w:ascii="Heebo" w:eastAsia="Times New Roman" w:hAnsi="Heebo" w:cs="Heebo" w:hint="cs"/>
                <w:kern w:val="0"/>
                <w:sz w:val="21"/>
                <w:szCs w:val="21"/>
                <w:rtl/>
                <w14:ligatures w14:val="none"/>
              </w:rPr>
              <w:t>האזרחים הוותיקים</w:t>
            </w:r>
          </w:p>
        </w:tc>
        <w:tc>
          <w:tcPr>
            <w:tcW w:w="2145" w:type="dxa"/>
            <w:vAlign w:val="center"/>
          </w:tcPr>
          <w:p w14:paraId="2274A616" w14:textId="79775C76" w:rsidR="00F627D9" w:rsidRPr="00190571" w:rsidRDefault="00F627D9" w:rsidP="00190571">
            <w:pPr>
              <w:tabs>
                <w:tab w:val="left" w:pos="453"/>
              </w:tabs>
              <w:bidi/>
              <w:ind w:left="602" w:hanging="567"/>
              <w:rPr>
                <w:rFonts w:ascii="Heebo" w:eastAsia="Times New Roman" w:hAnsi="Heebo" w:cs="Heebo"/>
                <w:kern w:val="0"/>
                <w:sz w:val="21"/>
                <w:szCs w:val="21"/>
                <w:rtl/>
                <w14:ligatures w14:val="none"/>
              </w:rPr>
            </w:pPr>
            <w:r w:rsidRPr="00190571">
              <w:rPr>
                <w:rFonts w:ascii="Heebo" w:eastAsia="Times New Roman" w:hAnsi="Heebo" w:cs="Heebo" w:hint="cs"/>
                <w:kern w:val="0"/>
                <w:sz w:val="21"/>
                <w:szCs w:val="21"/>
                <w:rtl/>
                <w14:ligatures w14:val="none"/>
              </w:rPr>
              <w:t>גמישות בתהליכים</w:t>
            </w:r>
          </w:p>
        </w:tc>
      </w:tr>
    </w:tbl>
    <w:p w14:paraId="4FAE0B19" w14:textId="0E8D8ED0" w:rsidR="00190571" w:rsidRPr="00190571" w:rsidRDefault="00190571" w:rsidP="00190571">
      <w:pPr>
        <w:pStyle w:val="a4"/>
        <w:numPr>
          <w:ilvl w:val="0"/>
          <w:numId w:val="25"/>
        </w:numPr>
        <w:shd w:val="clear" w:color="auto" w:fill="FFFFFF"/>
        <w:bidi/>
        <w:spacing w:before="100" w:beforeAutospacing="1" w:afterAutospacing="1"/>
        <w:rPr>
          <w:rFonts w:ascii="Heebo" w:eastAsia="Times New Roman" w:hAnsi="Heebo" w:cs="Heebo"/>
          <w:color w:val="000000"/>
          <w:kern w:val="0"/>
          <w14:ligatures w14:val="none"/>
        </w:rPr>
      </w:pPr>
      <w:r w:rsidRPr="00190571">
        <w:rPr>
          <w:rFonts w:ascii="Heebo" w:eastAsia="Times New Roman" w:hAnsi="Heebo" w:cs="Heebo" w:hint="cs"/>
          <w:b/>
          <w:bCs/>
          <w:color w:val="000000"/>
          <w:kern w:val="0"/>
          <w:rtl/>
          <w14:ligatures w14:val="none"/>
        </w:rPr>
        <w:t>טמפל</w:t>
      </w:r>
      <w:r w:rsidR="00B408C2">
        <w:rPr>
          <w:rFonts w:ascii="Heebo" w:eastAsia="Times New Roman" w:hAnsi="Heebo" w:cs="Heebo" w:hint="cs"/>
          <w:b/>
          <w:bCs/>
          <w:color w:val="000000"/>
          <w:kern w:val="0"/>
          <w:rtl/>
          <w14:ligatures w14:val="none"/>
        </w:rPr>
        <w:t>י</w:t>
      </w:r>
      <w:r w:rsidRPr="00190571">
        <w:rPr>
          <w:rFonts w:ascii="Heebo" w:eastAsia="Times New Roman" w:hAnsi="Heebo" w:cs="Heebo" w:hint="cs"/>
          <w:b/>
          <w:bCs/>
          <w:color w:val="000000"/>
          <w:kern w:val="0"/>
          <w:rtl/>
          <w14:ligatures w14:val="none"/>
        </w:rPr>
        <w:t>ט עקרונות מנחים לפיילוט</w:t>
      </w:r>
    </w:p>
    <w:p w14:paraId="5CF0A186" w14:textId="77777777" w:rsidR="002F7A08" w:rsidRPr="00190571" w:rsidRDefault="002F7A08" w:rsidP="002F7A08">
      <w:pPr>
        <w:shd w:val="clear" w:color="auto" w:fill="FFFFFF"/>
        <w:bidi/>
        <w:ind w:left="360"/>
        <w:rPr>
          <w:rFonts w:ascii="Heebo" w:eastAsia="Times New Roman" w:hAnsi="Heebo" w:cs="Heebo"/>
          <w:color w:val="000000"/>
          <w:kern w:val="0"/>
          <w14:ligatures w14:val="none"/>
        </w:rPr>
      </w:pPr>
    </w:p>
    <w:p w14:paraId="0FD24C22" w14:textId="77777777" w:rsidR="00586A79" w:rsidRPr="00586A79" w:rsidRDefault="00586A79" w:rsidP="00586A79">
      <w:pPr>
        <w:shd w:val="clear" w:color="auto" w:fill="FFFFFF"/>
        <w:bidi/>
        <w:spacing w:before="100" w:beforeAutospacing="1" w:after="100" w:afterAutospacing="1"/>
        <w:outlineLvl w:val="3"/>
        <w:rPr>
          <w:rFonts w:ascii="Heebo" w:eastAsia="Times New Roman" w:hAnsi="Heebo" w:cs="Heebo"/>
          <w:color w:val="FF0000"/>
          <w:kern w:val="0"/>
          <w14:ligatures w14:val="none"/>
        </w:rPr>
      </w:pPr>
      <w:r w:rsidRPr="00586A79">
        <w:rPr>
          <w:rFonts w:ascii="Heebo" w:eastAsia="Times New Roman" w:hAnsi="Heebo" w:cs="Heebo" w:hint="cs"/>
          <w:color w:val="FF0000"/>
          <w:kern w:val="0"/>
          <w:rtl/>
          <w14:ligatures w14:val="none"/>
        </w:rPr>
        <w:t>שלב 2: זיהוי אתגרים והזדמנויות</w:t>
      </w:r>
    </w:p>
    <w:p w14:paraId="4BC8324A" w14:textId="68C0F6B2" w:rsidR="00586A79" w:rsidRPr="00785269" w:rsidRDefault="00586A79" w:rsidP="00586A79">
      <w:pPr>
        <w:numPr>
          <w:ilvl w:val="0"/>
          <w:numId w:val="26"/>
        </w:numPr>
        <w:shd w:val="clear" w:color="auto" w:fill="FFFFFF"/>
        <w:bidi/>
        <w:spacing w:before="120" w:after="120"/>
        <w:rPr>
          <w:rFonts w:ascii="Heebo" w:eastAsia="Times New Roman" w:hAnsi="Heebo" w:cs="Heebo"/>
          <w:color w:val="000000"/>
          <w:kern w:val="0"/>
          <w14:ligatures w14:val="none"/>
        </w:rPr>
      </w:pPr>
      <w:r>
        <w:rPr>
          <w:rFonts w:ascii="Heebo" w:eastAsia="Times New Roman" w:hAnsi="Heebo" w:cs="Heebo" w:hint="cs"/>
          <w:color w:val="000000"/>
          <w:kern w:val="0"/>
          <w:rtl/>
          <w14:ligatures w14:val="none"/>
        </w:rPr>
        <w:lastRenderedPageBreak/>
        <w:t xml:space="preserve">סקרו </w:t>
      </w:r>
      <w:r w:rsidRPr="00785269">
        <w:rPr>
          <w:rFonts w:ascii="Heebo" w:eastAsia="Times New Roman" w:hAnsi="Heebo" w:cs="Heebo" w:hint="cs"/>
          <w:color w:val="000000"/>
          <w:kern w:val="0"/>
          <w:rtl/>
          <w14:ligatures w14:val="none"/>
        </w:rPr>
        <w:t>את המשימות והפרסונות שפותחו בסדנה ו</w:t>
      </w:r>
      <w:r>
        <w:rPr>
          <w:rFonts w:ascii="Heebo" w:eastAsia="Times New Roman" w:hAnsi="Heebo" w:cs="Heebo" w:hint="cs"/>
          <w:color w:val="000000"/>
          <w:kern w:val="0"/>
          <w:rtl/>
          <w14:ligatures w14:val="none"/>
        </w:rPr>
        <w:t>ה</w:t>
      </w:r>
      <w:r w:rsidRPr="00785269">
        <w:rPr>
          <w:rFonts w:ascii="Heebo" w:eastAsia="Times New Roman" w:hAnsi="Heebo" w:cs="Heebo" w:hint="cs"/>
          <w:color w:val="000000"/>
          <w:kern w:val="0"/>
          <w:rtl/>
          <w14:ligatures w14:val="none"/>
        </w:rPr>
        <w:t>תמקדו בזיהוי אתגרים מרכזיים שניתן לצפות שיתעוררו, כגון תקשורת בין גורמים, קושי בגיוס מתנדבים, או חסמים טכנולוגיים</w:t>
      </w:r>
      <w:r w:rsidRPr="00785269">
        <w:rPr>
          <w:rFonts w:ascii="Heebo" w:eastAsia="Times New Roman" w:hAnsi="Heebo" w:cs="Heebo" w:hint="cs"/>
          <w:color w:val="000000"/>
          <w:kern w:val="0"/>
          <w14:ligatures w14:val="none"/>
        </w:rPr>
        <w:t>.</w:t>
      </w:r>
    </w:p>
    <w:p w14:paraId="1C7A9985" w14:textId="77777777" w:rsidR="00E10B03" w:rsidRDefault="00E10B03" w:rsidP="00E10B03">
      <w:pPr>
        <w:shd w:val="clear" w:color="auto" w:fill="FFFFFF"/>
        <w:bidi/>
        <w:spacing w:before="120" w:after="120"/>
        <w:rPr>
          <w:rFonts w:ascii="Heebo" w:eastAsia="Times New Roman" w:hAnsi="Heebo" w:cs="Heebo"/>
          <w:color w:val="000000"/>
          <w:kern w:val="0"/>
          <w:rtl/>
          <w14:ligatures w14:val="none"/>
        </w:rPr>
      </w:pPr>
    </w:p>
    <w:p w14:paraId="539BC17F" w14:textId="17785DE9" w:rsidR="00E10B03" w:rsidRDefault="00E10B03" w:rsidP="00E74135">
      <w:pPr>
        <w:shd w:val="clear" w:color="auto" w:fill="FFFFFF"/>
        <w:bidi/>
        <w:spacing w:before="100" w:beforeAutospacing="1" w:after="100" w:afterAutospacing="1"/>
        <w:outlineLvl w:val="2"/>
        <w:rPr>
          <w:rFonts w:ascii="Heebo" w:eastAsia="Times New Roman" w:hAnsi="Heebo" w:cs="Heebo"/>
          <w:color w:val="000000"/>
          <w:kern w:val="0"/>
          <w:rtl/>
          <w14:ligatures w14:val="none"/>
        </w:rPr>
      </w:pPr>
      <w:r w:rsidRPr="00D536C1">
        <w:rPr>
          <w:rFonts w:ascii="Heebo" w:eastAsia="Times New Roman" w:hAnsi="Heebo" w:cs="Heebo" w:hint="cs"/>
          <w:b/>
          <w:bCs/>
          <w:color w:val="FF0000"/>
          <w:kern w:val="0"/>
          <w:rtl/>
          <w14:ligatures w14:val="none"/>
        </w:rPr>
        <w:t xml:space="preserve">קבוצה </w:t>
      </w:r>
      <w:r w:rsidR="009E64F9">
        <w:rPr>
          <w:rFonts w:ascii="Heebo" w:eastAsia="Times New Roman" w:hAnsi="Heebo" w:cs="Heebo" w:hint="cs"/>
          <w:b/>
          <w:bCs/>
          <w:color w:val="FF0000"/>
          <w:kern w:val="0"/>
          <w:rtl/>
          <w14:ligatures w14:val="none"/>
        </w:rPr>
        <w:t>#</w:t>
      </w:r>
      <w:r w:rsidR="002F7A08">
        <w:rPr>
          <w:rFonts w:ascii="Heebo" w:eastAsia="Times New Roman" w:hAnsi="Heebo" w:cs="Heebo" w:hint="cs"/>
          <w:b/>
          <w:bCs/>
          <w:color w:val="FF0000"/>
          <w:kern w:val="0"/>
          <w:rtl/>
          <w14:ligatures w14:val="none"/>
        </w:rPr>
        <w:t>2</w:t>
      </w:r>
      <w:r w:rsidR="002F7A08" w:rsidRPr="00D536C1">
        <w:rPr>
          <w:rFonts w:ascii="Heebo" w:eastAsia="Times New Roman" w:hAnsi="Heebo" w:cs="Heebo" w:hint="cs"/>
          <w:b/>
          <w:bCs/>
          <w:color w:val="FF0000"/>
          <w:kern w:val="0"/>
          <w:rtl/>
          <w14:ligatures w14:val="none"/>
        </w:rPr>
        <w:t xml:space="preserve"> </w:t>
      </w:r>
      <w:r w:rsidRPr="00D536C1">
        <w:rPr>
          <w:rFonts w:ascii="Heebo" w:eastAsia="Times New Roman" w:hAnsi="Heebo" w:cs="Heebo"/>
          <w:b/>
          <w:bCs/>
          <w:color w:val="FF0000"/>
          <w:kern w:val="0"/>
          <w:rtl/>
          <w14:ligatures w14:val="none"/>
        </w:rPr>
        <w:t>–</w:t>
      </w:r>
      <w:r w:rsidRPr="00847259">
        <w:rPr>
          <w:rFonts w:ascii="Heebo" w:eastAsia="Times New Roman" w:hAnsi="Heebo" w:cs="Heebo" w:hint="cs"/>
          <w:color w:val="000000"/>
          <w:kern w:val="0"/>
          <w:rtl/>
          <w14:ligatures w14:val="none"/>
        </w:rPr>
        <w:t xml:space="preserve"> </w:t>
      </w:r>
      <w:r>
        <w:rPr>
          <w:rFonts w:ascii="Heebo" w:eastAsia="Times New Roman" w:hAnsi="Heebo" w:cs="Heebo" w:hint="cs"/>
          <w:b/>
          <w:bCs/>
          <w:color w:val="FF0000"/>
          <w:kern w:val="0"/>
          <w:rtl/>
          <w14:ligatures w14:val="none"/>
        </w:rPr>
        <w:t>מסע הלקוח החדש</w:t>
      </w:r>
      <w:r w:rsidRPr="00847259">
        <w:rPr>
          <w:rFonts w:ascii="Heebo" w:eastAsia="Times New Roman" w:hAnsi="Heebo" w:cs="Heebo" w:hint="cs"/>
          <w:b/>
          <w:bCs/>
          <w:color w:val="FF0000"/>
          <w:kern w:val="0"/>
          <w:rtl/>
          <w14:ligatures w14:val="none"/>
        </w:rPr>
        <w:t xml:space="preserve"> </w:t>
      </w:r>
      <w:r w:rsidR="002104A7">
        <w:rPr>
          <w:rFonts w:ascii="Heebo" w:eastAsia="Times New Roman" w:hAnsi="Heebo" w:cs="Heebo" w:hint="cs"/>
          <w:b/>
          <w:bCs/>
          <w:color w:val="FF0000"/>
          <w:kern w:val="0"/>
          <w:rtl/>
          <w14:ligatures w14:val="none"/>
        </w:rPr>
        <w:t xml:space="preserve">- הרחבת המסע לרזולוציה גבוהה </w:t>
      </w:r>
      <w:r w:rsidRPr="00D536C1">
        <w:rPr>
          <w:rFonts w:ascii="Heebo" w:eastAsia="Times New Roman" w:hAnsi="Heebo" w:cs="Heebo" w:hint="cs"/>
          <w:b/>
          <w:bCs/>
          <w:color w:val="FF0000"/>
          <w:kern w:val="0"/>
          <w:rtl/>
          <w14:ligatures w14:val="none"/>
        </w:rPr>
        <w:t xml:space="preserve">/ </w:t>
      </w:r>
      <w:commentRangeStart w:id="255"/>
      <w:r w:rsidRPr="00D536C1">
        <w:rPr>
          <w:rFonts w:ascii="Heebo" w:eastAsia="Times New Roman" w:hAnsi="Heebo" w:cs="Heebo" w:hint="cs"/>
          <w:color w:val="FF0000"/>
          <w:kern w:val="0"/>
          <w:rtl/>
          <w14:ligatures w14:val="none"/>
        </w:rPr>
        <w:t>עבודה על גבי גיליונו</w:t>
      </w:r>
      <w:r w:rsidRPr="00D536C1">
        <w:rPr>
          <w:rFonts w:ascii="Heebo" w:eastAsia="Times New Roman" w:hAnsi="Heebo" w:cs="Heebo" w:hint="eastAsia"/>
          <w:color w:val="FF0000"/>
          <w:kern w:val="0"/>
          <w:rtl/>
          <w14:ligatures w14:val="none"/>
        </w:rPr>
        <w:t>ת</w:t>
      </w:r>
      <w:r w:rsidRPr="00D536C1">
        <w:rPr>
          <w:rFonts w:ascii="Heebo" w:eastAsia="Times New Roman" w:hAnsi="Heebo" w:cs="Heebo" w:hint="cs"/>
          <w:color w:val="FF0000"/>
          <w:kern w:val="0"/>
          <w:rtl/>
          <w14:ligatures w14:val="none"/>
        </w:rPr>
        <w:t xml:space="preserve"> עבודה</w:t>
      </w:r>
      <w:r>
        <w:rPr>
          <w:rFonts w:ascii="Heebo" w:eastAsia="Times New Roman" w:hAnsi="Heebo" w:cs="Heebo" w:hint="cs"/>
          <w:color w:val="FF0000"/>
          <w:kern w:val="0"/>
          <w:rtl/>
          <w14:ligatures w14:val="none"/>
        </w:rPr>
        <w:t xml:space="preserve"> </w:t>
      </w:r>
      <w:commentRangeEnd w:id="255"/>
      <w:r w:rsidR="002F7A08">
        <w:rPr>
          <w:rStyle w:val="a7"/>
          <w:rtl/>
        </w:rPr>
        <w:commentReference w:id="255"/>
      </w:r>
    </w:p>
    <w:p w14:paraId="6AC043BB" w14:textId="7FB77D98" w:rsidR="00E10B03" w:rsidRPr="00E10B03" w:rsidRDefault="00E10B03" w:rsidP="00E10B03">
      <w:pPr>
        <w:shd w:val="clear" w:color="auto" w:fill="FFFFFF"/>
        <w:bidi/>
        <w:spacing w:before="100" w:beforeAutospacing="1" w:afterAutospacing="1"/>
        <w:rPr>
          <w:rFonts w:ascii="Heebo" w:eastAsia="Times New Roman" w:hAnsi="Heebo" w:cs="Heebo"/>
          <w:color w:val="000000"/>
          <w:kern w:val="0"/>
          <w:rtl/>
          <w14:ligatures w14:val="none"/>
        </w:rPr>
      </w:pPr>
      <w:r w:rsidRPr="00E10B03">
        <w:rPr>
          <w:rFonts w:ascii="Heebo" w:eastAsia="Times New Roman" w:hAnsi="Heebo" w:cs="Heebo" w:hint="cs"/>
          <w:b/>
          <w:bCs/>
          <w:color w:val="000000" w:themeColor="text1"/>
          <w:kern w:val="0"/>
          <w:rtl/>
          <w14:ligatures w14:val="none"/>
        </w:rPr>
        <w:t>המטרה:</w:t>
      </w:r>
      <w:r>
        <w:rPr>
          <w:rFonts w:ascii="Heebo" w:eastAsia="Times New Roman" w:hAnsi="Heebo" w:cs="Heebo" w:hint="cs"/>
          <w:b/>
          <w:bCs/>
          <w:color w:val="FF0000"/>
          <w:kern w:val="0"/>
          <w:rtl/>
          <w14:ligatures w14:val="none"/>
        </w:rPr>
        <w:t xml:space="preserve"> </w:t>
      </w:r>
      <w:r w:rsidRPr="00785269">
        <w:rPr>
          <w:rFonts w:ascii="Heebo" w:eastAsia="Times New Roman" w:hAnsi="Heebo" w:cs="Heebo" w:hint="cs"/>
          <w:color w:val="000000"/>
          <w:kern w:val="0"/>
          <w:rtl/>
          <w14:ligatures w14:val="none"/>
        </w:rPr>
        <w:t xml:space="preserve">להבין את נקודות החוזק והחולשה במסע הלקוח, ולוודא שכל הממשקים והמעברים בתהליך ברורים, נגישים, ומסייעים </w:t>
      </w:r>
      <w:r w:rsidR="002646CC" w:rsidRPr="00785269">
        <w:rPr>
          <w:rFonts w:ascii="Heebo" w:eastAsia="Times New Roman" w:hAnsi="Heebo" w:cs="Heebo" w:hint="cs"/>
          <w:color w:val="000000"/>
          <w:kern w:val="0"/>
          <w:rtl/>
          <w14:ligatures w14:val="none"/>
        </w:rPr>
        <w:t>ל</w:t>
      </w:r>
      <w:r w:rsidR="002646CC">
        <w:rPr>
          <w:rFonts w:ascii="Heebo" w:eastAsia="Times New Roman" w:hAnsi="Heebo" w:cs="Heebo" w:hint="cs"/>
          <w:color w:val="000000"/>
          <w:kern w:val="0"/>
          <w:rtl/>
          <w14:ligatures w14:val="none"/>
        </w:rPr>
        <w:t>אזרח הוותיק</w:t>
      </w:r>
      <w:r w:rsidR="002646CC" w:rsidRPr="00785269">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לבחור את השירותים המתאימים לו בצורה קלה ויעילה</w:t>
      </w:r>
      <w:r w:rsidRPr="00785269">
        <w:rPr>
          <w:rFonts w:ascii="Heebo" w:eastAsia="Times New Roman" w:hAnsi="Heebo" w:cs="Heebo" w:hint="cs"/>
          <w:color w:val="000000"/>
          <w:kern w:val="0"/>
          <w14:ligatures w14:val="none"/>
        </w:rPr>
        <w:t>.</w:t>
      </w:r>
    </w:p>
    <w:p w14:paraId="30D2B801" w14:textId="77777777" w:rsidR="00B408C2" w:rsidRPr="00B408C2" w:rsidRDefault="00B408C2" w:rsidP="00E74135">
      <w:pPr>
        <w:shd w:val="clear" w:color="auto" w:fill="FFFFFF"/>
        <w:bidi/>
        <w:ind w:left="360"/>
        <w:rPr>
          <w:rFonts w:ascii="Heebo" w:eastAsia="Times New Roman" w:hAnsi="Heebo" w:cs="Heebo"/>
          <w:color w:val="FF0000"/>
          <w:kern w:val="0"/>
          <w14:ligatures w14:val="none"/>
          <w:rPrChange w:id="256" w:author="Edna Laufer Globus" w:date="2024-11-14T16:49:00Z">
            <w:rPr>
              <w:rFonts w:ascii="Heebo" w:eastAsia="Times New Roman" w:hAnsi="Heebo" w:cs="Heebo"/>
              <w:color w:val="000000"/>
              <w:kern w:val="0"/>
              <w14:ligatures w14:val="none"/>
            </w:rPr>
          </w:rPrChange>
        </w:rPr>
      </w:pPr>
      <w:r w:rsidRPr="00B408C2">
        <w:rPr>
          <w:rFonts w:ascii="Heebo" w:eastAsia="Times New Roman" w:hAnsi="Heebo" w:cs="Heebo" w:hint="eastAsia"/>
          <w:color w:val="FF0000"/>
          <w:kern w:val="0"/>
          <w:rtl/>
          <w14:ligatures w14:val="none"/>
          <w:rPrChange w:id="257" w:author="Edna Laufer Globus" w:date="2024-11-14T16:49:00Z">
            <w:rPr>
              <w:rFonts w:ascii="Heebo" w:eastAsia="Times New Roman" w:hAnsi="Heebo" w:cs="Heebo" w:hint="eastAsia"/>
              <w:color w:val="000000"/>
              <w:kern w:val="0"/>
              <w:rtl/>
              <w14:ligatures w14:val="none"/>
            </w:rPr>
          </w:rPrChange>
        </w:rPr>
        <w:t>שלב</w:t>
      </w:r>
      <w:r w:rsidRPr="00B408C2">
        <w:rPr>
          <w:rFonts w:ascii="Heebo" w:eastAsia="Times New Roman" w:hAnsi="Heebo" w:cs="Heebo"/>
          <w:color w:val="FF0000"/>
          <w:kern w:val="0"/>
          <w:rtl/>
          <w14:ligatures w14:val="none"/>
          <w:rPrChange w:id="258" w:author="Edna Laufer Globus" w:date="2024-11-14T16:49:00Z">
            <w:rPr>
              <w:rFonts w:ascii="Heebo" w:eastAsia="Times New Roman" w:hAnsi="Heebo" w:cs="Heebo"/>
              <w:color w:val="000000"/>
              <w:kern w:val="0"/>
              <w:rtl/>
              <w14:ligatures w14:val="none"/>
            </w:rPr>
          </w:rPrChange>
        </w:rPr>
        <w:t xml:space="preserve"> 1: </w:t>
      </w:r>
      <w:r w:rsidRPr="00B408C2">
        <w:rPr>
          <w:rFonts w:ascii="Heebo" w:eastAsia="Times New Roman" w:hAnsi="Heebo" w:cs="Heebo" w:hint="eastAsia"/>
          <w:color w:val="FF0000"/>
          <w:kern w:val="0"/>
          <w:rtl/>
          <w14:ligatures w14:val="none"/>
          <w:rPrChange w:id="259" w:author="Edna Laufer Globus" w:date="2024-11-14T16:49:00Z">
            <w:rPr>
              <w:rFonts w:ascii="Heebo" w:eastAsia="Times New Roman" w:hAnsi="Heebo" w:cs="Heebo" w:hint="eastAsia"/>
              <w:color w:val="000000"/>
              <w:kern w:val="0"/>
              <w:rtl/>
              <w14:ligatures w14:val="none"/>
            </w:rPr>
          </w:rPrChange>
        </w:rPr>
        <w:t>זיהוי</w:t>
      </w:r>
      <w:r w:rsidRPr="00B408C2">
        <w:rPr>
          <w:rFonts w:ascii="Heebo" w:eastAsia="Times New Roman" w:hAnsi="Heebo" w:cs="Heebo"/>
          <w:color w:val="FF0000"/>
          <w:kern w:val="0"/>
          <w:rtl/>
          <w14:ligatures w14:val="none"/>
          <w:rPrChange w:id="260" w:author="Edna Laufer Globus" w:date="2024-11-14T16:49:00Z">
            <w:rPr>
              <w:rFonts w:ascii="Heebo" w:eastAsia="Times New Roman" w:hAnsi="Heebo" w:cs="Heebo"/>
              <w:color w:val="000000"/>
              <w:kern w:val="0"/>
              <w:rtl/>
              <w14:ligatures w14:val="none"/>
            </w:rPr>
          </w:rPrChange>
        </w:rPr>
        <w:t xml:space="preserve"> </w:t>
      </w:r>
      <w:r w:rsidRPr="00B408C2">
        <w:rPr>
          <w:rFonts w:ascii="Heebo" w:eastAsia="Times New Roman" w:hAnsi="Heebo" w:cs="Heebo" w:hint="eastAsia"/>
          <w:color w:val="FF0000"/>
          <w:kern w:val="0"/>
          <w:rtl/>
          <w14:ligatures w14:val="none"/>
          <w:rPrChange w:id="261" w:author="Edna Laufer Globus" w:date="2024-11-14T16:49:00Z">
            <w:rPr>
              <w:rFonts w:ascii="Heebo" w:eastAsia="Times New Roman" w:hAnsi="Heebo" w:cs="Heebo" w:hint="eastAsia"/>
              <w:color w:val="000000"/>
              <w:kern w:val="0"/>
              <w:rtl/>
              <w14:ligatures w14:val="none"/>
            </w:rPr>
          </w:rPrChange>
        </w:rPr>
        <w:t>נקודות</w:t>
      </w:r>
      <w:r w:rsidRPr="00B408C2">
        <w:rPr>
          <w:rFonts w:ascii="Heebo" w:eastAsia="Times New Roman" w:hAnsi="Heebo" w:cs="Heebo"/>
          <w:color w:val="FF0000"/>
          <w:kern w:val="0"/>
          <w:rtl/>
          <w14:ligatures w14:val="none"/>
          <w:rPrChange w:id="262" w:author="Edna Laufer Globus" w:date="2024-11-14T16:49:00Z">
            <w:rPr>
              <w:rFonts w:ascii="Heebo" w:eastAsia="Times New Roman" w:hAnsi="Heebo" w:cs="Heebo"/>
              <w:color w:val="000000"/>
              <w:kern w:val="0"/>
              <w:rtl/>
              <w14:ligatures w14:val="none"/>
            </w:rPr>
          </w:rPrChange>
        </w:rPr>
        <w:t xml:space="preserve"> </w:t>
      </w:r>
      <w:r w:rsidRPr="00B408C2">
        <w:rPr>
          <w:rFonts w:ascii="Heebo" w:eastAsia="Times New Roman" w:hAnsi="Heebo" w:cs="Heebo" w:hint="eastAsia"/>
          <w:color w:val="FF0000"/>
          <w:kern w:val="0"/>
          <w:rtl/>
          <w14:ligatures w14:val="none"/>
          <w:rPrChange w:id="263" w:author="Edna Laufer Globus" w:date="2024-11-14T16:49:00Z">
            <w:rPr>
              <w:rFonts w:ascii="Heebo" w:eastAsia="Times New Roman" w:hAnsi="Heebo" w:cs="Heebo" w:hint="eastAsia"/>
              <w:color w:val="000000"/>
              <w:kern w:val="0"/>
              <w:rtl/>
              <w14:ligatures w14:val="none"/>
            </w:rPr>
          </w:rPrChange>
        </w:rPr>
        <w:t>כאב</w:t>
      </w:r>
      <w:r w:rsidRPr="00B408C2">
        <w:rPr>
          <w:rFonts w:ascii="Heebo" w:eastAsia="Times New Roman" w:hAnsi="Heebo" w:cs="Heebo"/>
          <w:color w:val="FF0000"/>
          <w:kern w:val="0"/>
          <w:rtl/>
          <w14:ligatures w14:val="none"/>
          <w:rPrChange w:id="264" w:author="Edna Laufer Globus" w:date="2024-11-14T16:49:00Z">
            <w:rPr>
              <w:rFonts w:ascii="Heebo" w:eastAsia="Times New Roman" w:hAnsi="Heebo" w:cs="Heebo"/>
              <w:color w:val="000000"/>
              <w:kern w:val="0"/>
              <w:rtl/>
              <w14:ligatures w14:val="none"/>
            </w:rPr>
          </w:rPrChange>
        </w:rPr>
        <w:t xml:space="preserve"> </w:t>
      </w:r>
      <w:r w:rsidRPr="00B408C2">
        <w:rPr>
          <w:rFonts w:ascii="Heebo" w:eastAsia="Times New Roman" w:hAnsi="Heebo" w:cs="Heebo" w:hint="eastAsia"/>
          <w:color w:val="FF0000"/>
          <w:kern w:val="0"/>
          <w:rtl/>
          <w14:ligatures w14:val="none"/>
          <w:rPrChange w:id="265" w:author="Edna Laufer Globus" w:date="2024-11-14T16:49:00Z">
            <w:rPr>
              <w:rFonts w:ascii="Heebo" w:eastAsia="Times New Roman" w:hAnsi="Heebo" w:cs="Heebo" w:hint="eastAsia"/>
              <w:color w:val="000000"/>
              <w:kern w:val="0"/>
              <w:rtl/>
              <w14:ligatures w14:val="none"/>
            </w:rPr>
          </w:rPrChange>
        </w:rPr>
        <w:t>והזדמנויות</w:t>
      </w:r>
    </w:p>
    <w:p w14:paraId="6950360F" w14:textId="499B7E90" w:rsidR="00E10B03" w:rsidRPr="00785269" w:rsidRDefault="00E10B03" w:rsidP="00B408C2">
      <w:pPr>
        <w:numPr>
          <w:ilvl w:val="0"/>
          <w:numId w:val="28"/>
        </w:numPr>
        <w:shd w:val="clear" w:color="auto" w:fill="FFFFFF"/>
        <w:bidi/>
        <w:rPr>
          <w:rFonts w:ascii="Heebo" w:eastAsia="Times New Roman" w:hAnsi="Heebo" w:cs="Heebo"/>
          <w:color w:val="000000"/>
          <w:kern w:val="0"/>
          <w14:ligatures w14:val="none"/>
        </w:rPr>
      </w:pPr>
      <w:r>
        <w:rPr>
          <w:rFonts w:ascii="Heebo" w:eastAsia="Times New Roman" w:hAnsi="Heebo" w:cs="Heebo" w:hint="cs"/>
          <w:color w:val="000000"/>
          <w:kern w:val="0"/>
          <w:rtl/>
          <w14:ligatures w14:val="none"/>
        </w:rPr>
        <w:t>זהו</w:t>
      </w:r>
      <w:r w:rsidRPr="00785269">
        <w:rPr>
          <w:rFonts w:ascii="Heebo" w:eastAsia="Times New Roman" w:hAnsi="Heebo" w:cs="Heebo" w:hint="cs"/>
          <w:color w:val="000000"/>
          <w:kern w:val="0"/>
          <w:rtl/>
          <w14:ligatures w14:val="none"/>
        </w:rPr>
        <w:t xml:space="preserve"> נקודות קריטיות במסע הלקוח של </w:t>
      </w:r>
      <w:r w:rsidR="002104A7" w:rsidRPr="00785269">
        <w:rPr>
          <w:rFonts w:ascii="Heebo" w:eastAsia="Times New Roman" w:hAnsi="Heebo" w:cs="Heebo" w:hint="cs"/>
          <w:color w:val="000000"/>
          <w:kern w:val="0"/>
          <w:rtl/>
          <w14:ligatures w14:val="none"/>
        </w:rPr>
        <w:t>ה</w:t>
      </w:r>
      <w:r w:rsidR="002104A7">
        <w:rPr>
          <w:rFonts w:ascii="Heebo" w:eastAsia="Times New Roman" w:hAnsi="Heebo" w:cs="Heebo" w:hint="cs"/>
          <w:color w:val="000000"/>
          <w:kern w:val="0"/>
          <w:rtl/>
          <w14:ligatures w14:val="none"/>
        </w:rPr>
        <w:t>אזרח הוותיק</w:t>
      </w:r>
      <w:r w:rsidR="002104A7" w:rsidRPr="00785269">
        <w:rPr>
          <w:rFonts w:ascii="Heebo" w:eastAsia="Times New Roman" w:hAnsi="Heebo" w:cs="Heebo" w:hint="cs"/>
          <w:color w:val="000000"/>
          <w:kern w:val="0"/>
          <w:rtl/>
          <w14:ligatures w14:val="none"/>
        </w:rPr>
        <w:t xml:space="preserve"> </w:t>
      </w:r>
      <w:r>
        <w:rPr>
          <w:rFonts w:ascii="Heebo" w:eastAsia="Times New Roman" w:hAnsi="Heebo" w:cs="Heebo" w:hint="cs"/>
          <w:color w:val="000000"/>
          <w:kern w:val="0"/>
          <w:rtl/>
          <w14:ligatures w14:val="none"/>
        </w:rPr>
        <w:t>ותנו</w:t>
      </w:r>
      <w:r w:rsidRPr="00785269">
        <w:rPr>
          <w:rFonts w:ascii="Heebo" w:eastAsia="Times New Roman" w:hAnsi="Heebo" w:cs="Heebo" w:hint="cs"/>
          <w:color w:val="000000"/>
          <w:kern w:val="0"/>
          <w:rtl/>
          <w14:ligatures w14:val="none"/>
        </w:rPr>
        <w:t xml:space="preserve"> דגשים לשיפור חוויית המשתמש, כך שיהיו ברורים יותר הצעדים </w:t>
      </w:r>
      <w:r w:rsidR="00B408C2" w:rsidRPr="00785269">
        <w:rPr>
          <w:rFonts w:ascii="Heebo" w:eastAsia="Times New Roman" w:hAnsi="Heebo" w:cs="Heebo" w:hint="cs"/>
          <w:color w:val="000000"/>
          <w:kern w:val="0"/>
          <w:rtl/>
          <w14:ligatures w14:val="none"/>
        </w:rPr>
        <w:t>ש</w:t>
      </w:r>
      <w:r w:rsidR="00B408C2">
        <w:rPr>
          <w:rFonts w:ascii="Heebo" w:eastAsia="Times New Roman" w:hAnsi="Heebo" w:cs="Heebo" w:hint="cs"/>
          <w:color w:val="000000"/>
          <w:kern w:val="0"/>
          <w:rtl/>
          <w14:ligatures w14:val="none"/>
        </w:rPr>
        <w:t>האזרח הוותיק</w:t>
      </w:r>
      <w:r w:rsidR="00B408C2" w:rsidRPr="00785269">
        <w:rPr>
          <w:rFonts w:ascii="Heebo" w:eastAsia="Times New Roman" w:hAnsi="Heebo" w:cs="Heebo" w:hint="cs"/>
          <w:color w:val="000000"/>
          <w:kern w:val="0"/>
          <w:rtl/>
          <w14:ligatures w14:val="none"/>
        </w:rPr>
        <w:t xml:space="preserve"> </w:t>
      </w:r>
      <w:r w:rsidRPr="00785269">
        <w:rPr>
          <w:rFonts w:ascii="Heebo" w:eastAsia="Times New Roman" w:hAnsi="Heebo" w:cs="Heebo" w:hint="cs"/>
          <w:color w:val="000000"/>
          <w:kern w:val="0"/>
          <w:rtl/>
          <w14:ligatures w14:val="none"/>
        </w:rPr>
        <w:t>עובר וכיצד כל גורם בתהליך יכול לסייע לו</w:t>
      </w:r>
      <w:r w:rsidRPr="00785269">
        <w:rPr>
          <w:rFonts w:ascii="Heebo" w:eastAsia="Times New Roman" w:hAnsi="Heebo" w:cs="Heebo" w:hint="cs"/>
          <w:color w:val="000000"/>
          <w:kern w:val="0"/>
          <w14:ligatures w14:val="none"/>
        </w:rPr>
        <w:t>.</w:t>
      </w:r>
    </w:p>
    <w:p w14:paraId="4536C85F" w14:textId="77777777" w:rsidR="00E10B03" w:rsidRPr="00E74135" w:rsidRDefault="00E10B03" w:rsidP="00E10B03">
      <w:pPr>
        <w:shd w:val="clear" w:color="auto" w:fill="FFFFFF"/>
        <w:bidi/>
        <w:spacing w:before="100" w:beforeAutospacing="1" w:after="100" w:afterAutospacing="1"/>
        <w:outlineLvl w:val="3"/>
        <w:rPr>
          <w:rFonts w:ascii="Heebo" w:eastAsia="Times New Roman" w:hAnsi="Heebo" w:cs="Heebo"/>
          <w:color w:val="000000"/>
          <w:kern w:val="0"/>
          <w14:ligatures w14:val="none"/>
        </w:rPr>
      </w:pPr>
      <w:r w:rsidRPr="00E74135">
        <w:rPr>
          <w:rFonts w:ascii="Heebo" w:eastAsia="Times New Roman" w:hAnsi="Heebo" w:cs="Heebo" w:hint="eastAsia"/>
          <w:color w:val="000000"/>
          <w:kern w:val="0"/>
          <w:rtl/>
          <w14:ligatures w14:val="none"/>
        </w:rPr>
        <w:t>הנחיות</w:t>
      </w:r>
      <w:r w:rsidRPr="00E74135">
        <w:rPr>
          <w:rFonts w:ascii="Heebo" w:eastAsia="Times New Roman" w:hAnsi="Heebo" w:cs="Heebo"/>
          <w:color w:val="000000"/>
          <w:kern w:val="0"/>
          <w:rtl/>
          <w14:ligatures w14:val="none"/>
        </w:rPr>
        <w:t xml:space="preserve"> </w:t>
      </w:r>
      <w:r w:rsidRPr="00E74135">
        <w:rPr>
          <w:rFonts w:ascii="Heebo" w:eastAsia="Times New Roman" w:hAnsi="Heebo" w:cs="Heebo" w:hint="eastAsia"/>
          <w:color w:val="000000"/>
          <w:kern w:val="0"/>
          <w:rtl/>
          <w14:ligatures w14:val="none"/>
        </w:rPr>
        <w:t>לשלב</w:t>
      </w:r>
      <w:r w:rsidRPr="00E74135">
        <w:rPr>
          <w:rFonts w:ascii="Heebo" w:eastAsia="Times New Roman" w:hAnsi="Heebo" w:cs="Heebo"/>
          <w:color w:val="000000"/>
          <w:kern w:val="0"/>
          <w14:ligatures w14:val="none"/>
        </w:rPr>
        <w:t>:</w:t>
      </w:r>
    </w:p>
    <w:p w14:paraId="61B1C611" w14:textId="6D5333C6" w:rsidR="00E10B03" w:rsidRPr="00785269" w:rsidRDefault="00E10B03" w:rsidP="00E10B03">
      <w:pPr>
        <w:numPr>
          <w:ilvl w:val="0"/>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סקירה של מסע הלקוח</w:t>
      </w:r>
      <w:r w:rsidRPr="00E10B03">
        <w:rPr>
          <w:rFonts w:ascii="Heebo" w:eastAsia="Times New Roman" w:hAnsi="Heebo" w:cs="Heebo" w:hint="cs"/>
          <w:b/>
          <w:bCs/>
          <w:color w:val="000000"/>
          <w:kern w:val="0"/>
          <w14:ligatures w14:val="none"/>
        </w:rPr>
        <w:t>:</w:t>
      </w:r>
      <w:r w:rsidRPr="00785269">
        <w:rPr>
          <w:rFonts w:ascii="Heebo" w:eastAsia="Times New Roman" w:hAnsi="Heebo" w:cs="Heebo" w:hint="cs"/>
          <w:color w:val="000000"/>
          <w:kern w:val="0"/>
          <w14:ligatures w14:val="none"/>
        </w:rPr>
        <w:t> </w:t>
      </w:r>
      <w:r w:rsidRPr="00785269">
        <w:rPr>
          <w:rFonts w:ascii="Heebo" w:eastAsia="Times New Roman" w:hAnsi="Heebo" w:cs="Heebo" w:hint="cs"/>
          <w:color w:val="000000"/>
          <w:kern w:val="0"/>
          <w:rtl/>
          <w14:ligatures w14:val="none"/>
        </w:rPr>
        <w:t>עברו על מסע הלקוח המפורט כדי לוודא שהוא כולל את כל הצעדים הרלוונטיים עבור הקשיש בתהליך בחירת השירותים</w:t>
      </w:r>
      <w:r w:rsidRPr="00785269">
        <w:rPr>
          <w:rFonts w:ascii="Heebo" w:eastAsia="Times New Roman" w:hAnsi="Heebo" w:cs="Heebo" w:hint="cs"/>
          <w:color w:val="000000"/>
          <w:kern w:val="0"/>
          <w14:ligatures w14:val="none"/>
        </w:rPr>
        <w:t>.</w:t>
      </w:r>
    </w:p>
    <w:p w14:paraId="7C08670B" w14:textId="77777777" w:rsidR="00E10B03" w:rsidRPr="00785269" w:rsidRDefault="00E10B03" w:rsidP="00E10B03">
      <w:pPr>
        <w:numPr>
          <w:ilvl w:val="0"/>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דגשים לשיפור חוויית המשתמש</w:t>
      </w:r>
      <w:r w:rsidRPr="00E10B03">
        <w:rPr>
          <w:rFonts w:ascii="Heebo" w:eastAsia="Times New Roman" w:hAnsi="Heebo" w:cs="Heebo" w:hint="cs"/>
          <w:b/>
          <w:bCs/>
          <w:color w:val="000000"/>
          <w:kern w:val="0"/>
          <w14:ligatures w14:val="none"/>
        </w:rPr>
        <w:t>:</w:t>
      </w:r>
    </w:p>
    <w:p w14:paraId="69660E46" w14:textId="1DAEFEBA" w:rsidR="00E10B03" w:rsidRPr="00785269" w:rsidRDefault="00E10B03" w:rsidP="00E10B03">
      <w:pPr>
        <w:numPr>
          <w:ilvl w:val="1"/>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פשטות והכוונ</w:t>
      </w:r>
      <w:r>
        <w:rPr>
          <w:rFonts w:ascii="Heebo" w:eastAsia="Times New Roman" w:hAnsi="Heebo" w:cs="Heebo" w:hint="cs"/>
          <w:b/>
          <w:bCs/>
          <w:color w:val="000000"/>
          <w:kern w:val="0"/>
          <w:rtl/>
          <w14:ligatures w14:val="none"/>
        </w:rPr>
        <w:t xml:space="preserve">ה: </w:t>
      </w:r>
      <w:r w:rsidRPr="00785269">
        <w:rPr>
          <w:rFonts w:ascii="Heebo" w:eastAsia="Times New Roman" w:hAnsi="Heebo" w:cs="Heebo" w:hint="cs"/>
          <w:color w:val="000000"/>
          <w:kern w:val="0"/>
          <w:rtl/>
          <w14:ligatures w14:val="none"/>
        </w:rPr>
        <w:t>בדקו אם המסע מספיק פשוט ומכיל הנחיות ברורות, כדי שהקשיש יוכל להבין את אפשרויות השירות בקלות</w:t>
      </w:r>
      <w:r w:rsidRPr="00785269">
        <w:rPr>
          <w:rFonts w:ascii="Heebo" w:eastAsia="Times New Roman" w:hAnsi="Heebo" w:cs="Heebo" w:hint="cs"/>
          <w:color w:val="000000"/>
          <w:kern w:val="0"/>
          <w14:ligatures w14:val="none"/>
        </w:rPr>
        <w:t>.</w:t>
      </w:r>
    </w:p>
    <w:p w14:paraId="0B3E883F" w14:textId="1E62391E" w:rsidR="00E10B03" w:rsidRPr="00785269" w:rsidRDefault="00E10B03" w:rsidP="00E10B03">
      <w:pPr>
        <w:numPr>
          <w:ilvl w:val="1"/>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נגישות ותמיכה לאורך הדר</w:t>
      </w:r>
      <w:r>
        <w:rPr>
          <w:rFonts w:ascii="Heebo" w:eastAsia="Times New Roman" w:hAnsi="Heebo" w:cs="Heebo" w:hint="cs"/>
          <w:b/>
          <w:bCs/>
          <w:color w:val="000000"/>
          <w:kern w:val="0"/>
          <w:rtl/>
          <w14:ligatures w14:val="none"/>
        </w:rPr>
        <w:t xml:space="preserve">ך: </w:t>
      </w:r>
      <w:r w:rsidRPr="00785269">
        <w:rPr>
          <w:rFonts w:ascii="Heebo" w:eastAsia="Times New Roman" w:hAnsi="Heebo" w:cs="Heebo" w:hint="cs"/>
          <w:color w:val="000000"/>
          <w:kern w:val="0"/>
          <w:rtl/>
          <w14:ligatures w14:val="none"/>
        </w:rPr>
        <w:t>זיהוי נקודות במסע בהן נדרשת תמיכה נוספת (למשל, הסבר על שירותים מסוימים או סיוע טכנולוגי</w:t>
      </w:r>
      <w:r w:rsidR="002104A7">
        <w:rPr>
          <w:rFonts w:ascii="Heebo" w:eastAsia="Times New Roman" w:hAnsi="Heebo" w:cs="Heebo" w:hint="cs"/>
          <w:color w:val="000000"/>
          <w:kern w:val="0"/>
          <w:rtl/>
          <w14:ligatures w14:val="none"/>
        </w:rPr>
        <w:t>)</w:t>
      </w:r>
    </w:p>
    <w:p w14:paraId="78FD932E" w14:textId="33B124E6" w:rsidR="00E10B03" w:rsidRPr="00785269" w:rsidRDefault="00E10B03" w:rsidP="00E10B03">
      <w:pPr>
        <w:numPr>
          <w:ilvl w:val="1"/>
          <w:numId w:val="29"/>
        </w:numPr>
        <w:shd w:val="clear" w:color="auto" w:fill="FFFFFF"/>
        <w:bidi/>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חיזוק הממשקי</w:t>
      </w:r>
      <w:r>
        <w:rPr>
          <w:rFonts w:ascii="Heebo" w:eastAsia="Times New Roman" w:hAnsi="Heebo" w:cs="Heebo" w:hint="cs"/>
          <w:b/>
          <w:bCs/>
          <w:color w:val="000000"/>
          <w:kern w:val="0"/>
          <w:rtl/>
          <w14:ligatures w14:val="none"/>
        </w:rPr>
        <w:t>ם:</w:t>
      </w:r>
      <w:r w:rsidRPr="00785269">
        <w:rPr>
          <w:rFonts w:ascii="Heebo" w:eastAsia="Times New Roman" w:hAnsi="Heebo" w:cs="Heebo" w:hint="cs"/>
          <w:color w:val="000000"/>
          <w:kern w:val="0"/>
          <w14:ligatures w14:val="none"/>
        </w:rPr>
        <w:t> </w:t>
      </w:r>
      <w:r w:rsidRPr="00785269">
        <w:rPr>
          <w:rFonts w:ascii="Heebo" w:eastAsia="Times New Roman" w:hAnsi="Heebo" w:cs="Heebo" w:hint="cs"/>
          <w:color w:val="000000"/>
          <w:kern w:val="0"/>
          <w:rtl/>
          <w14:ligatures w14:val="none"/>
        </w:rPr>
        <w:t>ודאו שבכל נקודת מעבר במסע הלקוח, בין גורם אחד לאחר (כמו בין מתאמת שירות לספק שירות), יש רצף ברור ושהקשיש מקבל את ההכוונה והמידע הדרושים</w:t>
      </w:r>
      <w:r w:rsidRPr="00785269">
        <w:rPr>
          <w:rFonts w:ascii="Heebo" w:eastAsia="Times New Roman" w:hAnsi="Heebo" w:cs="Heebo" w:hint="cs"/>
          <w:color w:val="000000"/>
          <w:kern w:val="0"/>
          <w14:ligatures w14:val="none"/>
        </w:rPr>
        <w:t>.</w:t>
      </w:r>
    </w:p>
    <w:p w14:paraId="05257696" w14:textId="77777777" w:rsidR="00B408C2" w:rsidRDefault="00B408C2" w:rsidP="00E10B03">
      <w:pPr>
        <w:shd w:val="clear" w:color="auto" w:fill="FFFFFF"/>
        <w:bidi/>
        <w:spacing w:before="100" w:beforeAutospacing="1" w:afterAutospacing="1"/>
        <w:rPr>
          <w:rFonts w:ascii="Heebo" w:eastAsia="Times New Roman" w:hAnsi="Heebo" w:cs="Heebo"/>
          <w:b/>
          <w:bCs/>
          <w:color w:val="000000"/>
          <w:kern w:val="0"/>
          <w:rtl/>
          <w14:ligatures w14:val="none"/>
        </w:rPr>
      </w:pPr>
    </w:p>
    <w:p w14:paraId="330431B1" w14:textId="7715BDAA" w:rsidR="00E10B03" w:rsidRPr="00785269" w:rsidRDefault="00E10B03" w:rsidP="00B408C2">
      <w:pPr>
        <w:shd w:val="clear" w:color="auto" w:fill="FFFFFF"/>
        <w:bidi/>
        <w:spacing w:before="100" w:beforeAutospacing="1" w:afterAutospacing="1"/>
        <w:rPr>
          <w:rFonts w:ascii="Heebo" w:eastAsia="Times New Roman" w:hAnsi="Heebo" w:cs="Heebo"/>
          <w:color w:val="000000"/>
          <w:kern w:val="0"/>
          <w14:ligatures w14:val="none"/>
        </w:rPr>
      </w:pPr>
      <w:r w:rsidRPr="00E10B03">
        <w:rPr>
          <w:rFonts w:ascii="Heebo" w:eastAsia="Times New Roman" w:hAnsi="Heebo" w:cs="Heebo" w:hint="cs"/>
          <w:b/>
          <w:bCs/>
          <w:color w:val="000000"/>
          <w:kern w:val="0"/>
          <w:rtl/>
          <w14:ligatures w14:val="none"/>
        </w:rPr>
        <w:t>טמפלט עדכון מסע הלקוח</w:t>
      </w:r>
      <w:r w:rsidR="00B408C2">
        <w:rPr>
          <w:rFonts w:ascii="Heebo" w:eastAsia="Times New Roman" w:hAnsi="Heebo" w:cs="Heebo" w:hint="cs"/>
          <w:b/>
          <w:bCs/>
          <w:color w:val="000000"/>
          <w:kern w:val="0"/>
          <w:rtl/>
          <w14:ligatures w14:val="none"/>
        </w:rPr>
        <w:t xml:space="preserve"> לדוגמא</w:t>
      </w:r>
    </w:p>
    <w:tbl>
      <w:tblPr>
        <w:tblStyle w:val="a3"/>
        <w:bidiVisual/>
        <w:tblW w:w="10374" w:type="dxa"/>
        <w:tblLook w:val="04A0" w:firstRow="1" w:lastRow="0" w:firstColumn="1" w:lastColumn="0" w:noHBand="0" w:noVBand="1"/>
      </w:tblPr>
      <w:tblGrid>
        <w:gridCol w:w="1923"/>
        <w:gridCol w:w="2396"/>
        <w:gridCol w:w="1541"/>
        <w:gridCol w:w="4514"/>
      </w:tblGrid>
      <w:tr w:rsidR="00E10B03" w:rsidRPr="00785269" w14:paraId="4DF37E41" w14:textId="77777777" w:rsidTr="00E74135">
        <w:trPr>
          <w:trHeight w:val="313"/>
        </w:trPr>
        <w:tc>
          <w:tcPr>
            <w:tcW w:w="0" w:type="auto"/>
            <w:hideMark/>
          </w:tcPr>
          <w:p w14:paraId="42F30F05" w14:textId="77777777" w:rsidR="00E10B03" w:rsidRPr="00785269" w:rsidRDefault="00E10B03" w:rsidP="00E74135">
            <w:pPr>
              <w:bidi/>
              <w:jc w:val="center"/>
              <w:rPr>
                <w:rFonts w:ascii="Heebo" w:eastAsia="Times New Roman" w:hAnsi="Heebo" w:cs="Heebo"/>
                <w:b/>
                <w:bCs/>
                <w:kern w:val="0"/>
                <w:sz w:val="21"/>
                <w:szCs w:val="21"/>
                <w14:ligatures w14:val="none"/>
              </w:rPr>
            </w:pPr>
            <w:r w:rsidRPr="00785269">
              <w:rPr>
                <w:rFonts w:ascii="Heebo" w:eastAsia="Times New Roman" w:hAnsi="Heebo" w:cs="Heebo" w:hint="cs"/>
                <w:b/>
                <w:bCs/>
                <w:kern w:val="0"/>
                <w:sz w:val="21"/>
                <w:szCs w:val="21"/>
                <w:rtl/>
                <w14:ligatures w14:val="none"/>
              </w:rPr>
              <w:t>שלב במסע הלקוח</w:t>
            </w:r>
          </w:p>
        </w:tc>
        <w:tc>
          <w:tcPr>
            <w:tcW w:w="0" w:type="auto"/>
            <w:hideMark/>
          </w:tcPr>
          <w:p w14:paraId="019403BE" w14:textId="77777777" w:rsidR="00E10B03" w:rsidRPr="00785269" w:rsidRDefault="00E10B03" w:rsidP="00E74135">
            <w:pPr>
              <w:bidi/>
              <w:jc w:val="center"/>
              <w:rPr>
                <w:rFonts w:ascii="Heebo" w:eastAsia="Times New Roman" w:hAnsi="Heebo" w:cs="Heebo"/>
                <w:b/>
                <w:bCs/>
                <w:kern w:val="0"/>
                <w:sz w:val="21"/>
                <w:szCs w:val="21"/>
                <w14:ligatures w14:val="none"/>
              </w:rPr>
            </w:pPr>
            <w:r w:rsidRPr="00785269">
              <w:rPr>
                <w:rFonts w:ascii="Heebo" w:eastAsia="Times New Roman" w:hAnsi="Heebo" w:cs="Heebo" w:hint="cs"/>
                <w:b/>
                <w:bCs/>
                <w:kern w:val="0"/>
                <w:sz w:val="21"/>
                <w:szCs w:val="21"/>
                <w:rtl/>
                <w14:ligatures w14:val="none"/>
              </w:rPr>
              <w:t>תיאור השלב</w:t>
            </w:r>
          </w:p>
        </w:tc>
        <w:tc>
          <w:tcPr>
            <w:tcW w:w="1541" w:type="dxa"/>
            <w:hideMark/>
          </w:tcPr>
          <w:p w14:paraId="26604A18" w14:textId="77777777" w:rsidR="00E10B03" w:rsidRPr="00785269" w:rsidRDefault="00E10B03" w:rsidP="00E74135">
            <w:pPr>
              <w:bidi/>
              <w:jc w:val="center"/>
              <w:rPr>
                <w:rFonts w:ascii="Heebo" w:eastAsia="Times New Roman" w:hAnsi="Heebo" w:cs="Heebo"/>
                <w:b/>
                <w:bCs/>
                <w:kern w:val="0"/>
                <w:sz w:val="21"/>
                <w:szCs w:val="21"/>
                <w14:ligatures w14:val="none"/>
              </w:rPr>
            </w:pPr>
            <w:r w:rsidRPr="00785269">
              <w:rPr>
                <w:rFonts w:ascii="Heebo" w:eastAsia="Times New Roman" w:hAnsi="Heebo" w:cs="Heebo" w:hint="cs"/>
                <w:b/>
                <w:bCs/>
                <w:kern w:val="0"/>
                <w:sz w:val="21"/>
                <w:szCs w:val="21"/>
                <w:rtl/>
                <w14:ligatures w14:val="none"/>
              </w:rPr>
              <w:t>גורם אחראי</w:t>
            </w:r>
          </w:p>
        </w:tc>
        <w:tc>
          <w:tcPr>
            <w:tcW w:w="4514" w:type="dxa"/>
            <w:hideMark/>
          </w:tcPr>
          <w:p w14:paraId="57074BCB" w14:textId="07E84D8F" w:rsidR="00E10B03" w:rsidRPr="00785269" w:rsidRDefault="00E10B03" w:rsidP="00E74135">
            <w:pPr>
              <w:bidi/>
              <w:jc w:val="center"/>
              <w:rPr>
                <w:rFonts w:ascii="Heebo" w:eastAsia="Times New Roman" w:hAnsi="Heebo" w:cs="Heebo"/>
                <w:b/>
                <w:bCs/>
                <w:kern w:val="0"/>
                <w:sz w:val="21"/>
                <w:szCs w:val="21"/>
                <w14:ligatures w14:val="none"/>
              </w:rPr>
            </w:pPr>
            <w:r w:rsidRPr="00785269">
              <w:rPr>
                <w:rFonts w:ascii="Heebo" w:eastAsia="Times New Roman" w:hAnsi="Heebo" w:cs="Heebo" w:hint="cs"/>
                <w:b/>
                <w:bCs/>
                <w:kern w:val="0"/>
                <w:sz w:val="21"/>
                <w:szCs w:val="21"/>
                <w:rtl/>
                <w14:ligatures w14:val="none"/>
              </w:rPr>
              <w:t>דגשים לשיפור ו</w:t>
            </w:r>
            <w:r w:rsidR="002F7A08">
              <w:rPr>
                <w:rFonts w:ascii="Heebo" w:eastAsia="Times New Roman" w:hAnsi="Heebo" w:cs="Heebo" w:hint="cs"/>
                <w:b/>
                <w:bCs/>
                <w:kern w:val="0"/>
                <w:sz w:val="21"/>
                <w:szCs w:val="21"/>
                <w:rtl/>
                <w14:ligatures w14:val="none"/>
              </w:rPr>
              <w:t>י</w:t>
            </w:r>
            <w:r w:rsidRPr="00785269">
              <w:rPr>
                <w:rFonts w:ascii="Heebo" w:eastAsia="Times New Roman" w:hAnsi="Heebo" w:cs="Heebo" w:hint="cs"/>
                <w:b/>
                <w:bCs/>
                <w:kern w:val="0"/>
                <w:sz w:val="21"/>
                <w:szCs w:val="21"/>
                <w:rtl/>
                <w14:ligatures w14:val="none"/>
              </w:rPr>
              <w:t>יעול חוויית הקשיש</w:t>
            </w:r>
          </w:p>
        </w:tc>
      </w:tr>
      <w:tr w:rsidR="00E10B03" w:rsidRPr="00785269" w14:paraId="2EAF31F7" w14:textId="77777777" w:rsidTr="00E74135">
        <w:trPr>
          <w:trHeight w:val="617"/>
        </w:trPr>
        <w:tc>
          <w:tcPr>
            <w:tcW w:w="0" w:type="auto"/>
            <w:hideMark/>
          </w:tcPr>
          <w:p w14:paraId="113F5B22"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בירור צרכים ראשוני</w:t>
            </w:r>
          </w:p>
        </w:tc>
        <w:tc>
          <w:tcPr>
            <w:tcW w:w="0" w:type="auto"/>
            <w:hideMark/>
          </w:tcPr>
          <w:p w14:paraId="4697E0D2" w14:textId="39360738"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 xml:space="preserve">תיאום עם </w:t>
            </w:r>
            <w:r w:rsidR="002104A7">
              <w:rPr>
                <w:rFonts w:ascii="Heebo" w:eastAsia="Times New Roman" w:hAnsi="Heebo" w:cs="Heebo" w:hint="cs"/>
                <w:kern w:val="0"/>
                <w:sz w:val="21"/>
                <w:szCs w:val="21"/>
                <w:rtl/>
                <w14:ligatures w14:val="none"/>
              </w:rPr>
              <w:t>האזרח ה</w:t>
            </w:r>
            <w:r w:rsidR="00B408C2">
              <w:rPr>
                <w:rFonts w:ascii="Heebo" w:eastAsia="Times New Roman" w:hAnsi="Heebo" w:cs="Heebo" w:hint="cs"/>
                <w:kern w:val="0"/>
                <w:sz w:val="21"/>
                <w:szCs w:val="21"/>
                <w:rtl/>
                <w14:ligatures w14:val="none"/>
              </w:rPr>
              <w:t>ו</w:t>
            </w:r>
            <w:r w:rsidR="002104A7">
              <w:rPr>
                <w:rFonts w:ascii="Heebo" w:eastAsia="Times New Roman" w:hAnsi="Heebo" w:cs="Heebo" w:hint="cs"/>
                <w:kern w:val="0"/>
                <w:sz w:val="21"/>
                <w:szCs w:val="21"/>
                <w:rtl/>
                <w14:ligatures w14:val="none"/>
              </w:rPr>
              <w:t>ותיק</w:t>
            </w:r>
            <w:r w:rsidR="002104A7" w:rsidRPr="00785269">
              <w:rPr>
                <w:rFonts w:ascii="Heebo" w:eastAsia="Times New Roman" w:hAnsi="Heebo" w:cs="Heebo" w:hint="cs"/>
                <w:kern w:val="0"/>
                <w:sz w:val="21"/>
                <w:szCs w:val="21"/>
                <w:rtl/>
                <w14:ligatures w14:val="none"/>
              </w:rPr>
              <w:t xml:space="preserve"> </w:t>
            </w:r>
            <w:r w:rsidRPr="00785269">
              <w:rPr>
                <w:rFonts w:ascii="Heebo" w:eastAsia="Times New Roman" w:hAnsi="Heebo" w:cs="Heebo" w:hint="cs"/>
                <w:kern w:val="0"/>
                <w:sz w:val="21"/>
                <w:szCs w:val="21"/>
                <w:rtl/>
                <w14:ligatures w14:val="none"/>
              </w:rPr>
              <w:t>להבנת צרכיו</w:t>
            </w:r>
          </w:p>
        </w:tc>
        <w:tc>
          <w:tcPr>
            <w:tcW w:w="1541" w:type="dxa"/>
            <w:hideMark/>
          </w:tcPr>
          <w:p w14:paraId="4B98BE57"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מתאמת שירות</w:t>
            </w:r>
          </w:p>
        </w:tc>
        <w:tc>
          <w:tcPr>
            <w:tcW w:w="4514" w:type="dxa"/>
            <w:hideMark/>
          </w:tcPr>
          <w:p w14:paraId="3DCAF895"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הקפדה על שיחה בגובה העיניים והסברים ברורים</w:t>
            </w:r>
          </w:p>
        </w:tc>
      </w:tr>
      <w:tr w:rsidR="00E10B03" w:rsidRPr="00785269" w14:paraId="50ECF373" w14:textId="77777777" w:rsidTr="00E74135">
        <w:trPr>
          <w:trHeight w:val="617"/>
        </w:trPr>
        <w:tc>
          <w:tcPr>
            <w:tcW w:w="0" w:type="auto"/>
            <w:hideMark/>
          </w:tcPr>
          <w:p w14:paraId="121C8F4C"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הכרת אפשרויות השירותים</w:t>
            </w:r>
          </w:p>
        </w:tc>
        <w:tc>
          <w:tcPr>
            <w:tcW w:w="0" w:type="auto"/>
            <w:hideMark/>
          </w:tcPr>
          <w:p w14:paraId="6CB223C8"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הצגת שירותים והסברים עליהם</w:t>
            </w:r>
          </w:p>
        </w:tc>
        <w:tc>
          <w:tcPr>
            <w:tcW w:w="1541" w:type="dxa"/>
            <w:hideMark/>
          </w:tcPr>
          <w:p w14:paraId="0913B34F"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מתאמת שירות</w:t>
            </w:r>
          </w:p>
        </w:tc>
        <w:tc>
          <w:tcPr>
            <w:tcW w:w="4514" w:type="dxa"/>
            <w:hideMark/>
          </w:tcPr>
          <w:p w14:paraId="53D296B8"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שימוש בעזרים חזותיים להסבר והנגשת מידע על שירותים שונים</w:t>
            </w:r>
          </w:p>
        </w:tc>
      </w:tr>
      <w:tr w:rsidR="00E10B03" w:rsidRPr="00785269" w14:paraId="4DB85112" w14:textId="77777777" w:rsidTr="00E74135">
        <w:trPr>
          <w:trHeight w:val="628"/>
        </w:trPr>
        <w:tc>
          <w:tcPr>
            <w:tcW w:w="0" w:type="auto"/>
            <w:hideMark/>
          </w:tcPr>
          <w:p w14:paraId="2D445E1E"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בחירת השירות</w:t>
            </w:r>
          </w:p>
        </w:tc>
        <w:tc>
          <w:tcPr>
            <w:tcW w:w="0" w:type="auto"/>
            <w:hideMark/>
          </w:tcPr>
          <w:p w14:paraId="32DB687C"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סיוע בתהליך הבחירה</w:t>
            </w:r>
          </w:p>
        </w:tc>
        <w:tc>
          <w:tcPr>
            <w:tcW w:w="1541" w:type="dxa"/>
            <w:hideMark/>
          </w:tcPr>
          <w:p w14:paraId="264430BE"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ספקי שירות או מתאמת שירות</w:t>
            </w:r>
          </w:p>
        </w:tc>
        <w:tc>
          <w:tcPr>
            <w:tcW w:w="4514" w:type="dxa"/>
            <w:hideMark/>
          </w:tcPr>
          <w:p w14:paraId="210EBEBE"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אפשרות לבחירה מודרכת עם התנסות במודל קטן של השירות</w:t>
            </w:r>
          </w:p>
        </w:tc>
      </w:tr>
      <w:tr w:rsidR="00E10B03" w:rsidRPr="00785269" w14:paraId="4BF35755" w14:textId="77777777" w:rsidTr="00E74135">
        <w:trPr>
          <w:trHeight w:val="617"/>
        </w:trPr>
        <w:tc>
          <w:tcPr>
            <w:tcW w:w="0" w:type="auto"/>
            <w:hideMark/>
          </w:tcPr>
          <w:p w14:paraId="330AF568"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מעקב ועדכונים שוטפים</w:t>
            </w:r>
          </w:p>
        </w:tc>
        <w:tc>
          <w:tcPr>
            <w:tcW w:w="0" w:type="auto"/>
            <w:hideMark/>
          </w:tcPr>
          <w:p w14:paraId="467576C4"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מעקב אחרי שביעות רצון והתאמות</w:t>
            </w:r>
          </w:p>
        </w:tc>
        <w:tc>
          <w:tcPr>
            <w:tcW w:w="1541" w:type="dxa"/>
            <w:hideMark/>
          </w:tcPr>
          <w:p w14:paraId="235A0AD5"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מתאמת שירות</w:t>
            </w:r>
          </w:p>
        </w:tc>
        <w:tc>
          <w:tcPr>
            <w:tcW w:w="4514" w:type="dxa"/>
            <w:hideMark/>
          </w:tcPr>
          <w:p w14:paraId="505E47BF" w14:textId="77777777" w:rsidR="00E10B03" w:rsidRPr="00785269" w:rsidRDefault="00E10B03" w:rsidP="00E74135">
            <w:pPr>
              <w:bidi/>
              <w:jc w:val="center"/>
              <w:rPr>
                <w:rFonts w:ascii="Heebo" w:eastAsia="Times New Roman" w:hAnsi="Heebo" w:cs="Heebo"/>
                <w:kern w:val="0"/>
                <w:sz w:val="21"/>
                <w:szCs w:val="21"/>
                <w14:ligatures w14:val="none"/>
              </w:rPr>
            </w:pPr>
            <w:r w:rsidRPr="00785269">
              <w:rPr>
                <w:rFonts w:ascii="Heebo" w:eastAsia="Times New Roman" w:hAnsi="Heebo" w:cs="Heebo" w:hint="cs"/>
                <w:kern w:val="0"/>
                <w:sz w:val="21"/>
                <w:szCs w:val="21"/>
                <w:rtl/>
                <w14:ligatures w14:val="none"/>
              </w:rPr>
              <w:t>שיחה חודשית לקבלת משוב ובדיקת צרכים נוספים</w:t>
            </w:r>
          </w:p>
        </w:tc>
      </w:tr>
    </w:tbl>
    <w:p w14:paraId="7AC7B4D7" w14:textId="77777777" w:rsidR="00561E02" w:rsidRDefault="00561E02" w:rsidP="00B408C2">
      <w:pPr>
        <w:shd w:val="clear" w:color="auto" w:fill="FFFFFF"/>
        <w:bidi/>
        <w:spacing w:before="100" w:beforeAutospacing="1" w:after="100" w:afterAutospacing="1"/>
        <w:ind w:left="-1080"/>
        <w:jc w:val="center"/>
        <w:rPr>
          <w:rFonts w:ascii="Heebo" w:eastAsia="Times New Roman" w:hAnsi="Heebo" w:cs="Heebo"/>
          <w:b/>
          <w:bCs/>
          <w:color w:val="FF0000"/>
          <w:kern w:val="0"/>
          <w:rtl/>
          <w14:ligatures w14:val="none"/>
        </w:rPr>
      </w:pPr>
      <w:r w:rsidRPr="00E74135">
        <w:rPr>
          <w:rFonts w:ascii="Heebo" w:eastAsia="Times New Roman" w:hAnsi="Heebo" w:cs="Heebo" w:hint="eastAsia"/>
          <w:b/>
          <w:bCs/>
          <w:color w:val="FF0000"/>
          <w:kern w:val="0"/>
          <w:rtl/>
          <w14:ligatures w14:val="none"/>
        </w:rPr>
        <w:t>מליאה</w:t>
      </w:r>
      <w:r w:rsidRPr="00E74135">
        <w:rPr>
          <w:rFonts w:ascii="Heebo" w:eastAsia="Times New Roman" w:hAnsi="Heebo" w:cs="Heebo"/>
          <w:b/>
          <w:bCs/>
          <w:color w:val="FF0000"/>
          <w:kern w:val="0"/>
          <w:rtl/>
          <w14:ligatures w14:val="none"/>
        </w:rPr>
        <w:t xml:space="preserve">: </w:t>
      </w:r>
      <w:r w:rsidR="00B408C2" w:rsidRPr="00E74135">
        <w:rPr>
          <w:rFonts w:ascii="Heebo" w:eastAsia="Times New Roman" w:hAnsi="Heebo" w:cs="Heebo" w:hint="eastAsia"/>
          <w:b/>
          <w:bCs/>
          <w:color w:val="FF0000"/>
          <w:kern w:val="0"/>
          <w:rtl/>
          <w14:ligatures w14:val="none"/>
        </w:rPr>
        <w:t>הצגה</w:t>
      </w:r>
      <w:r w:rsidR="00B408C2" w:rsidRPr="00E74135">
        <w:rPr>
          <w:rFonts w:ascii="Heebo" w:eastAsia="Times New Roman" w:hAnsi="Heebo" w:cs="Heebo"/>
          <w:b/>
          <w:bCs/>
          <w:color w:val="FF0000"/>
          <w:kern w:val="0"/>
          <w:rtl/>
          <w14:ligatures w14:val="none"/>
        </w:rPr>
        <w:t xml:space="preserve"> </w:t>
      </w:r>
      <w:r w:rsidR="00B408C2" w:rsidRPr="00E74135">
        <w:rPr>
          <w:rFonts w:ascii="Heebo" w:eastAsia="Times New Roman" w:hAnsi="Heebo" w:cs="Heebo" w:hint="eastAsia"/>
          <w:b/>
          <w:bCs/>
          <w:color w:val="FF0000"/>
          <w:kern w:val="0"/>
          <w:rtl/>
          <w14:ligatures w14:val="none"/>
        </w:rPr>
        <w:t>של</w:t>
      </w:r>
      <w:r w:rsidR="00B408C2" w:rsidRPr="00E74135">
        <w:rPr>
          <w:rFonts w:ascii="Heebo" w:eastAsia="Times New Roman" w:hAnsi="Heebo" w:cs="Heebo"/>
          <w:b/>
          <w:bCs/>
          <w:color w:val="FF0000"/>
          <w:kern w:val="0"/>
          <w:rtl/>
          <w14:ligatures w14:val="none"/>
        </w:rPr>
        <w:t xml:space="preserve"> </w:t>
      </w:r>
      <w:r w:rsidR="00B408C2" w:rsidRPr="00E74135">
        <w:rPr>
          <w:rFonts w:ascii="Heebo" w:eastAsia="Times New Roman" w:hAnsi="Heebo" w:cs="Heebo" w:hint="eastAsia"/>
          <w:b/>
          <w:bCs/>
          <w:color w:val="FF0000"/>
          <w:kern w:val="0"/>
          <w:rtl/>
          <w14:ligatures w14:val="none"/>
        </w:rPr>
        <w:t>כל</w:t>
      </w:r>
      <w:r w:rsidR="00B408C2" w:rsidRPr="00E74135">
        <w:rPr>
          <w:rFonts w:ascii="Heebo" w:eastAsia="Times New Roman" w:hAnsi="Heebo" w:cs="Heebo"/>
          <w:b/>
          <w:bCs/>
          <w:color w:val="FF0000"/>
          <w:kern w:val="0"/>
          <w:rtl/>
          <w14:ligatures w14:val="none"/>
        </w:rPr>
        <w:t xml:space="preserve"> </w:t>
      </w:r>
      <w:r w:rsidR="00B408C2" w:rsidRPr="00E74135">
        <w:rPr>
          <w:rFonts w:ascii="Heebo" w:eastAsia="Times New Roman" w:hAnsi="Heebo" w:cs="Heebo" w:hint="eastAsia"/>
          <w:b/>
          <w:bCs/>
          <w:color w:val="FF0000"/>
          <w:kern w:val="0"/>
          <w:rtl/>
          <w14:ligatures w14:val="none"/>
        </w:rPr>
        <w:t>קבוצה</w:t>
      </w:r>
      <w:r w:rsidR="005B28DC" w:rsidRPr="00E74135">
        <w:rPr>
          <w:rFonts w:ascii="Heebo" w:eastAsia="Times New Roman" w:hAnsi="Heebo" w:cs="Heebo"/>
          <w:b/>
          <w:bCs/>
          <w:color w:val="FF0000"/>
          <w:kern w:val="0"/>
          <w:rtl/>
          <w14:ligatures w14:val="none"/>
        </w:rPr>
        <w:t xml:space="preserve"> </w:t>
      </w:r>
      <w:r w:rsidR="005B28DC" w:rsidRPr="00E74135">
        <w:rPr>
          <w:rFonts w:ascii="Heebo" w:eastAsia="Times New Roman" w:hAnsi="Heebo" w:cs="Heebo" w:hint="eastAsia"/>
          <w:b/>
          <w:bCs/>
          <w:color w:val="FF0000"/>
          <w:kern w:val="0"/>
          <w:rtl/>
          <w14:ligatures w14:val="none"/>
        </w:rPr>
        <w:t>למליאה</w:t>
      </w:r>
      <w:r w:rsidR="00B408C2" w:rsidRPr="00E74135">
        <w:rPr>
          <w:rFonts w:ascii="Heebo" w:eastAsia="Times New Roman" w:hAnsi="Heebo" w:cs="Heebo"/>
          <w:b/>
          <w:bCs/>
          <w:color w:val="FF0000"/>
          <w:kern w:val="0"/>
          <w:rtl/>
          <w14:ligatures w14:val="none"/>
        </w:rPr>
        <w:t xml:space="preserve"> את </w:t>
      </w:r>
      <w:r w:rsidR="00B408C2" w:rsidRPr="00E74135">
        <w:rPr>
          <w:rFonts w:ascii="Heebo" w:eastAsia="Times New Roman" w:hAnsi="Heebo" w:cs="Heebo" w:hint="eastAsia"/>
          <w:b/>
          <w:bCs/>
          <w:color w:val="FF0000"/>
          <w:kern w:val="0"/>
          <w:rtl/>
          <w14:ligatures w14:val="none"/>
        </w:rPr>
        <w:t>הסיכום</w:t>
      </w:r>
      <w:r w:rsidR="00B408C2" w:rsidRPr="00E74135">
        <w:rPr>
          <w:rFonts w:ascii="Heebo" w:eastAsia="Times New Roman" w:hAnsi="Heebo" w:cs="Heebo"/>
          <w:b/>
          <w:bCs/>
          <w:color w:val="FF0000"/>
          <w:kern w:val="0"/>
          <w:rtl/>
          <w14:ligatures w14:val="none"/>
        </w:rPr>
        <w:t xml:space="preserve"> </w:t>
      </w:r>
      <w:r w:rsidR="00B408C2" w:rsidRPr="00E74135">
        <w:rPr>
          <w:rFonts w:ascii="Heebo" w:eastAsia="Times New Roman" w:hAnsi="Heebo" w:cs="Heebo" w:hint="eastAsia"/>
          <w:b/>
          <w:bCs/>
          <w:color w:val="FF0000"/>
          <w:kern w:val="0"/>
          <w:rtl/>
          <w14:ligatures w14:val="none"/>
        </w:rPr>
        <w:t>והאינטגרציה</w:t>
      </w:r>
      <w:r w:rsidR="00B408C2" w:rsidRPr="00E74135">
        <w:rPr>
          <w:rFonts w:ascii="Heebo" w:eastAsia="Times New Roman" w:hAnsi="Heebo" w:cs="Heebo"/>
          <w:b/>
          <w:bCs/>
          <w:color w:val="FF0000"/>
          <w:kern w:val="0"/>
          <w:rtl/>
          <w14:ligatures w14:val="none"/>
        </w:rPr>
        <w:t xml:space="preserve"> </w:t>
      </w:r>
      <w:r w:rsidR="005B28DC" w:rsidRPr="00E74135">
        <w:rPr>
          <w:rFonts w:ascii="Heebo" w:eastAsia="Times New Roman" w:hAnsi="Heebo" w:cs="Heebo" w:hint="eastAsia"/>
          <w:b/>
          <w:bCs/>
          <w:color w:val="FF0000"/>
          <w:kern w:val="0"/>
          <w:rtl/>
          <w14:ligatures w14:val="none"/>
        </w:rPr>
        <w:t>שהרכיבו</w:t>
      </w:r>
    </w:p>
    <w:p w14:paraId="22B6B3FD" w14:textId="77777777" w:rsidR="00747E0D" w:rsidRDefault="00747E0D" w:rsidP="00747E0D">
      <w:pPr>
        <w:shd w:val="clear" w:color="auto" w:fill="FFFFFF"/>
        <w:bidi/>
        <w:spacing w:before="100" w:beforeAutospacing="1" w:after="100" w:afterAutospacing="1"/>
        <w:ind w:left="-1080"/>
        <w:jc w:val="center"/>
        <w:rPr>
          <w:rFonts w:ascii="Heebo" w:eastAsia="Times New Roman" w:hAnsi="Heebo" w:cs="Heebo"/>
          <w:b/>
          <w:bCs/>
          <w:color w:val="FF0000"/>
          <w:kern w:val="0"/>
          <w:rtl/>
          <w14:ligatures w14:val="none"/>
        </w:rPr>
      </w:pPr>
    </w:p>
    <w:p w14:paraId="42D81D42" w14:textId="459A9212" w:rsidR="00561E02" w:rsidRPr="00747E0D" w:rsidRDefault="00561E02" w:rsidP="00E74135">
      <w:pPr>
        <w:shd w:val="clear" w:color="auto" w:fill="FFFFFF"/>
        <w:bidi/>
        <w:spacing w:before="100" w:beforeAutospacing="1" w:after="100" w:afterAutospacing="1"/>
        <w:jc w:val="center"/>
        <w:rPr>
          <w:rFonts w:ascii="Heebo" w:eastAsia="Times New Roman" w:hAnsi="Heebo" w:cs="Heebo"/>
          <w:b/>
          <w:bCs/>
          <w:color w:val="FF0000"/>
          <w:kern w:val="0"/>
          <w14:ligatures w14:val="none"/>
          <w:rPrChange w:id="266" w:author="Edna Laufer Globus" w:date="2024-11-17T12:51:00Z">
            <w:rPr>
              <w:rFonts w:ascii="Heebo" w:eastAsia="Times New Roman" w:hAnsi="Heebo" w:cs="Heebo"/>
              <w:color w:val="000000"/>
              <w:kern w:val="0"/>
              <w14:ligatures w14:val="none"/>
            </w:rPr>
          </w:rPrChange>
        </w:rPr>
      </w:pPr>
      <w:r>
        <w:rPr>
          <w:rFonts w:ascii="Heebo" w:eastAsia="Times New Roman" w:hAnsi="Heebo" w:cs="Heebo" w:hint="cs"/>
          <w:b/>
          <w:bCs/>
          <w:color w:val="FF0000"/>
          <w:kern w:val="0"/>
          <w:rtl/>
          <w14:ligatures w14:val="none"/>
        </w:rPr>
        <w:t>משוב סיכום, המשך צעדים ותעדוף משימות</w:t>
      </w:r>
    </w:p>
    <w:sectPr w:rsidR="00561E02" w:rsidRPr="00747E0D" w:rsidSect="00F4682F">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8" w:author="Keren Shaked" w:date="2024-11-13T20:35:00Z" w:initials="KS">
    <w:p w14:paraId="3C6CD61E" w14:textId="77777777" w:rsidR="00E84888" w:rsidRDefault="00E84888" w:rsidP="00E84888">
      <w:pPr>
        <w:pStyle w:val="a8"/>
      </w:pPr>
      <w:r>
        <w:rPr>
          <w:rStyle w:val="a7"/>
        </w:rPr>
        <w:annotationRef/>
      </w:r>
      <w:r>
        <w:rPr>
          <w:rFonts w:hint="eastAsia"/>
          <w:rtl/>
        </w:rPr>
        <w:t>תובנות</w:t>
      </w:r>
      <w:r>
        <w:rPr>
          <w:rtl/>
        </w:rPr>
        <w:t xml:space="preserve"> כלליות שלי לגבי ההנחיה: יש פה כמה שלבים שבכל אחד מהם צריך להכין טבלאות ואז שוב משתמשים בטבלה אבל בונים בצורה אחרת. זה יכול להיות מאוד מייגע. אנחנו צריכים לתת להם לעבוד כמה שיותר עם פוסט איט ורק בסוף שיכניסו לטבלה אחת מסכמת</w:t>
      </w:r>
    </w:p>
  </w:comment>
  <w:comment w:id="29" w:author="Edna Laufer Globus" w:date="2024-11-14T10:21:00Z" w:initials="EL">
    <w:p w14:paraId="7D2AAAC9" w14:textId="77777777" w:rsidR="00AD5DE6" w:rsidRDefault="00AD5DE6" w:rsidP="00AD5DE6">
      <w:r>
        <w:rPr>
          <w:rStyle w:val="a7"/>
        </w:rPr>
        <w:annotationRef/>
      </w:r>
      <w:r>
        <w:rPr>
          <w:color w:val="000000"/>
          <w:sz w:val="20"/>
          <w:szCs w:val="20"/>
          <w:rtl/>
        </w:rPr>
        <w:t>צריכות</w:t>
      </w:r>
      <w:r>
        <w:rPr>
          <w:color w:val="000000"/>
          <w:sz w:val="20"/>
          <w:szCs w:val="20"/>
        </w:rPr>
        <w:t xml:space="preserve"> </w:t>
      </w:r>
      <w:r>
        <w:rPr>
          <w:color w:val="000000"/>
          <w:sz w:val="20"/>
          <w:szCs w:val="20"/>
          <w:rtl/>
        </w:rPr>
        <w:t>לדבר</w:t>
      </w:r>
      <w:r>
        <w:rPr>
          <w:color w:val="000000"/>
          <w:sz w:val="20"/>
          <w:szCs w:val="20"/>
        </w:rPr>
        <w:t xml:space="preserve"> </w:t>
      </w:r>
      <w:r>
        <w:rPr>
          <w:color w:val="000000"/>
          <w:sz w:val="20"/>
          <w:szCs w:val="20"/>
          <w:rtl/>
        </w:rPr>
        <w:t>ולתכנן</w:t>
      </w:r>
      <w:r>
        <w:rPr>
          <w:color w:val="000000"/>
          <w:sz w:val="20"/>
          <w:szCs w:val="20"/>
        </w:rPr>
        <w:t xml:space="preserve"> </w:t>
      </w:r>
      <w:r>
        <w:rPr>
          <w:color w:val="000000"/>
          <w:sz w:val="20"/>
          <w:szCs w:val="20"/>
          <w:rtl/>
        </w:rPr>
        <w:t>מהם</w:t>
      </w:r>
      <w:r>
        <w:rPr>
          <w:color w:val="000000"/>
          <w:sz w:val="20"/>
          <w:szCs w:val="20"/>
        </w:rPr>
        <w:t xml:space="preserve"> </w:t>
      </w:r>
      <w:r>
        <w:rPr>
          <w:color w:val="000000"/>
          <w:sz w:val="20"/>
          <w:szCs w:val="20"/>
          <w:rtl/>
        </w:rPr>
        <w:t>הכלים</w:t>
      </w:r>
      <w:r>
        <w:rPr>
          <w:color w:val="000000"/>
          <w:sz w:val="20"/>
          <w:szCs w:val="20"/>
        </w:rPr>
        <w:t xml:space="preserve"> </w:t>
      </w:r>
      <w:r>
        <w:rPr>
          <w:color w:val="000000"/>
          <w:sz w:val="20"/>
          <w:szCs w:val="20"/>
          <w:rtl/>
        </w:rPr>
        <w:t>שאחנו</w:t>
      </w:r>
      <w:r>
        <w:rPr>
          <w:color w:val="000000"/>
          <w:sz w:val="20"/>
          <w:szCs w:val="20"/>
        </w:rPr>
        <w:t xml:space="preserve"> </w:t>
      </w:r>
      <w:r>
        <w:rPr>
          <w:color w:val="000000"/>
          <w:sz w:val="20"/>
          <w:szCs w:val="20"/>
          <w:rtl/>
        </w:rPr>
        <w:t>נותנים</w:t>
      </w:r>
      <w:r>
        <w:rPr>
          <w:color w:val="000000"/>
          <w:sz w:val="20"/>
          <w:szCs w:val="20"/>
        </w:rPr>
        <w:t xml:space="preserve"> </w:t>
      </w:r>
      <w:r>
        <w:rPr>
          <w:color w:val="000000"/>
          <w:sz w:val="20"/>
          <w:szCs w:val="20"/>
          <w:rtl/>
        </w:rPr>
        <w:t>להם</w:t>
      </w:r>
      <w:r>
        <w:rPr>
          <w:color w:val="000000"/>
          <w:sz w:val="20"/>
          <w:szCs w:val="20"/>
        </w:rPr>
        <w:t xml:space="preserve"> </w:t>
      </w:r>
      <w:r>
        <w:rPr>
          <w:color w:val="000000"/>
          <w:sz w:val="20"/>
          <w:szCs w:val="20"/>
          <w:rtl/>
        </w:rPr>
        <w:t>לעבוד איתם, אפשר לעצב גליון שמכיל 2-3 שלבים על אותו הגליון, דורש הכנה תכנון ואולי הדפסה</w:t>
      </w:r>
    </w:p>
  </w:comment>
  <w:comment w:id="255" w:author="Edna Laufer Globus" w:date="2024-11-14T10:33:00Z" w:initials="EL">
    <w:p w14:paraId="6E3A26AD" w14:textId="77777777" w:rsidR="002F7A08" w:rsidRDefault="002F7A08" w:rsidP="002F7A08">
      <w:r>
        <w:rPr>
          <w:rStyle w:val="a7"/>
        </w:rPr>
        <w:annotationRef/>
      </w:r>
      <w:r>
        <w:rPr>
          <w:color w:val="000000"/>
          <w:sz w:val="20"/>
          <w:szCs w:val="20"/>
          <w:rtl/>
        </w:rPr>
        <w:t>אנחנו</w:t>
      </w:r>
      <w:r>
        <w:rPr>
          <w:color w:val="000000"/>
          <w:sz w:val="20"/>
          <w:szCs w:val="20"/>
        </w:rPr>
        <w:t xml:space="preserve"> </w:t>
      </w:r>
      <w:r>
        <w:rPr>
          <w:color w:val="000000"/>
          <w:sz w:val="20"/>
          <w:szCs w:val="20"/>
          <w:rtl/>
        </w:rPr>
        <w:t>חייבות</w:t>
      </w:r>
      <w:r>
        <w:rPr>
          <w:color w:val="000000"/>
          <w:sz w:val="20"/>
          <w:szCs w:val="20"/>
        </w:rPr>
        <w:t xml:space="preserve"> </w:t>
      </w:r>
      <w:r>
        <w:rPr>
          <w:color w:val="000000"/>
          <w:sz w:val="20"/>
          <w:szCs w:val="20"/>
          <w:rtl/>
        </w:rPr>
        <w:t>לתכנן</w:t>
      </w:r>
      <w:r>
        <w:rPr>
          <w:color w:val="000000"/>
          <w:sz w:val="20"/>
          <w:szCs w:val="20"/>
        </w:rPr>
        <w:t xml:space="preserve"> </w:t>
      </w:r>
      <w:r>
        <w:rPr>
          <w:color w:val="000000"/>
          <w:sz w:val="20"/>
          <w:szCs w:val="20"/>
          <w:rtl/>
        </w:rPr>
        <w:t>את</w:t>
      </w:r>
      <w:r>
        <w:rPr>
          <w:color w:val="000000"/>
          <w:sz w:val="20"/>
          <w:szCs w:val="20"/>
        </w:rPr>
        <w:t xml:space="preserve"> </w:t>
      </w:r>
      <w:r>
        <w:rPr>
          <w:color w:val="000000"/>
          <w:sz w:val="20"/>
          <w:szCs w:val="20"/>
          <w:rtl/>
        </w:rPr>
        <w:t>ענין</w:t>
      </w:r>
      <w:r>
        <w:rPr>
          <w:color w:val="000000"/>
          <w:sz w:val="20"/>
          <w:szCs w:val="20"/>
        </w:rPr>
        <w:t xml:space="preserve"> </w:t>
      </w:r>
      <w:r>
        <w:rPr>
          <w:color w:val="000000"/>
          <w:sz w:val="20"/>
          <w:szCs w:val="20"/>
          <w:rtl/>
        </w:rPr>
        <w:t>הכלים</w:t>
      </w:r>
      <w:r>
        <w:rPr>
          <w:color w:val="000000"/>
          <w:sz w:val="20"/>
          <w:szCs w:val="20"/>
        </w:rPr>
        <w:t xml:space="preserve"> </w:t>
      </w:r>
      <w:r>
        <w:rPr>
          <w:color w:val="000000"/>
          <w:sz w:val="20"/>
          <w:szCs w:val="20"/>
          <w:rtl/>
        </w:rPr>
        <w:t>והגליונות איתם הם יעבדו בכל שלב בקבוצות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C6CD61E" w15:done="0"/>
  <w15:commentEx w15:paraId="7D2AAAC9" w15:paraIdParent="3C6CD61E" w15:done="0"/>
  <w15:commentEx w15:paraId="6E3A26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F38A2A4" w16cex:dateUtc="2024-11-13T18:35:00Z"/>
  <w16cex:commentExtensible w16cex:durableId="7D32940A" w16cex:dateUtc="2024-11-14T08:21:00Z"/>
  <w16cex:commentExtensible w16cex:durableId="1BCEE6E6" w16cex:dateUtc="2024-11-13T18:22:00Z"/>
  <w16cex:commentExtensible w16cex:durableId="17AD7AE3" w16cex:dateUtc="2024-11-14T08:33:00Z"/>
  <w16cex:commentExtensible w16cex:durableId="159CA31C" w16cex:dateUtc="2024-11-13T18:28:00Z">
    <w16cex:extLst>
      <w16:ext w16:uri="{CE6994B0-6A32-4C9F-8C6B-6E91EDA988CE}">
        <cr:reactions xmlns:cr="http://schemas.microsoft.com/office/comments/2020/reactions">
          <cr:reaction reactionType="1">
            <cr:reactionInfo dateUtc="2024-11-14T08:30:04Z">
              <cr:user userId="ebe482f4d6fd8d69" userProvider="Windows Live" userName="Edna Laufer Globu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C6CD61E" w16cid:durableId="4F38A2A4"/>
  <w16cid:commentId w16cid:paraId="7D2AAAC9" w16cid:durableId="7D32940A"/>
  <w16cid:commentId w16cid:paraId="29B5A379" w16cid:durableId="1BCEE6E6"/>
  <w16cid:commentId w16cid:paraId="6E3A26AD" w16cid:durableId="17AD7AE3"/>
  <w16cid:commentId w16cid:paraId="70611268" w16cid:durableId="159CA31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0E0183" w14:textId="77777777" w:rsidR="007B755C" w:rsidRDefault="007B755C" w:rsidP="00B408C2">
      <w:r>
        <w:separator/>
      </w:r>
    </w:p>
  </w:endnote>
  <w:endnote w:type="continuationSeparator" w:id="0">
    <w:p w14:paraId="4B6BFFAF" w14:textId="77777777" w:rsidR="007B755C" w:rsidRDefault="007B755C" w:rsidP="00B40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ebo">
    <w:altName w:val="Courier New"/>
    <w:charset w:val="B1"/>
    <w:family w:val="auto"/>
    <w:pitch w:val="variable"/>
    <w:sig w:usb0="A00008E7" w:usb1="40000043"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8408F2" w14:textId="77777777" w:rsidR="007B755C" w:rsidRDefault="007B755C" w:rsidP="00B408C2">
      <w:r>
        <w:separator/>
      </w:r>
    </w:p>
  </w:footnote>
  <w:footnote w:type="continuationSeparator" w:id="0">
    <w:p w14:paraId="626676E0" w14:textId="77777777" w:rsidR="007B755C" w:rsidRDefault="007B755C" w:rsidP="00B40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F3A0D"/>
    <w:multiLevelType w:val="multilevel"/>
    <w:tmpl w:val="796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14EF0"/>
    <w:multiLevelType w:val="multilevel"/>
    <w:tmpl w:val="369EB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83275"/>
    <w:multiLevelType w:val="hybridMultilevel"/>
    <w:tmpl w:val="EBC23320"/>
    <w:lvl w:ilvl="0" w:tplc="CDB07554">
      <w:start w:val="1"/>
      <w:numFmt w:val="bullet"/>
      <w:lvlText w:val="•"/>
      <w:lvlJc w:val="left"/>
      <w:pPr>
        <w:tabs>
          <w:tab w:val="num" w:pos="720"/>
        </w:tabs>
        <w:ind w:left="720" w:hanging="360"/>
      </w:pPr>
      <w:rPr>
        <w:rFonts w:ascii="Arial" w:hAnsi="Arial" w:hint="default"/>
      </w:rPr>
    </w:lvl>
    <w:lvl w:ilvl="1" w:tplc="BCF0B4E4" w:tentative="1">
      <w:start w:val="1"/>
      <w:numFmt w:val="bullet"/>
      <w:lvlText w:val="•"/>
      <w:lvlJc w:val="left"/>
      <w:pPr>
        <w:tabs>
          <w:tab w:val="num" w:pos="1440"/>
        </w:tabs>
        <w:ind w:left="1440" w:hanging="360"/>
      </w:pPr>
      <w:rPr>
        <w:rFonts w:ascii="Arial" w:hAnsi="Arial" w:hint="default"/>
      </w:rPr>
    </w:lvl>
    <w:lvl w:ilvl="2" w:tplc="03703956" w:tentative="1">
      <w:start w:val="1"/>
      <w:numFmt w:val="bullet"/>
      <w:lvlText w:val="•"/>
      <w:lvlJc w:val="left"/>
      <w:pPr>
        <w:tabs>
          <w:tab w:val="num" w:pos="2160"/>
        </w:tabs>
        <w:ind w:left="2160" w:hanging="360"/>
      </w:pPr>
      <w:rPr>
        <w:rFonts w:ascii="Arial" w:hAnsi="Arial" w:hint="default"/>
      </w:rPr>
    </w:lvl>
    <w:lvl w:ilvl="3" w:tplc="249E45A0" w:tentative="1">
      <w:start w:val="1"/>
      <w:numFmt w:val="bullet"/>
      <w:lvlText w:val="•"/>
      <w:lvlJc w:val="left"/>
      <w:pPr>
        <w:tabs>
          <w:tab w:val="num" w:pos="2880"/>
        </w:tabs>
        <w:ind w:left="2880" w:hanging="360"/>
      </w:pPr>
      <w:rPr>
        <w:rFonts w:ascii="Arial" w:hAnsi="Arial" w:hint="default"/>
      </w:rPr>
    </w:lvl>
    <w:lvl w:ilvl="4" w:tplc="69CE733A" w:tentative="1">
      <w:start w:val="1"/>
      <w:numFmt w:val="bullet"/>
      <w:lvlText w:val="•"/>
      <w:lvlJc w:val="left"/>
      <w:pPr>
        <w:tabs>
          <w:tab w:val="num" w:pos="3600"/>
        </w:tabs>
        <w:ind w:left="3600" w:hanging="360"/>
      </w:pPr>
      <w:rPr>
        <w:rFonts w:ascii="Arial" w:hAnsi="Arial" w:hint="default"/>
      </w:rPr>
    </w:lvl>
    <w:lvl w:ilvl="5" w:tplc="04D00A9C" w:tentative="1">
      <w:start w:val="1"/>
      <w:numFmt w:val="bullet"/>
      <w:lvlText w:val="•"/>
      <w:lvlJc w:val="left"/>
      <w:pPr>
        <w:tabs>
          <w:tab w:val="num" w:pos="4320"/>
        </w:tabs>
        <w:ind w:left="4320" w:hanging="360"/>
      </w:pPr>
      <w:rPr>
        <w:rFonts w:ascii="Arial" w:hAnsi="Arial" w:hint="default"/>
      </w:rPr>
    </w:lvl>
    <w:lvl w:ilvl="6" w:tplc="5FCCA48E" w:tentative="1">
      <w:start w:val="1"/>
      <w:numFmt w:val="bullet"/>
      <w:lvlText w:val="•"/>
      <w:lvlJc w:val="left"/>
      <w:pPr>
        <w:tabs>
          <w:tab w:val="num" w:pos="5040"/>
        </w:tabs>
        <w:ind w:left="5040" w:hanging="360"/>
      </w:pPr>
      <w:rPr>
        <w:rFonts w:ascii="Arial" w:hAnsi="Arial" w:hint="default"/>
      </w:rPr>
    </w:lvl>
    <w:lvl w:ilvl="7" w:tplc="828CBFE6" w:tentative="1">
      <w:start w:val="1"/>
      <w:numFmt w:val="bullet"/>
      <w:lvlText w:val="•"/>
      <w:lvlJc w:val="left"/>
      <w:pPr>
        <w:tabs>
          <w:tab w:val="num" w:pos="5760"/>
        </w:tabs>
        <w:ind w:left="5760" w:hanging="360"/>
      </w:pPr>
      <w:rPr>
        <w:rFonts w:ascii="Arial" w:hAnsi="Arial" w:hint="default"/>
      </w:rPr>
    </w:lvl>
    <w:lvl w:ilvl="8" w:tplc="568ED9F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517206"/>
    <w:multiLevelType w:val="hybridMultilevel"/>
    <w:tmpl w:val="4DC63A5C"/>
    <w:lvl w:ilvl="0" w:tplc="46BA9C4E">
      <w:start w:val="1"/>
      <w:numFmt w:val="bullet"/>
      <w:lvlText w:val="•"/>
      <w:lvlJc w:val="left"/>
      <w:pPr>
        <w:tabs>
          <w:tab w:val="num" w:pos="720"/>
        </w:tabs>
        <w:ind w:left="720" w:hanging="360"/>
      </w:pPr>
      <w:rPr>
        <w:rFonts w:ascii="Arial" w:hAnsi="Arial" w:hint="default"/>
      </w:rPr>
    </w:lvl>
    <w:lvl w:ilvl="1" w:tplc="EB141EE2" w:tentative="1">
      <w:start w:val="1"/>
      <w:numFmt w:val="bullet"/>
      <w:lvlText w:val="•"/>
      <w:lvlJc w:val="left"/>
      <w:pPr>
        <w:tabs>
          <w:tab w:val="num" w:pos="1440"/>
        </w:tabs>
        <w:ind w:left="1440" w:hanging="360"/>
      </w:pPr>
      <w:rPr>
        <w:rFonts w:ascii="Arial" w:hAnsi="Arial" w:hint="default"/>
      </w:rPr>
    </w:lvl>
    <w:lvl w:ilvl="2" w:tplc="0BC6F9A4" w:tentative="1">
      <w:start w:val="1"/>
      <w:numFmt w:val="bullet"/>
      <w:lvlText w:val="•"/>
      <w:lvlJc w:val="left"/>
      <w:pPr>
        <w:tabs>
          <w:tab w:val="num" w:pos="2160"/>
        </w:tabs>
        <w:ind w:left="2160" w:hanging="360"/>
      </w:pPr>
      <w:rPr>
        <w:rFonts w:ascii="Arial" w:hAnsi="Arial" w:hint="default"/>
      </w:rPr>
    </w:lvl>
    <w:lvl w:ilvl="3" w:tplc="C86EE09A" w:tentative="1">
      <w:start w:val="1"/>
      <w:numFmt w:val="bullet"/>
      <w:lvlText w:val="•"/>
      <w:lvlJc w:val="left"/>
      <w:pPr>
        <w:tabs>
          <w:tab w:val="num" w:pos="2880"/>
        </w:tabs>
        <w:ind w:left="2880" w:hanging="360"/>
      </w:pPr>
      <w:rPr>
        <w:rFonts w:ascii="Arial" w:hAnsi="Arial" w:hint="default"/>
      </w:rPr>
    </w:lvl>
    <w:lvl w:ilvl="4" w:tplc="FD728A8A" w:tentative="1">
      <w:start w:val="1"/>
      <w:numFmt w:val="bullet"/>
      <w:lvlText w:val="•"/>
      <w:lvlJc w:val="left"/>
      <w:pPr>
        <w:tabs>
          <w:tab w:val="num" w:pos="3600"/>
        </w:tabs>
        <w:ind w:left="3600" w:hanging="360"/>
      </w:pPr>
      <w:rPr>
        <w:rFonts w:ascii="Arial" w:hAnsi="Arial" w:hint="default"/>
      </w:rPr>
    </w:lvl>
    <w:lvl w:ilvl="5" w:tplc="56FEA024" w:tentative="1">
      <w:start w:val="1"/>
      <w:numFmt w:val="bullet"/>
      <w:lvlText w:val="•"/>
      <w:lvlJc w:val="left"/>
      <w:pPr>
        <w:tabs>
          <w:tab w:val="num" w:pos="4320"/>
        </w:tabs>
        <w:ind w:left="4320" w:hanging="360"/>
      </w:pPr>
      <w:rPr>
        <w:rFonts w:ascii="Arial" w:hAnsi="Arial" w:hint="default"/>
      </w:rPr>
    </w:lvl>
    <w:lvl w:ilvl="6" w:tplc="24A2C4FA" w:tentative="1">
      <w:start w:val="1"/>
      <w:numFmt w:val="bullet"/>
      <w:lvlText w:val="•"/>
      <w:lvlJc w:val="left"/>
      <w:pPr>
        <w:tabs>
          <w:tab w:val="num" w:pos="5040"/>
        </w:tabs>
        <w:ind w:left="5040" w:hanging="360"/>
      </w:pPr>
      <w:rPr>
        <w:rFonts w:ascii="Arial" w:hAnsi="Arial" w:hint="default"/>
      </w:rPr>
    </w:lvl>
    <w:lvl w:ilvl="7" w:tplc="63EE0880" w:tentative="1">
      <w:start w:val="1"/>
      <w:numFmt w:val="bullet"/>
      <w:lvlText w:val="•"/>
      <w:lvlJc w:val="left"/>
      <w:pPr>
        <w:tabs>
          <w:tab w:val="num" w:pos="5760"/>
        </w:tabs>
        <w:ind w:left="5760" w:hanging="360"/>
      </w:pPr>
      <w:rPr>
        <w:rFonts w:ascii="Arial" w:hAnsi="Arial" w:hint="default"/>
      </w:rPr>
    </w:lvl>
    <w:lvl w:ilvl="8" w:tplc="89B42C6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48C644E"/>
    <w:multiLevelType w:val="multilevel"/>
    <w:tmpl w:val="08061070"/>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A68B8"/>
    <w:multiLevelType w:val="multilevel"/>
    <w:tmpl w:val="60B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130B"/>
    <w:multiLevelType w:val="multilevel"/>
    <w:tmpl w:val="8E6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C0D44"/>
    <w:multiLevelType w:val="multilevel"/>
    <w:tmpl w:val="19D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05E6E"/>
    <w:multiLevelType w:val="multilevel"/>
    <w:tmpl w:val="BC7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65FC2"/>
    <w:multiLevelType w:val="multilevel"/>
    <w:tmpl w:val="C58E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A5FB3"/>
    <w:multiLevelType w:val="multilevel"/>
    <w:tmpl w:val="5516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C0746"/>
    <w:multiLevelType w:val="hybridMultilevel"/>
    <w:tmpl w:val="82B83422"/>
    <w:lvl w:ilvl="0" w:tplc="750CECCE">
      <w:start w:val="1"/>
      <w:numFmt w:val="bullet"/>
      <w:lvlText w:val="•"/>
      <w:lvlJc w:val="left"/>
      <w:pPr>
        <w:tabs>
          <w:tab w:val="num" w:pos="720"/>
        </w:tabs>
        <w:ind w:left="720" w:hanging="360"/>
      </w:pPr>
      <w:rPr>
        <w:rFonts w:ascii="Arial" w:hAnsi="Arial" w:hint="default"/>
      </w:rPr>
    </w:lvl>
    <w:lvl w:ilvl="1" w:tplc="2604B0F8" w:tentative="1">
      <w:start w:val="1"/>
      <w:numFmt w:val="bullet"/>
      <w:lvlText w:val="•"/>
      <w:lvlJc w:val="left"/>
      <w:pPr>
        <w:tabs>
          <w:tab w:val="num" w:pos="1440"/>
        </w:tabs>
        <w:ind w:left="1440" w:hanging="360"/>
      </w:pPr>
      <w:rPr>
        <w:rFonts w:ascii="Arial" w:hAnsi="Arial" w:hint="default"/>
      </w:rPr>
    </w:lvl>
    <w:lvl w:ilvl="2" w:tplc="A39C2514" w:tentative="1">
      <w:start w:val="1"/>
      <w:numFmt w:val="bullet"/>
      <w:lvlText w:val="•"/>
      <w:lvlJc w:val="left"/>
      <w:pPr>
        <w:tabs>
          <w:tab w:val="num" w:pos="2160"/>
        </w:tabs>
        <w:ind w:left="2160" w:hanging="360"/>
      </w:pPr>
      <w:rPr>
        <w:rFonts w:ascii="Arial" w:hAnsi="Arial" w:hint="default"/>
      </w:rPr>
    </w:lvl>
    <w:lvl w:ilvl="3" w:tplc="BF0E16AA" w:tentative="1">
      <w:start w:val="1"/>
      <w:numFmt w:val="bullet"/>
      <w:lvlText w:val="•"/>
      <w:lvlJc w:val="left"/>
      <w:pPr>
        <w:tabs>
          <w:tab w:val="num" w:pos="2880"/>
        </w:tabs>
        <w:ind w:left="2880" w:hanging="360"/>
      </w:pPr>
      <w:rPr>
        <w:rFonts w:ascii="Arial" w:hAnsi="Arial" w:hint="default"/>
      </w:rPr>
    </w:lvl>
    <w:lvl w:ilvl="4" w:tplc="00E4981A" w:tentative="1">
      <w:start w:val="1"/>
      <w:numFmt w:val="bullet"/>
      <w:lvlText w:val="•"/>
      <w:lvlJc w:val="left"/>
      <w:pPr>
        <w:tabs>
          <w:tab w:val="num" w:pos="3600"/>
        </w:tabs>
        <w:ind w:left="3600" w:hanging="360"/>
      </w:pPr>
      <w:rPr>
        <w:rFonts w:ascii="Arial" w:hAnsi="Arial" w:hint="default"/>
      </w:rPr>
    </w:lvl>
    <w:lvl w:ilvl="5" w:tplc="A9583A9A" w:tentative="1">
      <w:start w:val="1"/>
      <w:numFmt w:val="bullet"/>
      <w:lvlText w:val="•"/>
      <w:lvlJc w:val="left"/>
      <w:pPr>
        <w:tabs>
          <w:tab w:val="num" w:pos="4320"/>
        </w:tabs>
        <w:ind w:left="4320" w:hanging="360"/>
      </w:pPr>
      <w:rPr>
        <w:rFonts w:ascii="Arial" w:hAnsi="Arial" w:hint="default"/>
      </w:rPr>
    </w:lvl>
    <w:lvl w:ilvl="6" w:tplc="8D624A58" w:tentative="1">
      <w:start w:val="1"/>
      <w:numFmt w:val="bullet"/>
      <w:lvlText w:val="•"/>
      <w:lvlJc w:val="left"/>
      <w:pPr>
        <w:tabs>
          <w:tab w:val="num" w:pos="5040"/>
        </w:tabs>
        <w:ind w:left="5040" w:hanging="360"/>
      </w:pPr>
      <w:rPr>
        <w:rFonts w:ascii="Arial" w:hAnsi="Arial" w:hint="default"/>
      </w:rPr>
    </w:lvl>
    <w:lvl w:ilvl="7" w:tplc="6C2E7E5E" w:tentative="1">
      <w:start w:val="1"/>
      <w:numFmt w:val="bullet"/>
      <w:lvlText w:val="•"/>
      <w:lvlJc w:val="left"/>
      <w:pPr>
        <w:tabs>
          <w:tab w:val="num" w:pos="5760"/>
        </w:tabs>
        <w:ind w:left="5760" w:hanging="360"/>
      </w:pPr>
      <w:rPr>
        <w:rFonts w:ascii="Arial" w:hAnsi="Arial" w:hint="default"/>
      </w:rPr>
    </w:lvl>
    <w:lvl w:ilvl="8" w:tplc="7F626DD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9513097"/>
    <w:multiLevelType w:val="multilevel"/>
    <w:tmpl w:val="A384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23589"/>
    <w:multiLevelType w:val="multilevel"/>
    <w:tmpl w:val="F43E8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D7A89"/>
    <w:multiLevelType w:val="hybridMultilevel"/>
    <w:tmpl w:val="583C5DDC"/>
    <w:lvl w:ilvl="0" w:tplc="FEB28F98">
      <w:numFmt w:val="bullet"/>
      <w:lvlText w:val="-"/>
      <w:lvlJc w:val="left"/>
      <w:pPr>
        <w:ind w:left="720" w:hanging="360"/>
      </w:pPr>
      <w:rPr>
        <w:rFonts w:ascii="Arial" w:eastAsia="Aptos"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E00022"/>
    <w:multiLevelType w:val="hybridMultilevel"/>
    <w:tmpl w:val="7BA4E970"/>
    <w:lvl w:ilvl="0" w:tplc="0B1C7508">
      <w:start w:val="1"/>
      <w:numFmt w:val="bullet"/>
      <w:lvlText w:val="•"/>
      <w:lvlJc w:val="left"/>
      <w:pPr>
        <w:tabs>
          <w:tab w:val="num" w:pos="720"/>
        </w:tabs>
        <w:ind w:left="720" w:hanging="360"/>
      </w:pPr>
      <w:rPr>
        <w:rFonts w:ascii="Arial" w:hAnsi="Arial" w:hint="default"/>
      </w:rPr>
    </w:lvl>
    <w:lvl w:ilvl="1" w:tplc="4B18439A" w:tentative="1">
      <w:start w:val="1"/>
      <w:numFmt w:val="bullet"/>
      <w:lvlText w:val="•"/>
      <w:lvlJc w:val="left"/>
      <w:pPr>
        <w:tabs>
          <w:tab w:val="num" w:pos="1440"/>
        </w:tabs>
        <w:ind w:left="1440" w:hanging="360"/>
      </w:pPr>
      <w:rPr>
        <w:rFonts w:ascii="Arial" w:hAnsi="Arial" w:hint="default"/>
      </w:rPr>
    </w:lvl>
    <w:lvl w:ilvl="2" w:tplc="E10AB96C" w:tentative="1">
      <w:start w:val="1"/>
      <w:numFmt w:val="bullet"/>
      <w:lvlText w:val="•"/>
      <w:lvlJc w:val="left"/>
      <w:pPr>
        <w:tabs>
          <w:tab w:val="num" w:pos="2160"/>
        </w:tabs>
        <w:ind w:left="2160" w:hanging="360"/>
      </w:pPr>
      <w:rPr>
        <w:rFonts w:ascii="Arial" w:hAnsi="Arial" w:hint="default"/>
      </w:rPr>
    </w:lvl>
    <w:lvl w:ilvl="3" w:tplc="0EF2B154" w:tentative="1">
      <w:start w:val="1"/>
      <w:numFmt w:val="bullet"/>
      <w:lvlText w:val="•"/>
      <w:lvlJc w:val="left"/>
      <w:pPr>
        <w:tabs>
          <w:tab w:val="num" w:pos="2880"/>
        </w:tabs>
        <w:ind w:left="2880" w:hanging="360"/>
      </w:pPr>
      <w:rPr>
        <w:rFonts w:ascii="Arial" w:hAnsi="Arial" w:hint="default"/>
      </w:rPr>
    </w:lvl>
    <w:lvl w:ilvl="4" w:tplc="8594FB12" w:tentative="1">
      <w:start w:val="1"/>
      <w:numFmt w:val="bullet"/>
      <w:lvlText w:val="•"/>
      <w:lvlJc w:val="left"/>
      <w:pPr>
        <w:tabs>
          <w:tab w:val="num" w:pos="3600"/>
        </w:tabs>
        <w:ind w:left="3600" w:hanging="360"/>
      </w:pPr>
      <w:rPr>
        <w:rFonts w:ascii="Arial" w:hAnsi="Arial" w:hint="default"/>
      </w:rPr>
    </w:lvl>
    <w:lvl w:ilvl="5" w:tplc="64AEFA32" w:tentative="1">
      <w:start w:val="1"/>
      <w:numFmt w:val="bullet"/>
      <w:lvlText w:val="•"/>
      <w:lvlJc w:val="left"/>
      <w:pPr>
        <w:tabs>
          <w:tab w:val="num" w:pos="4320"/>
        </w:tabs>
        <w:ind w:left="4320" w:hanging="360"/>
      </w:pPr>
      <w:rPr>
        <w:rFonts w:ascii="Arial" w:hAnsi="Arial" w:hint="default"/>
      </w:rPr>
    </w:lvl>
    <w:lvl w:ilvl="6" w:tplc="0B460034" w:tentative="1">
      <w:start w:val="1"/>
      <w:numFmt w:val="bullet"/>
      <w:lvlText w:val="•"/>
      <w:lvlJc w:val="left"/>
      <w:pPr>
        <w:tabs>
          <w:tab w:val="num" w:pos="5040"/>
        </w:tabs>
        <w:ind w:left="5040" w:hanging="360"/>
      </w:pPr>
      <w:rPr>
        <w:rFonts w:ascii="Arial" w:hAnsi="Arial" w:hint="default"/>
      </w:rPr>
    </w:lvl>
    <w:lvl w:ilvl="7" w:tplc="0E0EAFDE" w:tentative="1">
      <w:start w:val="1"/>
      <w:numFmt w:val="bullet"/>
      <w:lvlText w:val="•"/>
      <w:lvlJc w:val="left"/>
      <w:pPr>
        <w:tabs>
          <w:tab w:val="num" w:pos="5760"/>
        </w:tabs>
        <w:ind w:left="5760" w:hanging="360"/>
      </w:pPr>
      <w:rPr>
        <w:rFonts w:ascii="Arial" w:hAnsi="Arial" w:hint="default"/>
      </w:rPr>
    </w:lvl>
    <w:lvl w:ilvl="8" w:tplc="6952F6F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A6747CE"/>
    <w:multiLevelType w:val="multilevel"/>
    <w:tmpl w:val="BC08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B7764F"/>
    <w:multiLevelType w:val="multilevel"/>
    <w:tmpl w:val="1B10B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850FEF"/>
    <w:multiLevelType w:val="multilevel"/>
    <w:tmpl w:val="D3CA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145DD"/>
    <w:multiLevelType w:val="multilevel"/>
    <w:tmpl w:val="FF74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27826"/>
    <w:multiLevelType w:val="multilevel"/>
    <w:tmpl w:val="50DC5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7370D"/>
    <w:multiLevelType w:val="multilevel"/>
    <w:tmpl w:val="7D1AC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93D39"/>
    <w:multiLevelType w:val="hybridMultilevel"/>
    <w:tmpl w:val="D1EE4EA4"/>
    <w:lvl w:ilvl="0" w:tplc="3CF4BDAC">
      <w:start w:val="1"/>
      <w:numFmt w:val="bullet"/>
      <w:lvlText w:val="•"/>
      <w:lvlJc w:val="left"/>
      <w:pPr>
        <w:tabs>
          <w:tab w:val="num" w:pos="720"/>
        </w:tabs>
        <w:ind w:left="720" w:hanging="360"/>
      </w:pPr>
      <w:rPr>
        <w:rFonts w:ascii="Arial" w:hAnsi="Arial" w:hint="default"/>
      </w:rPr>
    </w:lvl>
    <w:lvl w:ilvl="1" w:tplc="162C17B8" w:tentative="1">
      <w:start w:val="1"/>
      <w:numFmt w:val="bullet"/>
      <w:lvlText w:val="•"/>
      <w:lvlJc w:val="left"/>
      <w:pPr>
        <w:tabs>
          <w:tab w:val="num" w:pos="1440"/>
        </w:tabs>
        <w:ind w:left="1440" w:hanging="360"/>
      </w:pPr>
      <w:rPr>
        <w:rFonts w:ascii="Arial" w:hAnsi="Arial" w:hint="default"/>
      </w:rPr>
    </w:lvl>
    <w:lvl w:ilvl="2" w:tplc="47D881AE" w:tentative="1">
      <w:start w:val="1"/>
      <w:numFmt w:val="bullet"/>
      <w:lvlText w:val="•"/>
      <w:lvlJc w:val="left"/>
      <w:pPr>
        <w:tabs>
          <w:tab w:val="num" w:pos="2160"/>
        </w:tabs>
        <w:ind w:left="2160" w:hanging="360"/>
      </w:pPr>
      <w:rPr>
        <w:rFonts w:ascii="Arial" w:hAnsi="Arial" w:hint="default"/>
      </w:rPr>
    </w:lvl>
    <w:lvl w:ilvl="3" w:tplc="4E5C9050" w:tentative="1">
      <w:start w:val="1"/>
      <w:numFmt w:val="bullet"/>
      <w:lvlText w:val="•"/>
      <w:lvlJc w:val="left"/>
      <w:pPr>
        <w:tabs>
          <w:tab w:val="num" w:pos="2880"/>
        </w:tabs>
        <w:ind w:left="2880" w:hanging="360"/>
      </w:pPr>
      <w:rPr>
        <w:rFonts w:ascii="Arial" w:hAnsi="Arial" w:hint="default"/>
      </w:rPr>
    </w:lvl>
    <w:lvl w:ilvl="4" w:tplc="E03E25FE" w:tentative="1">
      <w:start w:val="1"/>
      <w:numFmt w:val="bullet"/>
      <w:lvlText w:val="•"/>
      <w:lvlJc w:val="left"/>
      <w:pPr>
        <w:tabs>
          <w:tab w:val="num" w:pos="3600"/>
        </w:tabs>
        <w:ind w:left="3600" w:hanging="360"/>
      </w:pPr>
      <w:rPr>
        <w:rFonts w:ascii="Arial" w:hAnsi="Arial" w:hint="default"/>
      </w:rPr>
    </w:lvl>
    <w:lvl w:ilvl="5" w:tplc="EAB4ABEE" w:tentative="1">
      <w:start w:val="1"/>
      <w:numFmt w:val="bullet"/>
      <w:lvlText w:val="•"/>
      <w:lvlJc w:val="left"/>
      <w:pPr>
        <w:tabs>
          <w:tab w:val="num" w:pos="4320"/>
        </w:tabs>
        <w:ind w:left="4320" w:hanging="360"/>
      </w:pPr>
      <w:rPr>
        <w:rFonts w:ascii="Arial" w:hAnsi="Arial" w:hint="default"/>
      </w:rPr>
    </w:lvl>
    <w:lvl w:ilvl="6" w:tplc="3E6ADA16" w:tentative="1">
      <w:start w:val="1"/>
      <w:numFmt w:val="bullet"/>
      <w:lvlText w:val="•"/>
      <w:lvlJc w:val="left"/>
      <w:pPr>
        <w:tabs>
          <w:tab w:val="num" w:pos="5040"/>
        </w:tabs>
        <w:ind w:left="5040" w:hanging="360"/>
      </w:pPr>
      <w:rPr>
        <w:rFonts w:ascii="Arial" w:hAnsi="Arial" w:hint="default"/>
      </w:rPr>
    </w:lvl>
    <w:lvl w:ilvl="7" w:tplc="0BBEE8B6" w:tentative="1">
      <w:start w:val="1"/>
      <w:numFmt w:val="bullet"/>
      <w:lvlText w:val="•"/>
      <w:lvlJc w:val="left"/>
      <w:pPr>
        <w:tabs>
          <w:tab w:val="num" w:pos="5760"/>
        </w:tabs>
        <w:ind w:left="5760" w:hanging="360"/>
      </w:pPr>
      <w:rPr>
        <w:rFonts w:ascii="Arial" w:hAnsi="Arial" w:hint="default"/>
      </w:rPr>
    </w:lvl>
    <w:lvl w:ilvl="8" w:tplc="3F40CBA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A111886"/>
    <w:multiLevelType w:val="multilevel"/>
    <w:tmpl w:val="F3B62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845F1"/>
    <w:multiLevelType w:val="multilevel"/>
    <w:tmpl w:val="CD8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1614B"/>
    <w:multiLevelType w:val="multilevel"/>
    <w:tmpl w:val="AB62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373DCB"/>
    <w:multiLevelType w:val="multilevel"/>
    <w:tmpl w:val="92F2B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6282D"/>
    <w:multiLevelType w:val="multilevel"/>
    <w:tmpl w:val="EAE4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DB29EE"/>
    <w:multiLevelType w:val="hybridMultilevel"/>
    <w:tmpl w:val="4FF4C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710357"/>
    <w:multiLevelType w:val="multilevel"/>
    <w:tmpl w:val="ABC88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23C94"/>
    <w:multiLevelType w:val="hybridMultilevel"/>
    <w:tmpl w:val="65B2C7AE"/>
    <w:lvl w:ilvl="0" w:tplc="FD402A72">
      <w:start w:val="1"/>
      <w:numFmt w:val="bullet"/>
      <w:lvlText w:val="•"/>
      <w:lvlJc w:val="left"/>
      <w:pPr>
        <w:tabs>
          <w:tab w:val="num" w:pos="720"/>
        </w:tabs>
        <w:ind w:left="720" w:hanging="360"/>
      </w:pPr>
      <w:rPr>
        <w:rFonts w:ascii="Arial" w:hAnsi="Arial" w:hint="default"/>
      </w:rPr>
    </w:lvl>
    <w:lvl w:ilvl="1" w:tplc="B84020F8" w:tentative="1">
      <w:start w:val="1"/>
      <w:numFmt w:val="bullet"/>
      <w:lvlText w:val="•"/>
      <w:lvlJc w:val="left"/>
      <w:pPr>
        <w:tabs>
          <w:tab w:val="num" w:pos="1440"/>
        </w:tabs>
        <w:ind w:left="1440" w:hanging="360"/>
      </w:pPr>
      <w:rPr>
        <w:rFonts w:ascii="Arial" w:hAnsi="Arial" w:hint="default"/>
      </w:rPr>
    </w:lvl>
    <w:lvl w:ilvl="2" w:tplc="1DEEAE38" w:tentative="1">
      <w:start w:val="1"/>
      <w:numFmt w:val="bullet"/>
      <w:lvlText w:val="•"/>
      <w:lvlJc w:val="left"/>
      <w:pPr>
        <w:tabs>
          <w:tab w:val="num" w:pos="2160"/>
        </w:tabs>
        <w:ind w:left="2160" w:hanging="360"/>
      </w:pPr>
      <w:rPr>
        <w:rFonts w:ascii="Arial" w:hAnsi="Arial" w:hint="default"/>
      </w:rPr>
    </w:lvl>
    <w:lvl w:ilvl="3" w:tplc="3E281874" w:tentative="1">
      <w:start w:val="1"/>
      <w:numFmt w:val="bullet"/>
      <w:lvlText w:val="•"/>
      <w:lvlJc w:val="left"/>
      <w:pPr>
        <w:tabs>
          <w:tab w:val="num" w:pos="2880"/>
        </w:tabs>
        <w:ind w:left="2880" w:hanging="360"/>
      </w:pPr>
      <w:rPr>
        <w:rFonts w:ascii="Arial" w:hAnsi="Arial" w:hint="default"/>
      </w:rPr>
    </w:lvl>
    <w:lvl w:ilvl="4" w:tplc="7E46C44A" w:tentative="1">
      <w:start w:val="1"/>
      <w:numFmt w:val="bullet"/>
      <w:lvlText w:val="•"/>
      <w:lvlJc w:val="left"/>
      <w:pPr>
        <w:tabs>
          <w:tab w:val="num" w:pos="3600"/>
        </w:tabs>
        <w:ind w:left="3600" w:hanging="360"/>
      </w:pPr>
      <w:rPr>
        <w:rFonts w:ascii="Arial" w:hAnsi="Arial" w:hint="default"/>
      </w:rPr>
    </w:lvl>
    <w:lvl w:ilvl="5" w:tplc="E9D2DFCC" w:tentative="1">
      <w:start w:val="1"/>
      <w:numFmt w:val="bullet"/>
      <w:lvlText w:val="•"/>
      <w:lvlJc w:val="left"/>
      <w:pPr>
        <w:tabs>
          <w:tab w:val="num" w:pos="4320"/>
        </w:tabs>
        <w:ind w:left="4320" w:hanging="360"/>
      </w:pPr>
      <w:rPr>
        <w:rFonts w:ascii="Arial" w:hAnsi="Arial" w:hint="default"/>
      </w:rPr>
    </w:lvl>
    <w:lvl w:ilvl="6" w:tplc="1D8A9746" w:tentative="1">
      <w:start w:val="1"/>
      <w:numFmt w:val="bullet"/>
      <w:lvlText w:val="•"/>
      <w:lvlJc w:val="left"/>
      <w:pPr>
        <w:tabs>
          <w:tab w:val="num" w:pos="5040"/>
        </w:tabs>
        <w:ind w:left="5040" w:hanging="360"/>
      </w:pPr>
      <w:rPr>
        <w:rFonts w:ascii="Arial" w:hAnsi="Arial" w:hint="default"/>
      </w:rPr>
    </w:lvl>
    <w:lvl w:ilvl="7" w:tplc="BEC4E3F2" w:tentative="1">
      <w:start w:val="1"/>
      <w:numFmt w:val="bullet"/>
      <w:lvlText w:val="•"/>
      <w:lvlJc w:val="left"/>
      <w:pPr>
        <w:tabs>
          <w:tab w:val="num" w:pos="5760"/>
        </w:tabs>
        <w:ind w:left="5760" w:hanging="360"/>
      </w:pPr>
      <w:rPr>
        <w:rFonts w:ascii="Arial" w:hAnsi="Arial" w:hint="default"/>
      </w:rPr>
    </w:lvl>
    <w:lvl w:ilvl="8" w:tplc="5568EA4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DE94864"/>
    <w:multiLevelType w:val="multilevel"/>
    <w:tmpl w:val="B1E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DC22AF"/>
    <w:multiLevelType w:val="multilevel"/>
    <w:tmpl w:val="A520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C44E3"/>
    <w:multiLevelType w:val="multilevel"/>
    <w:tmpl w:val="0806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94767"/>
    <w:multiLevelType w:val="hybridMultilevel"/>
    <w:tmpl w:val="F4A0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42138C"/>
    <w:multiLevelType w:val="multilevel"/>
    <w:tmpl w:val="3A46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24285"/>
    <w:multiLevelType w:val="multilevel"/>
    <w:tmpl w:val="4896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7"/>
  </w:num>
  <w:num w:numId="3">
    <w:abstractNumId w:val="16"/>
  </w:num>
  <w:num w:numId="4">
    <w:abstractNumId w:val="6"/>
  </w:num>
  <w:num w:numId="5">
    <w:abstractNumId w:val="18"/>
  </w:num>
  <w:num w:numId="6">
    <w:abstractNumId w:val="31"/>
  </w:num>
  <w:num w:numId="7">
    <w:abstractNumId w:val="9"/>
  </w:num>
  <w:num w:numId="8">
    <w:abstractNumId w:val="33"/>
  </w:num>
  <w:num w:numId="9">
    <w:abstractNumId w:val="24"/>
  </w:num>
  <w:num w:numId="10">
    <w:abstractNumId w:val="5"/>
  </w:num>
  <w:num w:numId="11">
    <w:abstractNumId w:val="23"/>
  </w:num>
  <w:num w:numId="12">
    <w:abstractNumId w:val="10"/>
  </w:num>
  <w:num w:numId="13">
    <w:abstractNumId w:val="4"/>
  </w:num>
  <w:num w:numId="14">
    <w:abstractNumId w:val="13"/>
  </w:num>
  <w:num w:numId="15">
    <w:abstractNumId w:val="1"/>
  </w:num>
  <w:num w:numId="16">
    <w:abstractNumId w:val="20"/>
  </w:num>
  <w:num w:numId="17">
    <w:abstractNumId w:val="32"/>
  </w:num>
  <w:num w:numId="18">
    <w:abstractNumId w:val="19"/>
  </w:num>
  <w:num w:numId="19">
    <w:abstractNumId w:val="26"/>
  </w:num>
  <w:num w:numId="20">
    <w:abstractNumId w:val="25"/>
  </w:num>
  <w:num w:numId="21">
    <w:abstractNumId w:val="36"/>
  </w:num>
  <w:num w:numId="22">
    <w:abstractNumId w:val="35"/>
  </w:num>
  <w:num w:numId="23">
    <w:abstractNumId w:val="0"/>
  </w:num>
  <w:num w:numId="24">
    <w:abstractNumId w:val="29"/>
  </w:num>
  <w:num w:numId="25">
    <w:abstractNumId w:val="28"/>
  </w:num>
  <w:num w:numId="26">
    <w:abstractNumId w:val="21"/>
  </w:num>
  <w:num w:numId="27">
    <w:abstractNumId w:val="12"/>
  </w:num>
  <w:num w:numId="28">
    <w:abstractNumId w:val="8"/>
  </w:num>
  <w:num w:numId="29">
    <w:abstractNumId w:val="17"/>
  </w:num>
  <w:num w:numId="30">
    <w:abstractNumId w:val="2"/>
  </w:num>
  <w:num w:numId="31">
    <w:abstractNumId w:val="15"/>
  </w:num>
  <w:num w:numId="32">
    <w:abstractNumId w:val="3"/>
  </w:num>
  <w:num w:numId="33">
    <w:abstractNumId w:val="22"/>
  </w:num>
  <w:num w:numId="34">
    <w:abstractNumId w:val="11"/>
  </w:num>
  <w:num w:numId="35">
    <w:abstractNumId w:val="30"/>
  </w:num>
  <w:num w:numId="36">
    <w:abstractNumId w:val="34"/>
  </w:num>
  <w:num w:numId="3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dna Laufer Globus">
    <w15:presenceInfo w15:providerId="Windows Live" w15:userId="ebe482f4d6fd8d69"/>
  </w15:person>
  <w15:person w15:author="אביעד יצחקי">
    <w15:presenceInfo w15:providerId="AD" w15:userId="S-1-5-21-641946731-1502829466-943750798-70507"/>
  </w15:person>
  <w15:person w15:author="Keren Shaked">
    <w15:presenceInfo w15:providerId="AD" w15:userId="S::Keren.shaked@b-pro.pro::e04cebb6-68ad-49ec-b2ee-b32a76821e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51F"/>
    <w:rsid w:val="00010397"/>
    <w:rsid w:val="000E39D8"/>
    <w:rsid w:val="00131F36"/>
    <w:rsid w:val="00137683"/>
    <w:rsid w:val="001560EB"/>
    <w:rsid w:val="001766D3"/>
    <w:rsid w:val="00190571"/>
    <w:rsid w:val="001B4E25"/>
    <w:rsid w:val="001E1355"/>
    <w:rsid w:val="0020056D"/>
    <w:rsid w:val="002104A7"/>
    <w:rsid w:val="002272E0"/>
    <w:rsid w:val="00254A63"/>
    <w:rsid w:val="002646CC"/>
    <w:rsid w:val="00283263"/>
    <w:rsid w:val="002A7D47"/>
    <w:rsid w:val="002F651F"/>
    <w:rsid w:val="002F7A08"/>
    <w:rsid w:val="00304F2F"/>
    <w:rsid w:val="00345A12"/>
    <w:rsid w:val="003A3BEC"/>
    <w:rsid w:val="00404B08"/>
    <w:rsid w:val="00410193"/>
    <w:rsid w:val="004960FC"/>
    <w:rsid w:val="004A787E"/>
    <w:rsid w:val="00561E02"/>
    <w:rsid w:val="00565ACC"/>
    <w:rsid w:val="00584A7B"/>
    <w:rsid w:val="00586A79"/>
    <w:rsid w:val="005B28DC"/>
    <w:rsid w:val="005D735B"/>
    <w:rsid w:val="00601949"/>
    <w:rsid w:val="00632655"/>
    <w:rsid w:val="00647448"/>
    <w:rsid w:val="00731E66"/>
    <w:rsid w:val="00747E0D"/>
    <w:rsid w:val="00771F43"/>
    <w:rsid w:val="00786341"/>
    <w:rsid w:val="007B0B33"/>
    <w:rsid w:val="007B755C"/>
    <w:rsid w:val="00822189"/>
    <w:rsid w:val="008236EC"/>
    <w:rsid w:val="00847259"/>
    <w:rsid w:val="008F4368"/>
    <w:rsid w:val="008F7ED4"/>
    <w:rsid w:val="009D5760"/>
    <w:rsid w:val="009E64F9"/>
    <w:rsid w:val="00A26A42"/>
    <w:rsid w:val="00A477B6"/>
    <w:rsid w:val="00AB1161"/>
    <w:rsid w:val="00AC6338"/>
    <w:rsid w:val="00AD268F"/>
    <w:rsid w:val="00AD5DE6"/>
    <w:rsid w:val="00B408C2"/>
    <w:rsid w:val="00B90DDC"/>
    <w:rsid w:val="00C11C42"/>
    <w:rsid w:val="00C55331"/>
    <w:rsid w:val="00C70215"/>
    <w:rsid w:val="00CA4BBB"/>
    <w:rsid w:val="00CE2273"/>
    <w:rsid w:val="00D536C1"/>
    <w:rsid w:val="00E10B03"/>
    <w:rsid w:val="00E74135"/>
    <w:rsid w:val="00E84888"/>
    <w:rsid w:val="00EC3805"/>
    <w:rsid w:val="00F23C5A"/>
    <w:rsid w:val="00F24F7B"/>
    <w:rsid w:val="00F4682F"/>
    <w:rsid w:val="00F627D9"/>
    <w:rsid w:val="00F702EC"/>
    <w:rsid w:val="00FA0C7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C0D6"/>
  <w15:chartTrackingRefBased/>
  <w15:docId w15:val="{8FE5D78A-DBD1-684E-8FF4-7955EBFA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he-IL"/>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1">
    <w:name w:val="List Table 1 Light Accent 1"/>
    <w:basedOn w:val="a1"/>
    <w:uiPriority w:val="46"/>
    <w:rsid w:val="008F7ED4"/>
    <w:rPr>
      <w:kern w:val="0"/>
      <w14:ligatures w14:val="none"/>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Style5">
    <w:name w:val="Style5"/>
    <w:basedOn w:val="a1"/>
    <w:uiPriority w:val="99"/>
    <w:rsid w:val="008F7ED4"/>
    <w:pPr>
      <w:jc w:val="center"/>
    </w:pPr>
    <w:rPr>
      <w:kern w:val="0"/>
      <w14:ligatures w14:val="none"/>
    </w:rPr>
    <w:tblPr/>
    <w:tcPr>
      <w:shd w:val="clear" w:color="auto" w:fill="C588B7"/>
      <w:vAlign w:val="center"/>
    </w:tcPr>
  </w:style>
  <w:style w:type="table" w:styleId="a3">
    <w:name w:val="Table Grid"/>
    <w:basedOn w:val="a1"/>
    <w:uiPriority w:val="39"/>
    <w:rsid w:val="00565A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D536C1"/>
    <w:pPr>
      <w:numPr>
        <w:numId w:val="13"/>
      </w:numPr>
    </w:pPr>
  </w:style>
  <w:style w:type="paragraph" w:styleId="a4">
    <w:name w:val="List Paragraph"/>
    <w:basedOn w:val="a"/>
    <w:uiPriority w:val="34"/>
    <w:qFormat/>
    <w:rsid w:val="00D536C1"/>
    <w:pPr>
      <w:ind w:left="720"/>
      <w:contextualSpacing/>
    </w:pPr>
  </w:style>
  <w:style w:type="table" w:styleId="a5">
    <w:name w:val="Grid Table Light"/>
    <w:basedOn w:val="a1"/>
    <w:uiPriority w:val="40"/>
    <w:rsid w:val="008236E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6">
    <w:name w:val="Revision"/>
    <w:hidden/>
    <w:uiPriority w:val="99"/>
    <w:semiHidden/>
    <w:rsid w:val="00AD268F"/>
  </w:style>
  <w:style w:type="character" w:styleId="a7">
    <w:name w:val="annotation reference"/>
    <w:basedOn w:val="a0"/>
    <w:uiPriority w:val="99"/>
    <w:semiHidden/>
    <w:unhideWhenUsed/>
    <w:rsid w:val="00AD268F"/>
    <w:rPr>
      <w:sz w:val="16"/>
      <w:szCs w:val="16"/>
    </w:rPr>
  </w:style>
  <w:style w:type="paragraph" w:styleId="a8">
    <w:name w:val="annotation text"/>
    <w:basedOn w:val="a"/>
    <w:link w:val="a9"/>
    <w:uiPriority w:val="99"/>
    <w:unhideWhenUsed/>
    <w:rsid w:val="00AD268F"/>
    <w:rPr>
      <w:sz w:val="20"/>
      <w:szCs w:val="20"/>
    </w:rPr>
  </w:style>
  <w:style w:type="character" w:customStyle="1" w:styleId="a9">
    <w:name w:val="טקסט הערה תו"/>
    <w:basedOn w:val="a0"/>
    <w:link w:val="a8"/>
    <w:uiPriority w:val="99"/>
    <w:rsid w:val="00AD268F"/>
    <w:rPr>
      <w:sz w:val="20"/>
      <w:szCs w:val="20"/>
    </w:rPr>
  </w:style>
  <w:style w:type="paragraph" w:styleId="aa">
    <w:name w:val="annotation subject"/>
    <w:basedOn w:val="a8"/>
    <w:next w:val="a8"/>
    <w:link w:val="ab"/>
    <w:uiPriority w:val="99"/>
    <w:semiHidden/>
    <w:unhideWhenUsed/>
    <w:rsid w:val="00AD268F"/>
    <w:rPr>
      <w:b/>
      <w:bCs/>
    </w:rPr>
  </w:style>
  <w:style w:type="character" w:customStyle="1" w:styleId="ab">
    <w:name w:val="נושא הערה תו"/>
    <w:basedOn w:val="a9"/>
    <w:link w:val="aa"/>
    <w:uiPriority w:val="99"/>
    <w:semiHidden/>
    <w:rsid w:val="00AD268F"/>
    <w:rPr>
      <w:b/>
      <w:bCs/>
      <w:sz w:val="20"/>
      <w:szCs w:val="20"/>
    </w:rPr>
  </w:style>
  <w:style w:type="paragraph" w:styleId="ac">
    <w:name w:val="header"/>
    <w:basedOn w:val="a"/>
    <w:link w:val="ad"/>
    <w:uiPriority w:val="99"/>
    <w:unhideWhenUsed/>
    <w:rsid w:val="00B408C2"/>
    <w:pPr>
      <w:tabs>
        <w:tab w:val="center" w:pos="4680"/>
        <w:tab w:val="right" w:pos="9360"/>
      </w:tabs>
    </w:pPr>
  </w:style>
  <w:style w:type="character" w:customStyle="1" w:styleId="ad">
    <w:name w:val="כותרת עליונה תו"/>
    <w:basedOn w:val="a0"/>
    <w:link w:val="ac"/>
    <w:uiPriority w:val="99"/>
    <w:rsid w:val="00B408C2"/>
  </w:style>
  <w:style w:type="paragraph" w:styleId="ae">
    <w:name w:val="footer"/>
    <w:basedOn w:val="a"/>
    <w:link w:val="af"/>
    <w:uiPriority w:val="99"/>
    <w:unhideWhenUsed/>
    <w:rsid w:val="00B408C2"/>
    <w:pPr>
      <w:tabs>
        <w:tab w:val="center" w:pos="4680"/>
        <w:tab w:val="right" w:pos="9360"/>
      </w:tabs>
    </w:pPr>
  </w:style>
  <w:style w:type="character" w:customStyle="1" w:styleId="af">
    <w:name w:val="כותרת תחתונה תו"/>
    <w:basedOn w:val="a0"/>
    <w:link w:val="ae"/>
    <w:uiPriority w:val="99"/>
    <w:rsid w:val="00B408C2"/>
  </w:style>
  <w:style w:type="paragraph" w:styleId="af0">
    <w:name w:val="Balloon Text"/>
    <w:basedOn w:val="a"/>
    <w:link w:val="af1"/>
    <w:uiPriority w:val="99"/>
    <w:semiHidden/>
    <w:unhideWhenUsed/>
    <w:rsid w:val="00410193"/>
    <w:rPr>
      <w:rFonts w:ascii="Tahoma" w:hAnsi="Tahoma" w:cs="Tahoma"/>
      <w:sz w:val="18"/>
      <w:szCs w:val="18"/>
    </w:rPr>
  </w:style>
  <w:style w:type="character" w:customStyle="1" w:styleId="af1">
    <w:name w:val="טקסט בלונים תו"/>
    <w:basedOn w:val="a0"/>
    <w:link w:val="af0"/>
    <w:uiPriority w:val="99"/>
    <w:semiHidden/>
    <w:rsid w:val="00410193"/>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172885">
      <w:bodyDiv w:val="1"/>
      <w:marLeft w:val="0"/>
      <w:marRight w:val="0"/>
      <w:marTop w:val="0"/>
      <w:marBottom w:val="0"/>
      <w:divBdr>
        <w:top w:val="none" w:sz="0" w:space="0" w:color="auto"/>
        <w:left w:val="none" w:sz="0" w:space="0" w:color="auto"/>
        <w:bottom w:val="none" w:sz="0" w:space="0" w:color="auto"/>
        <w:right w:val="none" w:sz="0" w:space="0" w:color="auto"/>
      </w:divBdr>
    </w:div>
    <w:div w:id="75223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7E627-087E-43DF-89FF-0418AA494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1484</Words>
  <Characters>7568</Characters>
  <Application>Microsoft Office Word</Application>
  <DocSecurity>0</DocSecurity>
  <Lines>321</Lines>
  <Paragraphs>186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Edna Laufer Globus</dc:creator>
  <cp:keywords/>
  <dc:description/>
  <cp:lastModifiedBy>אביעד יצחקי</cp:lastModifiedBy>
  <cp:revision>2</cp:revision>
  <dcterms:created xsi:type="dcterms:W3CDTF">2024-11-17T21:41:00Z</dcterms:created>
  <dcterms:modified xsi:type="dcterms:W3CDTF">2024-11-17T21:41:00Z</dcterms:modified>
</cp:coreProperties>
</file>