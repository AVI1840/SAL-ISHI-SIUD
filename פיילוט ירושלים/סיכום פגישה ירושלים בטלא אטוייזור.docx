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5D168B" w14:textId="51935B9B" w:rsidR="00C65AF3" w:rsidRPr="00C65AF3" w:rsidRDefault="00C65AF3" w:rsidP="00C65AF3">
      <w:pPr>
        <w:bidi/>
        <w:jc w:val="center"/>
        <w:rPr>
          <w:rFonts w:hint="cs"/>
          <w:b/>
          <w:bCs/>
          <w:rtl/>
          <w:lang w:val="en-US"/>
        </w:rPr>
      </w:pPr>
      <w:r>
        <w:rPr>
          <w:b/>
          <w:bCs/>
          <w:lang w:val="en-US"/>
        </w:rPr>
        <w:t>POC</w:t>
      </w:r>
      <w:r>
        <w:rPr>
          <w:rFonts w:hint="cs"/>
          <w:b/>
          <w:bCs/>
          <w:rtl/>
          <w:lang w:val="en-US"/>
        </w:rPr>
        <w:t xml:space="preserve"> לסל מותאם אישית בירושלים</w:t>
      </w:r>
    </w:p>
    <w:p w14:paraId="79443AE1" w14:textId="113CB79F" w:rsidR="005549DD" w:rsidRDefault="0044515A" w:rsidP="00C65AF3">
      <w:pPr>
        <w:bidi/>
        <w:jc w:val="center"/>
        <w:rPr>
          <w:b/>
          <w:bCs/>
          <w:rtl/>
        </w:rPr>
      </w:pPr>
      <w:r w:rsidRPr="00C65AF3">
        <w:rPr>
          <w:rFonts w:hint="cs"/>
          <w:b/>
          <w:bCs/>
          <w:rtl/>
        </w:rPr>
        <w:t>סיכום פגישה מיום 19.1.24</w:t>
      </w:r>
    </w:p>
    <w:p w14:paraId="116CAD30" w14:textId="77777777" w:rsidR="00C65AF3" w:rsidRPr="00C65AF3" w:rsidRDefault="00C65AF3" w:rsidP="00C65AF3">
      <w:pPr>
        <w:bidi/>
        <w:jc w:val="center"/>
        <w:rPr>
          <w:b/>
          <w:bCs/>
          <w:rtl/>
        </w:rPr>
      </w:pPr>
    </w:p>
    <w:p w14:paraId="66F9AB54" w14:textId="297185D5" w:rsidR="0044515A" w:rsidRDefault="0044515A" w:rsidP="0044515A">
      <w:pPr>
        <w:bidi/>
        <w:rPr>
          <w:rtl/>
        </w:rPr>
      </w:pPr>
      <w:r>
        <w:rPr>
          <w:rFonts w:hint="cs"/>
          <w:rtl/>
        </w:rPr>
        <w:t xml:space="preserve">משתתפים: </w:t>
      </w:r>
      <w:r w:rsidR="00EF77EC">
        <w:rPr>
          <w:rFonts w:hint="cs"/>
          <w:rtl/>
        </w:rPr>
        <w:t xml:space="preserve">אבי </w:t>
      </w:r>
      <w:proofErr w:type="spellStart"/>
      <w:r w:rsidR="00EF77EC">
        <w:rPr>
          <w:rFonts w:hint="cs"/>
          <w:rtl/>
        </w:rPr>
        <w:t>מוליאן</w:t>
      </w:r>
      <w:proofErr w:type="spellEnd"/>
      <w:r w:rsidR="00EF77EC">
        <w:rPr>
          <w:rFonts w:hint="cs"/>
          <w:rtl/>
        </w:rPr>
        <w:t xml:space="preserve">, תמר </w:t>
      </w:r>
      <w:proofErr w:type="spellStart"/>
      <w:r w:rsidR="00EF77EC">
        <w:rPr>
          <w:rFonts w:hint="cs"/>
          <w:rtl/>
        </w:rPr>
        <w:t>ור</w:t>
      </w:r>
      <w:proofErr w:type="spellEnd"/>
      <w:r w:rsidR="00EF77EC">
        <w:rPr>
          <w:rFonts w:hint="cs"/>
          <w:rtl/>
        </w:rPr>
        <w:t>, אביעד יצחקי, דוד בר, רונית רן, מורן רן</w:t>
      </w:r>
    </w:p>
    <w:p w14:paraId="2EF86CEC" w14:textId="4AA82166" w:rsidR="00EF77EC" w:rsidRDefault="00EF77EC" w:rsidP="00EF77EC">
      <w:pPr>
        <w:bidi/>
        <w:rPr>
          <w:rtl/>
          <w:lang w:val="en-US"/>
        </w:rPr>
      </w:pPr>
      <w:r>
        <w:rPr>
          <w:rFonts w:hint="cs"/>
          <w:rtl/>
        </w:rPr>
        <w:t xml:space="preserve">נושא: אפיון וקידום </w:t>
      </w:r>
      <w:r>
        <w:rPr>
          <w:lang w:val="en-US"/>
        </w:rPr>
        <w:t>POC</w:t>
      </w:r>
      <w:r>
        <w:rPr>
          <w:rFonts w:hint="cs"/>
          <w:rtl/>
          <w:lang w:val="en-US"/>
        </w:rPr>
        <w:t xml:space="preserve"> לשימוש במערכת תומכת החלטה (</w:t>
      </w:r>
      <w:r>
        <w:rPr>
          <w:lang w:val="en-US"/>
        </w:rPr>
        <w:t>CDSS</w:t>
      </w:r>
      <w:r>
        <w:rPr>
          <w:rFonts w:hint="cs"/>
          <w:rtl/>
          <w:lang w:val="en-US"/>
        </w:rPr>
        <w:t>) לפרויקט "עכשיו אני"</w:t>
      </w:r>
    </w:p>
    <w:p w14:paraId="1BB97D04" w14:textId="213EA7F5" w:rsidR="00EF77EC" w:rsidRDefault="00EF77EC" w:rsidP="00EF77EC">
      <w:pPr>
        <w:bidi/>
        <w:rPr>
          <w:rtl/>
          <w:lang w:val="en-US"/>
        </w:rPr>
      </w:pPr>
      <w:r>
        <w:rPr>
          <w:rFonts w:hint="cs"/>
          <w:rtl/>
          <w:lang w:val="en-US"/>
        </w:rPr>
        <w:t>סיכום המפגש בנקודות:</w:t>
      </w:r>
    </w:p>
    <w:p w14:paraId="48C06508" w14:textId="7F391E0C" w:rsidR="00EF77EC" w:rsidRDefault="00EF77EC" w:rsidP="00EF77EC">
      <w:pPr>
        <w:pStyle w:val="a9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/>
        </w:rPr>
        <w:t>במפגש הוצג סטטוס פרויקט "עכשיו אני" בירושלים, עם 180 לקוחות קיימים ו</w:t>
      </w:r>
      <w:r w:rsidR="00062409">
        <w:rPr>
          <w:rFonts w:hint="cs"/>
          <w:rtl/>
          <w:lang w:val="en-US"/>
        </w:rPr>
        <w:t>תוכנית עבודה קדימה</w:t>
      </w:r>
      <w:r>
        <w:rPr>
          <w:rFonts w:hint="cs"/>
          <w:rtl/>
          <w:lang w:val="en-US"/>
        </w:rPr>
        <w:t>. עלו נקודות משמעותיות הקשורות בתהליך הלמידה, ההטמעה וההתקדמות של הפרויקט, דוגמת חשיבות תהליך ההערכה, הקשר עם הספקים והדרישות מהם, מוטיבציות לשימוש בשירותים, אפיון סוגי השירותים ועוד.</w:t>
      </w:r>
    </w:p>
    <w:p w14:paraId="58D65585" w14:textId="25CDD1D9" w:rsidR="00EF77EC" w:rsidRDefault="00EF77EC" w:rsidP="00EF77EC">
      <w:pPr>
        <w:pStyle w:val="a9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בירור צרכים ואתגרים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נערך שיח לגבי האופן שבו צרכי הפרויקט</w:t>
      </w:r>
      <w:ins w:id="0" w:author="אביעד יצחק" w:date="2025-01-27T15:20:00Z" w16du:dateUtc="2025-01-27T13:20:00Z">
        <w:r w:rsidR="00C65AF3">
          <w:rPr>
            <w:rFonts w:hint="cs"/>
            <w:rtl/>
            <w:lang w:val="en-US"/>
          </w:rPr>
          <w:t xml:space="preserve"> לקראת</w:t>
        </w:r>
      </w:ins>
      <w:del w:id="1" w:author="אביעד יצחק" w:date="2025-01-27T15:20:00Z" w16du:dateUtc="2025-01-27T13:20:00Z">
        <w:r w:rsidDel="00C65AF3">
          <w:rPr>
            <w:rFonts w:hint="cs"/>
            <w:rtl/>
            <w:lang w:val="en-US"/>
          </w:rPr>
          <w:delText>, כולל המחשבה על</w:delText>
        </w:r>
      </w:del>
      <w:r>
        <w:rPr>
          <w:rFonts w:hint="cs"/>
          <w:rtl/>
          <w:lang w:val="en-US"/>
        </w:rPr>
        <w:t xml:space="preserve"> הרחבתו ל 500 איש </w:t>
      </w:r>
      <w:ins w:id="2" w:author="אביעד יצחק" w:date="2025-01-27T15:22:00Z" w16du:dateUtc="2025-01-27T13:22:00Z">
        <w:r w:rsidR="00C65AF3">
          <w:rPr>
            <w:rFonts w:hint="cs"/>
            <w:rtl/>
            <w:lang w:val="en-US"/>
          </w:rPr>
          <w:t>יכולים לקבל מענה גם דרך הפלטפורמה הדיגיטלית</w:t>
        </w:r>
      </w:ins>
      <w:ins w:id="3" w:author="אביעד יצחק" w:date="2025-01-27T15:25:00Z" w16du:dateUtc="2025-01-27T13:25:00Z">
        <w:r w:rsidR="00C65AF3">
          <w:rPr>
            <w:rFonts w:hint="cs"/>
            <w:rtl/>
            <w:lang w:val="en-US"/>
          </w:rPr>
          <w:t xml:space="preserve"> כמו גם הרחבתו למקומות נוספים לטובת </w:t>
        </w:r>
        <w:proofErr w:type="spellStart"/>
        <w:r w:rsidR="00C65AF3">
          <w:rPr>
            <w:rFonts w:hint="cs"/>
            <w:rtl/>
            <w:lang w:val="en-US"/>
          </w:rPr>
          <w:t>הפיילוטים</w:t>
        </w:r>
      </w:ins>
      <w:proofErr w:type="spellEnd"/>
      <w:del w:id="4" w:author="אביעד יצחק" w:date="2025-01-27T15:25:00Z" w16du:dateUtc="2025-01-27T13:25:00Z">
        <w:r w:rsidDel="00C65AF3">
          <w:rPr>
            <w:rFonts w:hint="cs"/>
            <w:rtl/>
            <w:lang w:val="en-US"/>
          </w:rPr>
          <w:delText>ובהמשך</w:delText>
        </w:r>
      </w:del>
      <w:ins w:id="5" w:author="אביעד יצחק" w:date="2025-01-27T15:25:00Z" w16du:dateUtc="2025-01-27T13:25:00Z">
        <w:r w:rsidR="00C65AF3">
          <w:rPr>
            <w:rFonts w:hint="cs"/>
            <w:rtl/>
            <w:lang w:val="en-US"/>
          </w:rPr>
          <w:t xml:space="preserve"> ו</w:t>
        </w:r>
      </w:ins>
      <w:ins w:id="6" w:author="אביעד יצחק" w:date="2025-01-27T15:21:00Z" w16du:dateUtc="2025-01-27T13:21:00Z">
        <w:r w:rsidR="00C65AF3">
          <w:rPr>
            <w:rFonts w:hint="cs"/>
            <w:rtl/>
            <w:lang w:val="en-US"/>
          </w:rPr>
          <w:t>גיבוש</w:t>
        </w:r>
      </w:ins>
      <w:del w:id="7" w:author="אביעד יצחק" w:date="2025-01-27T15:20:00Z" w16du:dateUtc="2025-01-27T13:20:00Z">
        <w:r w:rsidDel="00C65AF3">
          <w:rPr>
            <w:rFonts w:hint="cs"/>
            <w:rtl/>
            <w:lang w:val="en-US"/>
          </w:rPr>
          <w:delText xml:space="preserve"> כבסיס</w:delText>
        </w:r>
      </w:del>
      <w:r>
        <w:rPr>
          <w:rFonts w:hint="cs"/>
          <w:rtl/>
          <w:lang w:val="en-US"/>
        </w:rPr>
        <w:t xml:space="preserve"> </w:t>
      </w:r>
      <w:ins w:id="8" w:author="אביעד יצחק" w:date="2025-01-27T15:25:00Z" w16du:dateUtc="2025-01-27T13:25:00Z">
        <w:r w:rsidR="00C65AF3">
          <w:rPr>
            <w:rFonts w:hint="cs"/>
            <w:rtl/>
            <w:lang w:val="en-US"/>
          </w:rPr>
          <w:t xml:space="preserve">לכדי </w:t>
        </w:r>
      </w:ins>
      <w:del w:id="9" w:author="אביעד יצחק" w:date="2025-01-27T15:21:00Z" w16du:dateUtc="2025-01-27T13:21:00Z">
        <w:r w:rsidDel="00C65AF3">
          <w:rPr>
            <w:rFonts w:hint="cs"/>
            <w:rtl/>
            <w:lang w:val="en-US"/>
          </w:rPr>
          <w:delText>ו</w:delText>
        </w:r>
      </w:del>
      <w:r>
        <w:rPr>
          <w:rFonts w:hint="cs"/>
          <w:rtl/>
          <w:lang w:val="en-US"/>
        </w:rPr>
        <w:t>מודל</w:t>
      </w:r>
      <w:del w:id="10" w:author="אביעד יצחק" w:date="2025-01-27T15:25:00Z" w16du:dateUtc="2025-01-27T13:25:00Z">
        <w:r w:rsidDel="00C65AF3">
          <w:rPr>
            <w:rFonts w:hint="cs"/>
            <w:rtl/>
            <w:lang w:val="en-US"/>
          </w:rPr>
          <w:delText xml:space="preserve"> ל</w:delText>
        </w:r>
      </w:del>
      <w:ins w:id="11" w:author="אביעד יצחק" w:date="2025-01-27T15:21:00Z" w16du:dateUtc="2025-01-27T13:21:00Z">
        <w:r w:rsidR="00C65AF3">
          <w:rPr>
            <w:rFonts w:hint="cs"/>
            <w:rtl/>
            <w:lang w:val="en-US"/>
          </w:rPr>
          <w:t xml:space="preserve"> </w:t>
        </w:r>
      </w:ins>
      <w:r>
        <w:rPr>
          <w:rFonts w:hint="cs"/>
          <w:rtl/>
          <w:lang w:val="en-US"/>
        </w:rPr>
        <w:t xml:space="preserve">שירות </w:t>
      </w:r>
      <w:del w:id="12" w:author="אביעד יצחק" w:date="2025-01-27T15:21:00Z" w16du:dateUtc="2025-01-27T13:21:00Z">
        <w:r w:rsidDel="00C65AF3">
          <w:rPr>
            <w:rFonts w:hint="cs"/>
            <w:rtl/>
            <w:lang w:val="en-US"/>
          </w:rPr>
          <w:delText xml:space="preserve">לאומי </w:delText>
        </w:r>
      </w:del>
      <w:r>
        <w:rPr>
          <w:rFonts w:hint="cs"/>
          <w:rtl/>
          <w:lang w:val="en-US"/>
        </w:rPr>
        <w:t>רחב יותר</w:t>
      </w:r>
      <w:r w:rsidR="003A5C55">
        <w:rPr>
          <w:rFonts w:hint="cs"/>
          <w:rtl/>
          <w:lang w:val="en-US"/>
        </w:rPr>
        <w:t xml:space="preserve"> </w:t>
      </w:r>
      <w:ins w:id="13" w:author="אביעד יצחק" w:date="2025-01-27T15:22:00Z" w16du:dateUtc="2025-01-27T13:22:00Z">
        <w:r w:rsidR="00C65AF3">
          <w:rPr>
            <w:rFonts w:hint="cs"/>
            <w:rtl/>
            <w:lang w:val="en-US"/>
          </w:rPr>
          <w:t xml:space="preserve">בסיעוד </w:t>
        </w:r>
      </w:ins>
      <w:r w:rsidR="003A5C55">
        <w:rPr>
          <w:rFonts w:hint="cs"/>
          <w:rtl/>
          <w:lang w:val="en-US"/>
        </w:rPr>
        <w:t xml:space="preserve">כפי שייבנה במסגרת תוכנית </w:t>
      </w:r>
      <w:proofErr w:type="spellStart"/>
      <w:r w:rsidR="003A5C55">
        <w:rPr>
          <w:rFonts w:hint="cs"/>
          <w:rtl/>
          <w:lang w:val="en-US"/>
        </w:rPr>
        <w:t>הפיילוטים</w:t>
      </w:r>
      <w:proofErr w:type="spellEnd"/>
      <w:r>
        <w:rPr>
          <w:rFonts w:hint="cs"/>
          <w:rtl/>
          <w:lang w:val="en-US"/>
        </w:rPr>
        <w:t xml:space="preserve">, </w:t>
      </w:r>
      <w:del w:id="14" w:author="אביעד יצחק" w:date="2025-01-27T15:22:00Z" w16du:dateUtc="2025-01-27T13:22:00Z">
        <w:r w:rsidDel="00C65AF3">
          <w:rPr>
            <w:rFonts w:hint="cs"/>
            <w:rtl/>
            <w:lang w:val="en-US"/>
          </w:rPr>
          <w:delText>יכולים לקבל מינוף ומענה גם דרך הפלטפורמה הדיגיטלית.</w:delText>
        </w:r>
      </w:del>
    </w:p>
    <w:p w14:paraId="1018BF96" w14:textId="0AA25873" w:rsidR="00EF77EC" w:rsidRDefault="00EF77EC" w:rsidP="00EF77EC">
      <w:pPr>
        <w:pStyle w:val="a9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הוצגה הדמיה של שימוש בפלטפורמה במסגרת התוכנית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כולל הסבר </w:t>
      </w:r>
      <w:r w:rsidR="003A5C55">
        <w:rPr>
          <w:rFonts w:hint="cs"/>
          <w:rtl/>
          <w:lang w:val="en-US"/>
        </w:rPr>
        <w:t xml:space="preserve">על האופן </w:t>
      </w:r>
      <w:r>
        <w:rPr>
          <w:rFonts w:hint="cs"/>
          <w:rtl/>
          <w:lang w:val="en-US"/>
        </w:rPr>
        <w:t>שבו ה</w:t>
      </w:r>
      <w:r w:rsidR="003A5C55">
        <w:rPr>
          <w:rFonts w:hint="cs"/>
          <w:rtl/>
          <w:lang w:val="en-US"/>
        </w:rPr>
        <w:t>מערכת</w:t>
      </w:r>
      <w:r>
        <w:rPr>
          <w:rFonts w:hint="cs"/>
          <w:rtl/>
          <w:lang w:val="en-US"/>
        </w:rPr>
        <w:t xml:space="preserve"> </w:t>
      </w:r>
      <w:r w:rsidR="003A5C55">
        <w:rPr>
          <w:rFonts w:hint="cs"/>
          <w:rtl/>
          <w:lang w:val="en-US"/>
        </w:rPr>
        <w:t>תסייע</w:t>
      </w:r>
      <w:r>
        <w:rPr>
          <w:rFonts w:hint="cs"/>
          <w:rtl/>
          <w:lang w:val="en-US"/>
        </w:rPr>
        <w:t xml:space="preserve"> </w:t>
      </w:r>
      <w:r w:rsidR="003A5C55">
        <w:rPr>
          <w:rFonts w:hint="cs"/>
          <w:rtl/>
          <w:lang w:val="en-US"/>
        </w:rPr>
        <w:t>ל</w:t>
      </w:r>
      <w:r>
        <w:rPr>
          <w:rFonts w:hint="cs"/>
          <w:rtl/>
          <w:lang w:val="en-US"/>
        </w:rPr>
        <w:t>אשת המקצוע/הצוות בעת מתן השירות</w:t>
      </w:r>
      <w:ins w:id="15" w:author="אביעד יצחק" w:date="2025-01-27T15:26:00Z" w16du:dateUtc="2025-01-27T13:26:00Z">
        <w:r w:rsidR="00C65AF3">
          <w:rPr>
            <w:rFonts w:hint="cs"/>
            <w:rtl/>
            <w:lang w:val="en-US"/>
          </w:rPr>
          <w:t xml:space="preserve"> המיטבי ללקוחות</w:t>
        </w:r>
      </w:ins>
      <w:r w:rsidR="00817982">
        <w:rPr>
          <w:rFonts w:hint="cs"/>
          <w:rtl/>
          <w:lang w:val="en-US"/>
        </w:rPr>
        <w:t>.</w:t>
      </w:r>
    </w:p>
    <w:p w14:paraId="23D88E9C" w14:textId="2A9D6A67" w:rsidR="00817982" w:rsidDel="00AE0CC4" w:rsidRDefault="00817982" w:rsidP="00817982">
      <w:pPr>
        <w:pStyle w:val="a9"/>
        <w:numPr>
          <w:ilvl w:val="0"/>
          <w:numId w:val="1"/>
        </w:numPr>
        <w:bidi/>
        <w:rPr>
          <w:moveFrom w:id="16" w:author="אביעד יצחק" w:date="2025-01-27T15:43:00Z" w16du:dateUtc="2025-01-27T13:43:00Z"/>
          <w:lang w:val="en-US"/>
        </w:rPr>
      </w:pPr>
      <w:moveFromRangeStart w:id="17" w:author="אביעד יצחק" w:date="2025-01-27T15:43:00Z" w:name="move188885044"/>
      <w:moveFrom w:id="18" w:author="אביעד יצחק" w:date="2025-01-27T15:43:00Z" w16du:dateUtc="2025-01-27T13:43:00Z">
        <w:r w:rsidDel="00AE0CC4">
          <w:rPr>
            <w:rFonts w:hint="cs"/>
            <w:rtl/>
            <w:lang w:val="en-US"/>
          </w:rPr>
          <w:t xml:space="preserve">אפיון </w:t>
        </w:r>
        <w:r w:rsidDel="00AE0CC4">
          <w:rPr>
            <w:rtl/>
            <w:lang w:val="en-US"/>
          </w:rPr>
          <w:t>–</w:t>
        </w:r>
        <w:r w:rsidDel="00AE0CC4">
          <w:rPr>
            <w:rFonts w:hint="cs"/>
            <w:rtl/>
            <w:lang w:val="en-US"/>
          </w:rPr>
          <w:t xml:space="preserve"> החל תהליך אפיון של ה- </w:t>
        </w:r>
        <w:r w:rsidDel="00AE0CC4">
          <w:rPr>
            <w:lang w:val="en-US"/>
          </w:rPr>
          <w:t>POC</w:t>
        </w:r>
        <w:r w:rsidDel="00AE0CC4">
          <w:rPr>
            <w:rFonts w:hint="cs"/>
            <w:rtl/>
            <w:lang w:val="en-US"/>
          </w:rPr>
          <w:t xml:space="preserve"> לצרכי הלקוח עיריית ירושלים. מסמך הצעה לאפיון ראשוני יצא השבוע. אפיון מלא יתבצע במשותף.</w:t>
        </w:r>
      </w:moveFrom>
    </w:p>
    <w:moveFromRangeEnd w:id="17"/>
    <w:p w14:paraId="485C55A2" w14:textId="77777777" w:rsidR="00AE0CC4" w:rsidRPr="00AE0CC4" w:rsidRDefault="00817982" w:rsidP="00817982">
      <w:pPr>
        <w:pStyle w:val="a9"/>
        <w:numPr>
          <w:ilvl w:val="0"/>
          <w:numId w:val="1"/>
        </w:numPr>
        <w:bidi/>
        <w:rPr>
          <w:ins w:id="19" w:author="אביעד יצחק" w:date="2025-01-27T15:45:00Z" w16du:dateUtc="2025-01-27T13:45:00Z"/>
          <w:highlight w:val="yellow"/>
          <w:lang w:val="en-US"/>
          <w:rPrChange w:id="20" w:author="אביעד יצחק" w:date="2025-01-27T15:45:00Z" w16du:dateUtc="2025-01-27T13:45:00Z">
            <w:rPr>
              <w:ins w:id="21" w:author="אביעד יצחק" w:date="2025-01-27T15:45:00Z" w16du:dateUtc="2025-01-27T13:45:00Z"/>
              <w:rtl/>
              <w:lang w:val="en-US"/>
            </w:rPr>
          </w:rPrChange>
        </w:rPr>
      </w:pPr>
      <w:r w:rsidRPr="00C65AF3">
        <w:rPr>
          <w:rFonts w:hint="cs"/>
          <w:b/>
          <w:bCs/>
          <w:rtl/>
          <w:lang w:val="en-US"/>
          <w:rPrChange w:id="22" w:author="אביעד יצחק" w:date="2025-01-27T15:27:00Z" w16du:dateUtc="2025-01-27T13:27:00Z">
            <w:rPr>
              <w:rFonts w:hint="cs"/>
              <w:rtl/>
              <w:lang w:val="en-US"/>
            </w:rPr>
          </w:rPrChange>
        </w:rPr>
        <w:t xml:space="preserve">מטרת ה- </w:t>
      </w:r>
      <w:r w:rsidRPr="00C65AF3">
        <w:rPr>
          <w:b/>
          <w:bCs/>
          <w:lang w:val="en-US"/>
          <w:rPrChange w:id="23" w:author="אביעד יצחק" w:date="2025-01-27T15:27:00Z" w16du:dateUtc="2025-01-27T13:27:00Z">
            <w:rPr>
              <w:lang w:val="en-US"/>
            </w:rPr>
          </w:rPrChange>
        </w:rPr>
        <w:t>POC</w:t>
      </w:r>
      <w:r>
        <w:rPr>
          <w:rFonts w:hint="cs"/>
          <w:rtl/>
          <w:lang w:val="en-US"/>
        </w:rPr>
        <w:t xml:space="preserve"> היא הוכחת היתכנות וערך לתרומת כלי דיגיטלי </w:t>
      </w:r>
      <w:ins w:id="24" w:author="אביעד יצחק" w:date="2025-01-27T15:27:00Z" w16du:dateUtc="2025-01-27T13:27:00Z">
        <w:r w:rsidR="00AB125B">
          <w:rPr>
            <w:rFonts w:hint="cs"/>
            <w:rtl/>
            <w:lang w:val="en-US"/>
          </w:rPr>
          <w:t xml:space="preserve">מבוסס דאטה </w:t>
        </w:r>
      </w:ins>
      <w:r>
        <w:rPr>
          <w:rFonts w:hint="cs"/>
          <w:rtl/>
          <w:lang w:val="en-US"/>
        </w:rPr>
        <w:t>לעבודת צוות פרויקט "עכשיו אני"</w:t>
      </w:r>
      <w:r w:rsidR="000B2CC7">
        <w:rPr>
          <w:rFonts w:hint="cs"/>
          <w:rtl/>
          <w:lang w:val="en-US"/>
        </w:rPr>
        <w:t xml:space="preserve">. </w:t>
      </w:r>
      <w:del w:id="25" w:author="אביעד יצחק" w:date="2025-01-27T15:44:00Z" w16du:dateUtc="2025-01-27T13:44:00Z">
        <w:r w:rsidDel="00AE0CC4">
          <w:rPr>
            <w:rFonts w:hint="cs"/>
            <w:rtl/>
            <w:lang w:val="en-US"/>
          </w:rPr>
          <w:delText xml:space="preserve">ראשית </w:delText>
        </w:r>
      </w:del>
      <w:ins w:id="26" w:author="אביעד יצחק" w:date="2025-01-27T15:44:00Z" w16du:dateUtc="2025-01-27T13:44:00Z">
        <w:r w:rsidR="00AE0CC4">
          <w:rPr>
            <w:rFonts w:hint="cs"/>
            <w:rtl/>
            <w:lang w:val="en-US"/>
          </w:rPr>
          <w:t>המטרה תהיה</w:t>
        </w:r>
        <w:r w:rsidR="00AE0CC4">
          <w:rPr>
            <w:rFonts w:hint="cs"/>
            <w:rtl/>
            <w:lang w:val="en-US"/>
          </w:rPr>
          <w:t xml:space="preserve"> </w:t>
        </w:r>
      </w:ins>
      <w:r>
        <w:rPr>
          <w:rFonts w:hint="cs"/>
          <w:rtl/>
          <w:lang w:val="en-US"/>
        </w:rPr>
        <w:t>לסי</w:t>
      </w:r>
      <w:ins w:id="27" w:author="אביעד יצחק" w:date="2025-01-27T15:44:00Z" w16du:dateUtc="2025-01-27T13:44:00Z">
        <w:r w:rsidR="00AE0CC4">
          <w:rPr>
            <w:rFonts w:hint="cs"/>
            <w:rtl/>
            <w:lang w:val="en-US"/>
          </w:rPr>
          <w:t>יע לצוות</w:t>
        </w:r>
      </w:ins>
      <w:del w:id="28" w:author="אביעד יצחק" w:date="2025-01-27T15:44:00Z" w16du:dateUtc="2025-01-27T13:44:00Z">
        <w:r w:rsidDel="00AE0CC4">
          <w:rPr>
            <w:rFonts w:hint="cs"/>
            <w:rtl/>
            <w:lang w:val="en-US"/>
          </w:rPr>
          <w:delText>וע</w:delText>
        </w:r>
      </w:del>
      <w:r>
        <w:rPr>
          <w:rFonts w:hint="cs"/>
          <w:rtl/>
          <w:lang w:val="en-US"/>
        </w:rPr>
        <w:t xml:space="preserve"> </w:t>
      </w:r>
      <w:ins w:id="29" w:author="אביעד יצחק" w:date="2025-01-27T15:44:00Z" w16du:dateUtc="2025-01-27T13:44:00Z">
        <w:r w:rsidR="00AE0CC4">
          <w:rPr>
            <w:rFonts w:hint="cs"/>
            <w:rtl/>
            <w:lang w:val="en-US"/>
          </w:rPr>
          <w:t>ב</w:t>
        </w:r>
      </w:ins>
      <w:del w:id="30" w:author="אביעד יצחק" w:date="2025-01-27T15:44:00Z" w16du:dateUtc="2025-01-27T13:44:00Z">
        <w:r w:rsidDel="00AE0CC4">
          <w:rPr>
            <w:rFonts w:hint="cs"/>
            <w:rtl/>
            <w:lang w:val="en-US"/>
          </w:rPr>
          <w:delText>ו</w:delText>
        </w:r>
      </w:del>
      <w:r>
        <w:rPr>
          <w:rFonts w:hint="cs"/>
          <w:rtl/>
          <w:lang w:val="en-US"/>
        </w:rPr>
        <w:t>התאמת השירותים ללקוחות הקיימים ו</w:t>
      </w:r>
      <w:ins w:id="31" w:author="אביעד יצחק" w:date="2025-01-27T15:44:00Z" w16du:dateUtc="2025-01-27T13:44:00Z">
        <w:r w:rsidR="00AE0CC4">
          <w:rPr>
            <w:rFonts w:hint="cs"/>
            <w:rtl/>
            <w:lang w:val="en-US"/>
          </w:rPr>
          <w:t>ל</w:t>
        </w:r>
      </w:ins>
      <w:del w:id="32" w:author="אביעד יצחק" w:date="2025-01-27T15:44:00Z" w16du:dateUtc="2025-01-27T13:44:00Z">
        <w:r w:rsidDel="00AE0CC4">
          <w:rPr>
            <w:rFonts w:hint="cs"/>
            <w:rtl/>
            <w:lang w:val="en-US"/>
          </w:rPr>
          <w:delText xml:space="preserve">בהמשך לטובת </w:delText>
        </w:r>
      </w:del>
      <w:r>
        <w:rPr>
          <w:rFonts w:hint="cs"/>
          <w:rtl/>
          <w:lang w:val="en-US"/>
        </w:rPr>
        <w:t>הרחבת הפרויקט ללקוחות נוספים</w:t>
      </w:r>
      <w:ins w:id="33" w:author="אביעד יצחק" w:date="2025-01-27T15:45:00Z" w16du:dateUtc="2025-01-27T13:45:00Z">
        <w:r w:rsidR="00AE0CC4">
          <w:rPr>
            <w:rFonts w:hint="cs"/>
            <w:rtl/>
            <w:lang w:val="en-US"/>
          </w:rPr>
          <w:t>.</w:t>
        </w:r>
      </w:ins>
    </w:p>
    <w:p w14:paraId="0B6E930A" w14:textId="105E625A" w:rsidR="00AB125B" w:rsidRPr="00AB125B" w:rsidRDefault="000B2CC7" w:rsidP="00AE0CC4">
      <w:pPr>
        <w:pStyle w:val="a9"/>
        <w:bidi/>
        <w:rPr>
          <w:ins w:id="34" w:author="אביעד יצחק" w:date="2025-01-27T15:27:00Z" w16du:dateUtc="2025-01-27T13:27:00Z"/>
          <w:highlight w:val="yellow"/>
          <w:lang w:val="en-US"/>
          <w:rPrChange w:id="35" w:author="אביעד יצחק" w:date="2025-01-27T15:27:00Z" w16du:dateUtc="2025-01-27T13:27:00Z">
            <w:rPr>
              <w:ins w:id="36" w:author="אביעד יצחק" w:date="2025-01-27T15:27:00Z" w16du:dateUtc="2025-01-27T13:27:00Z"/>
              <w:rtl/>
              <w:lang w:val="en-US"/>
            </w:rPr>
          </w:rPrChange>
        </w:rPr>
        <w:pPrChange w:id="37" w:author="אביעד יצחק" w:date="2025-01-27T15:45:00Z" w16du:dateUtc="2025-01-27T13:45:00Z">
          <w:pPr>
            <w:pStyle w:val="a9"/>
            <w:numPr>
              <w:numId w:val="1"/>
            </w:numPr>
            <w:bidi/>
            <w:ind w:hanging="360"/>
          </w:pPr>
        </w:pPrChange>
      </w:pPr>
      <w:del w:id="38" w:author="אביעד יצחק" w:date="2025-01-27T15:45:00Z" w16du:dateUtc="2025-01-27T13:45:00Z">
        <w:r w:rsidDel="00AE0CC4">
          <w:rPr>
            <w:rFonts w:hint="cs"/>
            <w:rtl/>
            <w:lang w:val="en-US"/>
          </w:rPr>
          <w:delText xml:space="preserve">, </w:delText>
        </w:r>
      </w:del>
      <w:r>
        <w:rPr>
          <w:rFonts w:hint="cs"/>
          <w:rtl/>
          <w:lang w:val="en-US"/>
        </w:rPr>
        <w:t xml:space="preserve">תיקוף ופיתוח המודל, עד ליצירת שירות בר קיימא ארוך טווח דרך </w:t>
      </w:r>
      <w:r w:rsidR="00817982">
        <w:rPr>
          <w:rFonts w:hint="cs"/>
          <w:rtl/>
          <w:lang w:val="en-US"/>
        </w:rPr>
        <w:t>הכנסת מודל השירות ללוח ח'2.</w:t>
      </w:r>
      <w:r>
        <w:rPr>
          <w:rFonts w:hint="cs"/>
          <w:rtl/>
          <w:lang w:val="en-US"/>
        </w:rPr>
        <w:t xml:space="preserve"> </w:t>
      </w:r>
    </w:p>
    <w:p w14:paraId="7407B36D" w14:textId="77777777" w:rsidR="00AE0CC4" w:rsidRDefault="00AE0CC4" w:rsidP="00AE0CC4">
      <w:pPr>
        <w:pStyle w:val="a9"/>
        <w:numPr>
          <w:ilvl w:val="0"/>
          <w:numId w:val="1"/>
        </w:numPr>
        <w:bidi/>
        <w:rPr>
          <w:moveTo w:id="39" w:author="אביעד יצחק" w:date="2025-01-27T15:43:00Z" w16du:dateUtc="2025-01-27T13:43:00Z"/>
          <w:lang w:val="en-US"/>
        </w:rPr>
      </w:pPr>
      <w:moveToRangeStart w:id="40" w:author="אביעד יצחק" w:date="2025-01-27T15:43:00Z" w:name="move188885044"/>
      <w:moveTo w:id="41" w:author="אביעד יצחק" w:date="2025-01-27T15:43:00Z" w16du:dateUtc="2025-01-27T13:43:00Z">
        <w:r>
          <w:rPr>
            <w:rFonts w:hint="cs"/>
            <w:rtl/>
            <w:lang w:val="en-US"/>
          </w:rPr>
          <w:t xml:space="preserve">אפיון </w:t>
        </w:r>
        <w:r>
          <w:rPr>
            <w:rtl/>
            <w:lang w:val="en-US"/>
          </w:rPr>
          <w:t>–</w:t>
        </w:r>
        <w:r>
          <w:rPr>
            <w:rFonts w:hint="cs"/>
            <w:rtl/>
            <w:lang w:val="en-US"/>
          </w:rPr>
          <w:t xml:space="preserve"> החל תהליך אפיון של ה- </w:t>
        </w:r>
        <w:r>
          <w:rPr>
            <w:lang w:val="en-US"/>
          </w:rPr>
          <w:t>POC</w:t>
        </w:r>
        <w:r>
          <w:rPr>
            <w:rFonts w:hint="cs"/>
            <w:rtl/>
            <w:lang w:val="en-US"/>
          </w:rPr>
          <w:t xml:space="preserve"> לצרכי הלקוח עיריית ירושלים. מסמך הצעה לאפיון ראשוני יצא השבוע. אפיון מלא יתבצע במשותף.</w:t>
        </w:r>
      </w:moveTo>
    </w:p>
    <w:p w14:paraId="32AC204E" w14:textId="2A51425C" w:rsidR="00AB125B" w:rsidRDefault="00AB125B" w:rsidP="00AB125B">
      <w:pPr>
        <w:pStyle w:val="a9"/>
        <w:numPr>
          <w:ilvl w:val="0"/>
          <w:numId w:val="1"/>
        </w:numPr>
        <w:bidi/>
        <w:rPr>
          <w:moveTo w:id="42" w:author="אביעד יצחק" w:date="2025-01-27T15:29:00Z" w16du:dateUtc="2025-01-27T13:29:00Z"/>
          <w:lang w:val="en-US"/>
        </w:rPr>
      </w:pPr>
      <w:moveToRangeStart w:id="43" w:author="אביעד יצחק" w:date="2025-01-27T15:29:00Z" w:name="move188884187"/>
      <w:moveToRangeEnd w:id="40"/>
      <w:moveTo w:id="44" w:author="אביעד יצחק" w:date="2025-01-27T15:29:00Z" w16du:dateUtc="2025-01-27T13:29:00Z">
        <w:r>
          <w:rPr>
            <w:rFonts w:hint="cs"/>
            <w:rtl/>
            <w:lang w:val="en-US"/>
          </w:rPr>
          <w:t xml:space="preserve">משך </w:t>
        </w:r>
      </w:moveTo>
      <w:ins w:id="45" w:author="אביעד יצחק" w:date="2025-01-27T15:29:00Z" w16du:dateUtc="2025-01-27T13:29:00Z">
        <w:r>
          <w:rPr>
            <w:rFonts w:hint="cs"/>
            <w:rtl/>
            <w:lang w:val="en-US"/>
          </w:rPr>
          <w:t>והשקעה נדרשת</w:t>
        </w:r>
      </w:ins>
      <w:moveTo w:id="46" w:author="אביעד יצחק" w:date="2025-01-27T15:29:00Z" w16du:dateUtc="2025-01-27T13:29:00Z">
        <w:r>
          <w:rPr>
            <w:rtl/>
            <w:lang w:val="en-US"/>
          </w:rPr>
          <w:t>–</w:t>
        </w:r>
        <w:r>
          <w:rPr>
            <w:rFonts w:hint="cs"/>
            <w:rtl/>
            <w:lang w:val="en-US"/>
          </w:rPr>
          <w:t xml:space="preserve"> משך מתוכנן ל- </w:t>
        </w:r>
        <w:r>
          <w:rPr>
            <w:lang w:val="en-US"/>
          </w:rPr>
          <w:t>POC</w:t>
        </w:r>
        <w:r>
          <w:rPr>
            <w:rFonts w:hint="cs"/>
            <w:rtl/>
            <w:lang w:val="en-US"/>
          </w:rPr>
          <w:t xml:space="preserve"> </w:t>
        </w:r>
        <w:r>
          <w:rPr>
            <w:rtl/>
            <w:lang w:val="en-US"/>
          </w:rPr>
          <w:t>–</w:t>
        </w:r>
        <w:r>
          <w:rPr>
            <w:rFonts w:hint="cs"/>
            <w:rtl/>
            <w:lang w:val="en-US"/>
          </w:rPr>
          <w:t xml:space="preserve"> שלושה חודשים</w:t>
        </w:r>
      </w:moveTo>
      <w:ins w:id="47" w:author="אביעד יצחק" w:date="2025-01-27T15:29:00Z" w16du:dateUtc="2025-01-27T13:29:00Z">
        <w:r>
          <w:rPr>
            <w:rFonts w:hint="cs"/>
            <w:rtl/>
            <w:lang w:val="en-US"/>
          </w:rPr>
          <w:t xml:space="preserve"> ב100</w:t>
        </w:r>
        <w:r>
          <w:rPr>
            <w:lang w:val="en-US"/>
          </w:rPr>
          <w:t>K</w:t>
        </w:r>
      </w:ins>
      <w:moveTo w:id="48" w:author="אביעד יצחק" w:date="2025-01-27T15:29:00Z" w16du:dateUtc="2025-01-27T13:29:00Z">
        <w:r>
          <w:rPr>
            <w:rFonts w:hint="cs"/>
            <w:rtl/>
            <w:lang w:val="en-US"/>
          </w:rPr>
          <w:t>.</w:t>
        </w:r>
      </w:moveTo>
    </w:p>
    <w:moveToRangeEnd w:id="43"/>
    <w:p w14:paraId="2B0FD6B3" w14:textId="29EFC13A" w:rsidR="000B2CC7" w:rsidRPr="00AB125B" w:rsidRDefault="00AB125B" w:rsidP="00AB125B">
      <w:pPr>
        <w:pStyle w:val="a9"/>
        <w:bidi/>
        <w:rPr>
          <w:highlight w:val="yellow"/>
          <w:lang w:val="en-US"/>
        </w:rPr>
        <w:pPrChange w:id="49" w:author="אביעד יצחק" w:date="2025-01-27T15:30:00Z" w16du:dateUtc="2025-01-27T13:30:00Z">
          <w:pPr>
            <w:pStyle w:val="a9"/>
            <w:numPr>
              <w:numId w:val="1"/>
            </w:numPr>
            <w:bidi/>
            <w:ind w:hanging="360"/>
          </w:pPr>
        </w:pPrChange>
      </w:pPr>
      <w:ins w:id="50" w:author="אביעד יצחק" w:date="2025-01-27T15:27:00Z" w16du:dateUtc="2025-01-27T13:27:00Z">
        <w:r w:rsidRPr="00AB125B">
          <w:rPr>
            <w:rFonts w:hint="cs"/>
            <w:rtl/>
            <w:lang w:val="en-US"/>
            <w:rPrChange w:id="51" w:author="אביעד יצחק" w:date="2025-01-27T15:29:00Z" w16du:dateUtc="2025-01-27T13:29:00Z">
              <w:rPr>
                <w:rFonts w:hint="cs"/>
                <w:b/>
                <w:bCs/>
                <w:rtl/>
                <w:lang w:val="en-US"/>
              </w:rPr>
            </w:rPrChange>
          </w:rPr>
          <w:t>שיטת העבודה תהי</w:t>
        </w:r>
      </w:ins>
      <w:ins w:id="52" w:author="אביעד יצחק" w:date="2025-01-27T15:28:00Z" w16du:dateUtc="2025-01-27T13:28:00Z">
        <w:r w:rsidRPr="00AB125B">
          <w:rPr>
            <w:rFonts w:hint="cs"/>
            <w:rtl/>
            <w:lang w:val="en-US"/>
            <w:rPrChange w:id="53" w:author="אביעד יצחק" w:date="2025-01-27T15:29:00Z" w16du:dateUtc="2025-01-27T13:29:00Z">
              <w:rPr>
                <w:rFonts w:hint="cs"/>
                <w:b/>
                <w:bCs/>
                <w:rtl/>
                <w:lang w:val="en-US"/>
              </w:rPr>
            </w:rPrChange>
          </w:rPr>
          <w:t xml:space="preserve">ה לייצר ערך מקסימלי לפרויקט וללקוחות בהשקעה מינימלית </w:t>
        </w:r>
      </w:ins>
      <w:ins w:id="54" w:author="אביעד יצחק" w:date="2025-01-27T15:29:00Z" w16du:dateUtc="2025-01-27T13:29:00Z">
        <w:r w:rsidRPr="00AB125B">
          <w:rPr>
            <w:rFonts w:hint="cs"/>
            <w:rtl/>
            <w:lang w:val="en-US"/>
            <w:rPrChange w:id="55" w:author="אביעד יצחק" w:date="2025-01-27T15:29:00Z" w16du:dateUtc="2025-01-27T13:29:00Z">
              <w:rPr>
                <w:rFonts w:hint="cs"/>
                <w:b/>
                <w:bCs/>
                <w:rtl/>
                <w:lang w:val="en-US"/>
              </w:rPr>
            </w:rPrChange>
          </w:rPr>
          <w:t xml:space="preserve">ככל הניתן. </w:t>
        </w:r>
      </w:ins>
      <w:del w:id="56" w:author="אביעד יצחק" w:date="2025-01-27T15:29:00Z" w16du:dateUtc="2025-01-27T13:29:00Z">
        <w:r w:rsidR="00A56C56" w:rsidRPr="00AB125B" w:rsidDel="00AB125B">
          <w:rPr>
            <w:rFonts w:hint="cs"/>
            <w:highlight w:val="yellow"/>
            <w:rtl/>
            <w:lang w:val="en-US"/>
          </w:rPr>
          <w:delText>"מקסימום ערך במינימום מאמץ".</w:delText>
        </w:r>
      </w:del>
    </w:p>
    <w:p w14:paraId="47B6E12E" w14:textId="2CC5932E" w:rsidR="00817982" w:rsidRPr="00AB125B" w:rsidDel="00AB125B" w:rsidRDefault="000B2CC7" w:rsidP="000B2CC7">
      <w:pPr>
        <w:pStyle w:val="a9"/>
        <w:numPr>
          <w:ilvl w:val="0"/>
          <w:numId w:val="1"/>
        </w:numPr>
        <w:bidi/>
        <w:rPr>
          <w:moveFrom w:id="57" w:author="אביעד יצחק" w:date="2025-01-27T15:29:00Z" w16du:dateUtc="2025-01-27T13:29:00Z"/>
          <w:b/>
          <w:bCs/>
          <w:lang w:val="en-US"/>
          <w:rPrChange w:id="58" w:author="אביעד יצחק" w:date="2025-01-27T15:30:00Z" w16du:dateUtc="2025-01-27T13:30:00Z">
            <w:rPr>
              <w:moveFrom w:id="59" w:author="אביעד יצחק" w:date="2025-01-27T15:29:00Z" w16du:dateUtc="2025-01-27T13:29:00Z"/>
              <w:lang w:val="en-US"/>
            </w:rPr>
          </w:rPrChange>
        </w:rPr>
      </w:pPr>
      <w:moveFromRangeStart w:id="60" w:author="אביעד יצחק" w:date="2025-01-27T15:29:00Z" w:name="move188884187"/>
      <w:moveFrom w:id="61" w:author="אביעד יצחק" w:date="2025-01-27T15:29:00Z" w16du:dateUtc="2025-01-27T13:29:00Z">
        <w:r w:rsidRPr="00AB125B" w:rsidDel="00AB125B">
          <w:rPr>
            <w:rFonts w:hint="cs"/>
            <w:b/>
            <w:bCs/>
            <w:rtl/>
            <w:lang w:val="en-US"/>
            <w:rPrChange w:id="62" w:author="אביעד יצחק" w:date="2025-01-27T15:30:00Z" w16du:dateUtc="2025-01-27T13:30:00Z">
              <w:rPr>
                <w:rFonts w:hint="cs"/>
                <w:rtl/>
                <w:lang w:val="en-US"/>
              </w:rPr>
            </w:rPrChange>
          </w:rPr>
          <w:t xml:space="preserve">משך </w:t>
        </w:r>
        <w:r w:rsidRPr="00AB125B" w:rsidDel="00AB125B">
          <w:rPr>
            <w:b/>
            <w:bCs/>
            <w:rtl/>
            <w:lang w:val="en-US"/>
            <w:rPrChange w:id="63" w:author="אביעד יצחק" w:date="2025-01-27T15:30:00Z" w16du:dateUtc="2025-01-27T13:30:00Z">
              <w:rPr>
                <w:rtl/>
                <w:lang w:val="en-US"/>
              </w:rPr>
            </w:rPrChange>
          </w:rPr>
          <w:t>–</w:t>
        </w:r>
        <w:r w:rsidRPr="00AB125B" w:rsidDel="00AB125B">
          <w:rPr>
            <w:rFonts w:hint="cs"/>
            <w:b/>
            <w:bCs/>
            <w:rtl/>
            <w:lang w:val="en-US"/>
            <w:rPrChange w:id="64" w:author="אביעד יצחק" w:date="2025-01-27T15:30:00Z" w16du:dateUtc="2025-01-27T13:30:00Z">
              <w:rPr>
                <w:rFonts w:hint="cs"/>
                <w:rtl/>
                <w:lang w:val="en-US"/>
              </w:rPr>
            </w:rPrChange>
          </w:rPr>
          <w:t xml:space="preserve"> משך מתוכנן ל- </w:t>
        </w:r>
        <w:r w:rsidRPr="00AB125B" w:rsidDel="00AB125B">
          <w:rPr>
            <w:b/>
            <w:bCs/>
            <w:lang w:val="en-US"/>
            <w:rPrChange w:id="65" w:author="אביעד יצחק" w:date="2025-01-27T15:30:00Z" w16du:dateUtc="2025-01-27T13:30:00Z">
              <w:rPr>
                <w:lang w:val="en-US"/>
              </w:rPr>
            </w:rPrChange>
          </w:rPr>
          <w:t>POC</w:t>
        </w:r>
        <w:r w:rsidRPr="00AB125B" w:rsidDel="00AB125B">
          <w:rPr>
            <w:rFonts w:hint="cs"/>
            <w:b/>
            <w:bCs/>
            <w:rtl/>
            <w:lang w:val="en-US"/>
            <w:rPrChange w:id="66" w:author="אביעד יצחק" w:date="2025-01-27T15:30:00Z" w16du:dateUtc="2025-01-27T13:30:00Z">
              <w:rPr>
                <w:rFonts w:hint="cs"/>
                <w:rtl/>
                <w:lang w:val="en-US"/>
              </w:rPr>
            </w:rPrChange>
          </w:rPr>
          <w:t xml:space="preserve"> </w:t>
        </w:r>
        <w:r w:rsidRPr="00AB125B" w:rsidDel="00AB125B">
          <w:rPr>
            <w:b/>
            <w:bCs/>
            <w:rtl/>
            <w:lang w:val="en-US"/>
            <w:rPrChange w:id="67" w:author="אביעד יצחק" w:date="2025-01-27T15:30:00Z" w16du:dateUtc="2025-01-27T13:30:00Z">
              <w:rPr>
                <w:rtl/>
                <w:lang w:val="en-US"/>
              </w:rPr>
            </w:rPrChange>
          </w:rPr>
          <w:t>–</w:t>
        </w:r>
        <w:r w:rsidRPr="00AB125B" w:rsidDel="00AB125B">
          <w:rPr>
            <w:rFonts w:hint="cs"/>
            <w:b/>
            <w:bCs/>
            <w:rtl/>
            <w:lang w:val="en-US"/>
            <w:rPrChange w:id="68" w:author="אביעד יצחק" w:date="2025-01-27T15:30:00Z" w16du:dateUtc="2025-01-27T13:30:00Z">
              <w:rPr>
                <w:rFonts w:hint="cs"/>
                <w:rtl/>
                <w:lang w:val="en-US"/>
              </w:rPr>
            </w:rPrChange>
          </w:rPr>
          <w:t xml:space="preserve"> שלושה חודשים.</w:t>
        </w:r>
      </w:moveFrom>
    </w:p>
    <w:moveFromRangeEnd w:id="60"/>
    <w:p w14:paraId="345B8854" w14:textId="6ADE2E7F" w:rsidR="00817982" w:rsidRDefault="000B2CC7" w:rsidP="00817982">
      <w:pPr>
        <w:pStyle w:val="a9"/>
        <w:numPr>
          <w:ilvl w:val="0"/>
          <w:numId w:val="1"/>
        </w:numPr>
        <w:bidi/>
        <w:rPr>
          <w:lang w:val="en-US"/>
        </w:rPr>
      </w:pPr>
      <w:r w:rsidRPr="00AB125B">
        <w:rPr>
          <w:rFonts w:hint="cs"/>
          <w:b/>
          <w:bCs/>
          <w:rtl/>
          <w:lang w:val="en-US"/>
          <w:rPrChange w:id="69" w:author="אביעד יצחק" w:date="2025-01-27T15:30:00Z" w16du:dateUtc="2025-01-27T13:30:00Z">
            <w:rPr>
              <w:rFonts w:hint="cs"/>
              <w:rtl/>
              <w:lang w:val="en-US"/>
            </w:rPr>
          </w:rPrChange>
        </w:rPr>
        <w:t>תוצרים מצופים</w:t>
      </w:r>
      <w:r>
        <w:rPr>
          <w:rFonts w:hint="cs"/>
          <w:rtl/>
          <w:lang w:val="en-US"/>
        </w:rPr>
        <w:t xml:space="preserve">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שימוש בדאטה קיים על מנת להראות:</w:t>
      </w:r>
    </w:p>
    <w:p w14:paraId="76D3DE1D" w14:textId="6210A9BE" w:rsidR="000B2CC7" w:rsidRDefault="00AB125B" w:rsidP="000B2CC7">
      <w:pPr>
        <w:pStyle w:val="a9"/>
        <w:numPr>
          <w:ilvl w:val="0"/>
          <w:numId w:val="2"/>
        </w:numPr>
        <w:bidi/>
        <w:rPr>
          <w:lang w:val="en-US"/>
        </w:rPr>
      </w:pPr>
      <w:ins w:id="70" w:author="אביעד יצחק" w:date="2025-01-27T15:30:00Z" w16du:dateUtc="2025-01-27T13:30:00Z">
        <w:r>
          <w:rPr>
            <w:rFonts w:hint="cs"/>
            <w:rtl/>
            <w:lang w:val="en-US"/>
          </w:rPr>
          <w:t>מיפוי ו</w:t>
        </w:r>
      </w:ins>
      <w:r w:rsidR="000B2CC7">
        <w:rPr>
          <w:rFonts w:hint="cs"/>
          <w:rtl/>
          <w:lang w:val="en-US"/>
        </w:rPr>
        <w:t xml:space="preserve">ניתוח פרופילים אישיים תפקודיים, חברתיים, סביבתיים, של לקוחות בצורה אחידה ושיטתית מבוססת תקן </w:t>
      </w:r>
      <w:r w:rsidR="000B2CC7">
        <w:rPr>
          <w:lang w:val="en-US"/>
        </w:rPr>
        <w:t>ICF</w:t>
      </w:r>
      <w:r w:rsidR="000B2CC7">
        <w:rPr>
          <w:rFonts w:hint="cs"/>
          <w:rtl/>
          <w:lang w:val="en-US"/>
        </w:rPr>
        <w:t>.</w:t>
      </w:r>
    </w:p>
    <w:p w14:paraId="7FB39D32" w14:textId="79FE62DD" w:rsidR="000B2CC7" w:rsidRDefault="000B2CC7" w:rsidP="000B2CC7">
      <w:pPr>
        <w:pStyle w:val="a9"/>
        <w:numPr>
          <w:ilvl w:val="0"/>
          <w:numId w:val="2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מיפוי מבוסס </w:t>
      </w:r>
      <w:r>
        <w:rPr>
          <w:lang w:val="en-US"/>
        </w:rPr>
        <w:t>AI</w:t>
      </w:r>
      <w:r>
        <w:rPr>
          <w:rFonts w:hint="cs"/>
          <w:rtl/>
          <w:lang w:val="en-US"/>
        </w:rPr>
        <w:t xml:space="preserve"> של </w:t>
      </w:r>
      <w:ins w:id="71" w:author="אביעד יצחק" w:date="2025-01-27T15:30:00Z" w16du:dateUtc="2025-01-27T13:30:00Z">
        <w:r w:rsidR="00AB125B">
          <w:rPr>
            <w:rFonts w:hint="cs"/>
            <w:rtl/>
            <w:lang w:val="en-US"/>
          </w:rPr>
          <w:t>כ-</w:t>
        </w:r>
      </w:ins>
      <w:ins w:id="72" w:author="אביעד יצחק" w:date="2025-01-27T15:31:00Z" w16du:dateUtc="2025-01-27T13:31:00Z">
        <w:r w:rsidR="00AB125B">
          <w:rPr>
            <w:rFonts w:hint="cs"/>
            <w:rtl/>
            <w:lang w:val="en-US"/>
          </w:rPr>
          <w:t xml:space="preserve">500 (אולי עדיף 1000 אם זה לא דורש יותר מידי- משקף שזה בר היתכנות </w:t>
        </w:r>
        <w:proofErr w:type="spellStart"/>
        <w:r w:rsidR="00AB125B">
          <w:rPr>
            <w:rFonts w:hint="cs"/>
            <w:rtl/>
            <w:lang w:val="en-US"/>
          </w:rPr>
          <w:t>וסקייל</w:t>
        </w:r>
        <w:proofErr w:type="spellEnd"/>
        <w:r w:rsidR="00AB125B">
          <w:rPr>
            <w:rFonts w:hint="cs"/>
            <w:rtl/>
            <w:lang w:val="en-US"/>
          </w:rPr>
          <w:t xml:space="preserve"> ובהשקעה </w:t>
        </w:r>
        <w:proofErr w:type="spellStart"/>
        <w:r w:rsidR="00AB125B">
          <w:rPr>
            <w:rFonts w:hint="cs"/>
            <w:rtl/>
            <w:lang w:val="en-US"/>
          </w:rPr>
          <w:t>מנימלית</w:t>
        </w:r>
        <w:proofErr w:type="spellEnd"/>
        <w:r w:rsidR="00AB125B">
          <w:rPr>
            <w:rFonts w:hint="cs"/>
            <w:rtl/>
            <w:lang w:val="en-US"/>
          </w:rPr>
          <w:t xml:space="preserve"> כל עוד אין התקשרויות) </w:t>
        </w:r>
      </w:ins>
      <w:r>
        <w:rPr>
          <w:rFonts w:hint="cs"/>
          <w:rtl/>
          <w:lang w:val="en-US"/>
        </w:rPr>
        <w:t xml:space="preserve">שירותים </w:t>
      </w:r>
      <w:ins w:id="73" w:author="אביעד יצחק" w:date="2025-01-27T15:30:00Z" w16du:dateUtc="2025-01-27T13:30:00Z">
        <w:r w:rsidR="00AB125B">
          <w:rPr>
            <w:rFonts w:hint="cs"/>
            <w:rtl/>
            <w:lang w:val="en-US"/>
          </w:rPr>
          <w:t xml:space="preserve">במרחב </w:t>
        </w:r>
        <w:proofErr w:type="spellStart"/>
        <w:r w:rsidR="00AB125B">
          <w:rPr>
            <w:rFonts w:hint="cs"/>
            <w:rtl/>
            <w:lang w:val="en-US"/>
          </w:rPr>
          <w:t>הרשותי</w:t>
        </w:r>
        <w:proofErr w:type="spellEnd"/>
        <w:r w:rsidR="00AB125B">
          <w:rPr>
            <w:rFonts w:hint="cs"/>
            <w:rtl/>
            <w:lang w:val="en-US"/>
          </w:rPr>
          <w:t xml:space="preserve"> </w:t>
        </w:r>
      </w:ins>
      <w:r>
        <w:rPr>
          <w:rFonts w:hint="cs"/>
          <w:rtl/>
          <w:lang w:val="en-US"/>
        </w:rPr>
        <w:t xml:space="preserve">לטובת התאמה אישית לכל לקוח ולקוחה. מגוון השירותים קשור בהחלטות והעדפות הרשות </w:t>
      </w:r>
      <w:proofErr w:type="spellStart"/>
      <w:r>
        <w:rPr>
          <w:rFonts w:hint="cs"/>
          <w:rtl/>
          <w:lang w:val="en-US"/>
        </w:rPr>
        <w:t>ובטל"א</w:t>
      </w:r>
      <w:proofErr w:type="spellEnd"/>
      <w:r>
        <w:rPr>
          <w:rFonts w:hint="cs"/>
          <w:rtl/>
          <w:lang w:val="en-US"/>
        </w:rPr>
        <w:t>, על מנת לשרת את המטרות שהוצגו לעיל.</w:t>
      </w:r>
    </w:p>
    <w:p w14:paraId="022C7731" w14:textId="326830C5" w:rsidR="000B2CC7" w:rsidRDefault="000B2CC7" w:rsidP="000B2CC7">
      <w:pPr>
        <w:pStyle w:val="a9"/>
        <w:numPr>
          <w:ilvl w:val="0"/>
          <w:numId w:val="2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תיקוף צוות מקצועי (משובים) לגבי </w:t>
      </w:r>
      <w:ins w:id="74" w:author="אביעד יצחק" w:date="2025-01-27T15:32:00Z" w16du:dateUtc="2025-01-27T13:32:00Z">
        <w:r w:rsidR="00AB125B">
          <w:rPr>
            <w:rFonts w:hint="cs"/>
            <w:rtl/>
            <w:lang w:val="en-US"/>
          </w:rPr>
          <w:t>התועלת במערכת ל</w:t>
        </w:r>
      </w:ins>
      <w:ins w:id="75" w:author="אביעד יצחק" w:date="2025-01-27T15:33:00Z" w16du:dateUtc="2025-01-27T13:33:00Z">
        <w:r w:rsidR="00AB125B">
          <w:rPr>
            <w:rFonts w:hint="cs"/>
            <w:rtl/>
            <w:lang w:val="en-US"/>
          </w:rPr>
          <w:t xml:space="preserve">נותני ומקבלי השירותים- ופידבק על </w:t>
        </w:r>
      </w:ins>
      <w:r>
        <w:rPr>
          <w:rFonts w:hint="cs"/>
          <w:rtl/>
          <w:lang w:val="en-US"/>
        </w:rPr>
        <w:t>ממשק המערכת, תוצרי המערכת ותרומתה לעבודה השוטפת. בהמשך, אפשרות לקבלת משוב ממשתמשי קצה, לגבי האופן העתידי שבו המערכת יכולה להנגיש עבורם מידע כחלק מתהליך השירות.</w:t>
      </w:r>
    </w:p>
    <w:p w14:paraId="1BF9FC92" w14:textId="58B87745" w:rsidR="000B2CC7" w:rsidRDefault="000B2CC7" w:rsidP="000B2CC7">
      <w:pPr>
        <w:pStyle w:val="a9"/>
        <w:numPr>
          <w:ilvl w:val="0"/>
          <w:numId w:val="2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בחינה אפשרית לפי החלטת השותפים, של נושא הסליקה במערכת, בהתאם להתקדמות ה- </w:t>
      </w:r>
      <w:r>
        <w:rPr>
          <w:lang w:val="en-US"/>
        </w:rPr>
        <w:t>POC</w:t>
      </w:r>
      <w:r>
        <w:rPr>
          <w:rFonts w:hint="cs"/>
          <w:rtl/>
          <w:lang w:val="en-US"/>
        </w:rPr>
        <w:t>.</w:t>
      </w:r>
    </w:p>
    <w:p w14:paraId="09BC434C" w14:textId="630EE0F0" w:rsidR="000B2CC7" w:rsidRDefault="000B2CC7" w:rsidP="000B2CC7">
      <w:pPr>
        <w:pStyle w:val="a9"/>
        <w:numPr>
          <w:ilvl w:val="0"/>
          <w:numId w:val="2"/>
        </w:numPr>
        <w:bidi/>
        <w:rPr>
          <w:lang w:val="en-US"/>
        </w:rPr>
      </w:pPr>
      <w:r>
        <w:rPr>
          <w:rFonts w:hint="cs"/>
          <w:rtl/>
          <w:lang w:val="en-US"/>
        </w:rPr>
        <w:lastRenderedPageBreak/>
        <w:t xml:space="preserve">אפשרות שימוש במערכת לאחר סיום ה- </w:t>
      </w:r>
      <w:r>
        <w:rPr>
          <w:lang w:val="en-US"/>
        </w:rPr>
        <w:t>POC</w:t>
      </w:r>
      <w:r>
        <w:rPr>
          <w:rFonts w:hint="cs"/>
          <w:rtl/>
          <w:lang w:val="en-US"/>
        </w:rPr>
        <w:t>, כתקופת גשר והתנסות המשכית, עד לכניסה</w:t>
      </w:r>
      <w:ins w:id="76" w:author="אביעד יצחק" w:date="2025-01-27T15:33:00Z" w16du:dateUtc="2025-01-27T13:33:00Z">
        <w:r w:rsidR="00AB125B">
          <w:rPr>
            <w:rFonts w:hint="cs"/>
            <w:rtl/>
            <w:lang w:val="en-US"/>
          </w:rPr>
          <w:t xml:space="preserve"> והרחבה</w:t>
        </w:r>
      </w:ins>
      <w:r>
        <w:rPr>
          <w:rFonts w:hint="cs"/>
          <w:rtl/>
          <w:lang w:val="en-US"/>
        </w:rPr>
        <w:t xml:space="preserve"> </w:t>
      </w:r>
      <w:proofErr w:type="spellStart"/>
      <w:r>
        <w:rPr>
          <w:rFonts w:hint="cs"/>
          <w:rtl/>
          <w:lang w:val="en-US"/>
        </w:rPr>
        <w:t>לפיילוטים</w:t>
      </w:r>
      <w:proofErr w:type="spellEnd"/>
      <w:r>
        <w:rPr>
          <w:rFonts w:hint="cs"/>
          <w:rtl/>
          <w:lang w:val="en-US"/>
        </w:rPr>
        <w:t>.</w:t>
      </w:r>
      <w:ins w:id="77" w:author="אביעד יצחק" w:date="2025-01-27T15:33:00Z" w16du:dateUtc="2025-01-27T13:33:00Z">
        <w:r w:rsidR="00AB125B">
          <w:rPr>
            <w:rFonts w:hint="cs"/>
            <w:rtl/>
            <w:lang w:val="en-US"/>
          </w:rPr>
          <w:t xml:space="preserve"> לאחר מכן שימוש של הרשויות יתאפשר עם עלויות תחזוקה</w:t>
        </w:r>
      </w:ins>
      <w:ins w:id="78" w:author="אביעד יצחק" w:date="2025-01-27T15:34:00Z" w16du:dateUtc="2025-01-27T13:34:00Z">
        <w:r w:rsidR="00AB125B">
          <w:rPr>
            <w:rFonts w:hint="cs"/>
            <w:rtl/>
            <w:lang w:val="en-US"/>
          </w:rPr>
          <w:t xml:space="preserve"> שוטפת וללא אחריות הספק.</w:t>
        </w:r>
      </w:ins>
    </w:p>
    <w:p w14:paraId="0980E2BE" w14:textId="237CC5D1" w:rsidR="000B2CC7" w:rsidRDefault="000B2CC7" w:rsidP="000B2CC7">
      <w:pPr>
        <w:pStyle w:val="a9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/>
        </w:rPr>
        <w:t>משימות להמשך:</w:t>
      </w:r>
    </w:p>
    <w:p w14:paraId="7A3F6811" w14:textId="65AD1D58" w:rsidR="000B2CC7" w:rsidRDefault="000B2CC7" w:rsidP="000B2CC7">
      <w:pPr>
        <w:pStyle w:val="a9"/>
        <w:numPr>
          <w:ilvl w:val="0"/>
          <w:numId w:val="3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תיאום פגישת המשך עם </w:t>
      </w:r>
      <w:r w:rsidR="00A56C56">
        <w:rPr>
          <w:rFonts w:hint="cs"/>
          <w:rtl/>
          <w:lang w:val="en-US"/>
        </w:rPr>
        <w:t xml:space="preserve">צוות ירושלים </w:t>
      </w:r>
      <w:r w:rsidR="00A56C56">
        <w:rPr>
          <w:rtl/>
          <w:lang w:val="en-US"/>
        </w:rPr>
        <w:t>–</w:t>
      </w:r>
      <w:r w:rsidR="00A56C56">
        <w:rPr>
          <w:rFonts w:hint="cs"/>
          <w:rtl/>
          <w:lang w:val="en-US"/>
        </w:rPr>
        <w:t xml:space="preserve"> אבי, גיל ותמר.</w:t>
      </w:r>
    </w:p>
    <w:p w14:paraId="1C64E629" w14:textId="5B34A0A3" w:rsidR="00A56C56" w:rsidRDefault="00A56C56" w:rsidP="00A56C56">
      <w:pPr>
        <w:pStyle w:val="a9"/>
        <w:numPr>
          <w:ilvl w:val="0"/>
          <w:numId w:val="3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מפגש עם צוות שטח בפסגת זאב, כולל אשת קשר </w:t>
      </w:r>
      <w:r>
        <w:rPr>
          <w:lang w:val="en-US"/>
        </w:rPr>
        <w:t>IT</w:t>
      </w:r>
      <w:r>
        <w:rPr>
          <w:rFonts w:hint="cs"/>
          <w:rtl/>
          <w:lang w:val="en-US"/>
        </w:rPr>
        <w:t>.</w:t>
      </w:r>
    </w:p>
    <w:p w14:paraId="5713D011" w14:textId="2AD203C1" w:rsidR="00A56C56" w:rsidRDefault="00A56C56" w:rsidP="00A56C56">
      <w:pPr>
        <w:pStyle w:val="a9"/>
        <w:numPr>
          <w:ilvl w:val="0"/>
          <w:numId w:val="3"/>
        </w:numPr>
        <w:bidi/>
        <w:rPr>
          <w:lang w:val="en-US"/>
        </w:rPr>
      </w:pPr>
      <w:r>
        <w:rPr>
          <w:rFonts w:hint="cs"/>
          <w:rtl/>
          <w:lang w:val="en-US"/>
        </w:rPr>
        <w:t>סיכום ואישור מסמך אפיון ראשוני ומסגרת תקציב.</w:t>
      </w:r>
    </w:p>
    <w:p w14:paraId="0FBDE79B" w14:textId="678D4855" w:rsidR="00A56C56" w:rsidRDefault="00A56C56" w:rsidP="00A56C56">
      <w:pPr>
        <w:pStyle w:val="a9"/>
        <w:numPr>
          <w:ilvl w:val="0"/>
          <w:numId w:val="3"/>
        </w:numPr>
        <w:bidi/>
        <w:rPr>
          <w:lang w:val="en-US"/>
        </w:rPr>
      </w:pPr>
      <w:r>
        <w:rPr>
          <w:rFonts w:hint="cs"/>
          <w:rtl/>
          <w:lang w:val="en-US"/>
        </w:rPr>
        <w:t>בניית לוח זמנים ותוכנית עבודה שוטפת.</w:t>
      </w:r>
    </w:p>
    <w:p w14:paraId="766ED7FF" w14:textId="5A2DB081" w:rsidR="00AE0CC4" w:rsidRDefault="00A56C56" w:rsidP="00A56C56">
      <w:pPr>
        <w:pStyle w:val="a9"/>
        <w:numPr>
          <w:ilvl w:val="0"/>
          <w:numId w:val="1"/>
        </w:numPr>
        <w:bidi/>
        <w:rPr>
          <w:ins w:id="79" w:author="אביעד יצחק" w:date="2025-01-27T15:38:00Z" w16du:dateUtc="2025-01-27T13:38:00Z"/>
          <w:lang w:val="en-US"/>
        </w:rPr>
      </w:pPr>
      <w:r>
        <w:rPr>
          <w:rFonts w:hint="cs"/>
          <w:rtl/>
          <w:lang w:val="en-US"/>
        </w:rPr>
        <w:t xml:space="preserve">מעורבות </w:t>
      </w:r>
      <w:ins w:id="80" w:author="אביעד יצחק" w:date="2025-01-27T15:42:00Z" w16du:dateUtc="2025-01-27T13:42:00Z">
        <w:r w:rsidR="00AE0CC4">
          <w:rPr>
            <w:rFonts w:hint="cs"/>
            <w:rtl/>
            <w:lang w:val="en-US"/>
          </w:rPr>
          <w:t xml:space="preserve">ושותפות </w:t>
        </w:r>
      </w:ins>
      <w:proofErr w:type="spellStart"/>
      <w:r>
        <w:rPr>
          <w:rFonts w:hint="cs"/>
          <w:rtl/>
          <w:lang w:val="en-US"/>
        </w:rPr>
        <w:t>בטל"א</w:t>
      </w:r>
      <w:proofErr w:type="spellEnd"/>
      <w:ins w:id="81" w:author="אביעד יצחק" w:date="2025-01-27T15:38:00Z" w16du:dateUtc="2025-01-27T13:38:00Z">
        <w:r w:rsidR="00AE0CC4">
          <w:rPr>
            <w:rFonts w:hint="cs"/>
            <w:rtl/>
            <w:lang w:val="en-US"/>
          </w:rPr>
          <w:t>:</w:t>
        </w:r>
      </w:ins>
    </w:p>
    <w:p w14:paraId="09D87427" w14:textId="258463FB" w:rsidR="00AE0CC4" w:rsidRDefault="00A56C56" w:rsidP="00AE0CC4">
      <w:pPr>
        <w:pStyle w:val="a9"/>
        <w:numPr>
          <w:ilvl w:val="0"/>
          <w:numId w:val="4"/>
        </w:numPr>
        <w:bidi/>
        <w:rPr>
          <w:ins w:id="82" w:author="אביעד יצחק" w:date="2025-01-27T15:39:00Z" w16du:dateUtc="2025-01-27T13:39:00Z"/>
          <w:lang w:val="en-US"/>
        </w:rPr>
      </w:pPr>
      <w:del w:id="83" w:author="אביעד יצחק" w:date="2025-01-27T15:38:00Z" w16du:dateUtc="2025-01-27T13:38:00Z">
        <w:r w:rsidDel="00AE0CC4">
          <w:rPr>
            <w:rFonts w:hint="cs"/>
            <w:rtl/>
            <w:lang w:val="en-US"/>
          </w:rPr>
          <w:delText xml:space="preserve"> </w:delText>
        </w:r>
        <w:r w:rsidDel="00AE0CC4">
          <w:rPr>
            <w:rtl/>
            <w:lang w:val="en-US"/>
          </w:rPr>
          <w:delText>–</w:delText>
        </w:r>
        <w:r w:rsidDel="00AE0CC4">
          <w:rPr>
            <w:rFonts w:hint="cs"/>
            <w:rtl/>
            <w:lang w:val="en-US"/>
          </w:rPr>
          <w:delText xml:space="preserve"> </w:delText>
        </w:r>
        <w:r w:rsidRPr="00A56C56" w:rsidDel="00AE0CC4">
          <w:rPr>
            <w:rFonts w:hint="cs"/>
            <w:highlight w:val="yellow"/>
            <w:rtl/>
            <w:lang w:val="en-US"/>
          </w:rPr>
          <w:delText>ניסוח של אביעד</w:delText>
        </w:r>
        <w:r w:rsidDel="00AE0CC4">
          <w:rPr>
            <w:rFonts w:hint="cs"/>
            <w:rtl/>
            <w:lang w:val="en-US"/>
          </w:rPr>
          <w:delText xml:space="preserve">, משימות בהריון  </w:delText>
        </w:r>
      </w:del>
      <w:ins w:id="84" w:author="אביעד יצחק" w:date="2025-01-27T15:40:00Z" w16du:dateUtc="2025-01-27T13:40:00Z">
        <w:r w:rsidR="00AE0CC4">
          <w:rPr>
            <w:rFonts w:hint="cs"/>
            <w:rtl/>
            <w:lang w:val="en-US"/>
          </w:rPr>
          <w:t>שליפת נתוני</w:t>
        </w:r>
      </w:ins>
      <w:ins w:id="85" w:author="אביעד יצחק" w:date="2025-01-27T15:41:00Z" w16du:dateUtc="2025-01-27T13:41:00Z">
        <w:r w:rsidR="00AE0CC4">
          <w:rPr>
            <w:rFonts w:hint="cs"/>
            <w:rtl/>
            <w:lang w:val="en-US"/>
          </w:rPr>
          <w:t xml:space="preserve"> פרט של לקוחות</w:t>
        </w:r>
      </w:ins>
      <w:ins w:id="86" w:author="אביעד יצחק" w:date="2025-01-27T15:40:00Z" w16du:dateUtc="2025-01-27T13:40:00Z">
        <w:r w:rsidR="00AE0CC4">
          <w:rPr>
            <w:rFonts w:hint="cs"/>
            <w:rtl/>
            <w:lang w:val="en-US"/>
          </w:rPr>
          <w:t xml:space="preserve"> לטובת </w:t>
        </w:r>
      </w:ins>
      <w:ins w:id="87" w:author="אביעד יצחק" w:date="2025-01-27T15:41:00Z" w16du:dateUtc="2025-01-27T13:41:00Z">
        <w:r w:rsidR="00AE0CC4">
          <w:rPr>
            <w:rFonts w:hint="cs"/>
            <w:rtl/>
            <w:lang w:val="en-US"/>
          </w:rPr>
          <w:t>פייל</w:t>
        </w:r>
      </w:ins>
      <w:ins w:id="88" w:author="אביעד יצחק" w:date="2025-01-27T15:42:00Z" w16du:dateUtc="2025-01-27T13:42:00Z">
        <w:r w:rsidR="00AE0CC4">
          <w:rPr>
            <w:rFonts w:hint="cs"/>
            <w:rtl/>
            <w:lang w:val="en-US"/>
          </w:rPr>
          <w:t xml:space="preserve">וט של </w:t>
        </w:r>
      </w:ins>
      <w:ins w:id="89" w:author="אביעד יצחק" w:date="2025-01-27T15:40:00Z" w16du:dateUtc="2025-01-27T13:40:00Z">
        <w:r w:rsidR="00AE0CC4">
          <w:rPr>
            <w:rFonts w:hint="cs"/>
            <w:rtl/>
            <w:lang w:val="en-US"/>
          </w:rPr>
          <w:t xml:space="preserve">בניית </w:t>
        </w:r>
        <w:proofErr w:type="spellStart"/>
        <w:r w:rsidR="00AE0CC4">
          <w:rPr>
            <w:rFonts w:hint="cs"/>
            <w:rtl/>
            <w:lang w:val="en-US"/>
          </w:rPr>
          <w:t>תכניות</w:t>
        </w:r>
      </w:ins>
      <w:proofErr w:type="spellEnd"/>
      <w:ins w:id="90" w:author="אביעד יצחק" w:date="2025-01-27T15:41:00Z" w16du:dateUtc="2025-01-27T13:41:00Z">
        <w:r w:rsidR="00AE0CC4">
          <w:rPr>
            <w:rFonts w:hint="cs"/>
            <w:rtl/>
            <w:lang w:val="en-US"/>
          </w:rPr>
          <w:t xml:space="preserve"> טיפול מבוססי נתונים</w:t>
        </w:r>
      </w:ins>
      <w:ins w:id="91" w:author="אביעד יצחק" w:date="2025-01-27T15:42:00Z" w16du:dateUtc="2025-01-27T13:42:00Z">
        <w:r w:rsidR="00AE0CC4">
          <w:rPr>
            <w:rFonts w:hint="cs"/>
            <w:rtl/>
            <w:lang w:val="en-US"/>
          </w:rPr>
          <w:t xml:space="preserve"> ותיקופם במסגרת ה</w:t>
        </w:r>
        <w:r w:rsidR="00AE0CC4">
          <w:rPr>
            <w:lang w:val="en-US"/>
          </w:rPr>
          <w:t>POC</w:t>
        </w:r>
      </w:ins>
      <w:ins w:id="92" w:author="אביעד יצחק" w:date="2025-01-27T15:41:00Z" w16du:dateUtc="2025-01-27T13:41:00Z">
        <w:r w:rsidR="00AE0CC4">
          <w:rPr>
            <w:rFonts w:hint="cs"/>
            <w:rtl/>
            <w:lang w:val="en-US"/>
          </w:rPr>
          <w:t xml:space="preserve">. </w:t>
        </w:r>
      </w:ins>
    </w:p>
    <w:p w14:paraId="56E4D5D8" w14:textId="77777777" w:rsidR="00AE0CC4" w:rsidRDefault="00AE0CC4" w:rsidP="00AE0CC4">
      <w:pPr>
        <w:pStyle w:val="a9"/>
        <w:numPr>
          <w:ilvl w:val="0"/>
          <w:numId w:val="4"/>
        </w:numPr>
        <w:bidi/>
        <w:rPr>
          <w:ins w:id="93" w:author="אביעד יצחק" w:date="2025-01-27T15:41:00Z" w16du:dateUtc="2025-01-27T13:41:00Z"/>
          <w:lang w:val="en-US"/>
        </w:rPr>
      </w:pPr>
      <w:ins w:id="94" w:author="אביעד יצחק" w:date="2025-01-27T15:41:00Z" w16du:dateUtc="2025-01-27T13:41:00Z">
        <w:r>
          <w:rPr>
            <w:rFonts w:hint="cs"/>
            <w:rtl/>
            <w:lang w:val="en-US"/>
          </w:rPr>
          <w:t>סגירת מודל מדדים ותמריצים</w:t>
        </w:r>
      </w:ins>
    </w:p>
    <w:p w14:paraId="6D464460" w14:textId="6FFC44AE" w:rsidR="00AE0CC4" w:rsidRDefault="00AE0CC4" w:rsidP="00AE0CC4">
      <w:pPr>
        <w:pStyle w:val="a9"/>
        <w:numPr>
          <w:ilvl w:val="0"/>
          <w:numId w:val="4"/>
        </w:numPr>
        <w:bidi/>
        <w:rPr>
          <w:ins w:id="95" w:author="אביעד יצחק" w:date="2025-01-27T15:39:00Z" w16du:dateUtc="2025-01-27T13:39:00Z"/>
          <w:lang w:val="en-US"/>
        </w:rPr>
      </w:pPr>
      <w:ins w:id="96" w:author="אביעד יצחק" w:date="2025-01-27T15:39:00Z" w16du:dateUtc="2025-01-27T13:39:00Z">
        <w:r>
          <w:rPr>
            <w:rFonts w:hint="cs"/>
            <w:rtl/>
            <w:lang w:val="en-US"/>
          </w:rPr>
          <w:t xml:space="preserve">קידום הכנסה </w:t>
        </w:r>
      </w:ins>
      <w:ins w:id="97" w:author="אביעד יצחק" w:date="2025-01-27T15:43:00Z" w16du:dateUtc="2025-01-27T13:43:00Z">
        <w:r>
          <w:rPr>
            <w:rFonts w:hint="cs"/>
            <w:rtl/>
            <w:lang w:val="en-US"/>
          </w:rPr>
          <w:t xml:space="preserve">של </w:t>
        </w:r>
        <w:proofErr w:type="spellStart"/>
        <w:r>
          <w:rPr>
            <w:rFonts w:hint="cs"/>
            <w:rtl/>
            <w:lang w:val="en-US"/>
          </w:rPr>
          <w:t>פיילוטים</w:t>
        </w:r>
        <w:proofErr w:type="spellEnd"/>
        <w:r>
          <w:rPr>
            <w:rFonts w:hint="cs"/>
            <w:rtl/>
            <w:lang w:val="en-US"/>
          </w:rPr>
          <w:t xml:space="preserve"> </w:t>
        </w:r>
      </w:ins>
      <w:ins w:id="98" w:author="אביעד יצחק" w:date="2025-01-27T15:39:00Z" w16du:dateUtc="2025-01-27T13:39:00Z">
        <w:r>
          <w:rPr>
            <w:rFonts w:hint="cs"/>
            <w:rtl/>
            <w:lang w:val="en-US"/>
          </w:rPr>
          <w:t>ללוח ח'-2 לבחינת הרחבה בהתאם לתוצאות</w:t>
        </w:r>
      </w:ins>
    </w:p>
    <w:p w14:paraId="21FCB15B" w14:textId="77777777" w:rsidR="00AE0CC4" w:rsidRPr="00A56C56" w:rsidRDefault="00AE0CC4" w:rsidP="00AE0CC4">
      <w:pPr>
        <w:pStyle w:val="a9"/>
        <w:numPr>
          <w:ilvl w:val="0"/>
          <w:numId w:val="4"/>
        </w:numPr>
        <w:bidi/>
        <w:rPr>
          <w:lang w:val="en-US"/>
        </w:rPr>
        <w:pPrChange w:id="99" w:author="אביעד יצחק" w:date="2025-01-27T15:39:00Z" w16du:dateUtc="2025-01-27T13:39:00Z">
          <w:pPr>
            <w:pStyle w:val="a9"/>
            <w:numPr>
              <w:numId w:val="1"/>
            </w:numPr>
            <w:bidi/>
            <w:ind w:hanging="360"/>
          </w:pPr>
        </w:pPrChange>
      </w:pPr>
    </w:p>
    <w:sectPr w:rsidR="00AE0CC4" w:rsidRPr="00A56C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1C20D9"/>
    <w:multiLevelType w:val="hybridMultilevel"/>
    <w:tmpl w:val="ACEC6E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11E1877"/>
    <w:multiLevelType w:val="hybridMultilevel"/>
    <w:tmpl w:val="AD424C9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24322F"/>
    <w:multiLevelType w:val="hybridMultilevel"/>
    <w:tmpl w:val="AAF87E10"/>
    <w:lvl w:ilvl="0" w:tplc="CCD21046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4F93A29"/>
    <w:multiLevelType w:val="hybridMultilevel"/>
    <w:tmpl w:val="A75E5022"/>
    <w:lvl w:ilvl="0" w:tplc="88E2B8B6">
      <w:start w:val="8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31912993">
    <w:abstractNumId w:val="1"/>
  </w:num>
  <w:num w:numId="2" w16cid:durableId="341010878">
    <w:abstractNumId w:val="2"/>
  </w:num>
  <w:num w:numId="3" w16cid:durableId="1293440934">
    <w:abstractNumId w:val="3"/>
  </w:num>
  <w:num w:numId="4" w16cid:durableId="35484274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אביעד יצחק">
    <w15:presenceInfo w15:providerId="Windows Live" w15:userId="dfdfd6e216b3e1d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15A"/>
    <w:rsid w:val="00062409"/>
    <w:rsid w:val="000B2CC7"/>
    <w:rsid w:val="003A5C55"/>
    <w:rsid w:val="0044515A"/>
    <w:rsid w:val="005549DD"/>
    <w:rsid w:val="00817982"/>
    <w:rsid w:val="00886BA0"/>
    <w:rsid w:val="00A234FA"/>
    <w:rsid w:val="00A56C56"/>
    <w:rsid w:val="00AB125B"/>
    <w:rsid w:val="00AE0CC4"/>
    <w:rsid w:val="00B97D82"/>
    <w:rsid w:val="00C65AF3"/>
    <w:rsid w:val="00D9305A"/>
    <w:rsid w:val="00DB7DB8"/>
    <w:rsid w:val="00EF7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D8F96"/>
  <w15:chartTrackingRefBased/>
  <w15:docId w15:val="{73C9CC7B-8CA1-466A-93EB-05FE87FCE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45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5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51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5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51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51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51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51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51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451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4451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451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4515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4515A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451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4515A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451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451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5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45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51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445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5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44515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515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515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51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4515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4515A"/>
    <w:rPr>
      <w:b/>
      <w:bCs/>
      <w:smallCaps/>
      <w:color w:val="0F4761" w:themeColor="accent1" w:themeShade="BF"/>
      <w:spacing w:val="5"/>
    </w:rPr>
  </w:style>
  <w:style w:type="paragraph" w:styleId="ae">
    <w:name w:val="Revision"/>
    <w:hidden/>
    <w:uiPriority w:val="99"/>
    <w:semiHidden/>
    <w:rsid w:val="00C65AF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507</Words>
  <Characters>2535</Characters>
  <Application>Microsoft Office Word</Application>
  <DocSecurity>0</DocSecurity>
  <Lines>21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moran ran</dc:creator>
  <cp:keywords/>
  <dc:description/>
  <cp:lastModifiedBy>אביעד יצחק</cp:lastModifiedBy>
  <cp:revision>2</cp:revision>
  <dcterms:created xsi:type="dcterms:W3CDTF">2025-01-27T13:46:00Z</dcterms:created>
  <dcterms:modified xsi:type="dcterms:W3CDTF">2025-01-27T13:46:00Z</dcterms:modified>
</cp:coreProperties>
</file>