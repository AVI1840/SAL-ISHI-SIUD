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1B12FC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4"/>
          <w:szCs w:val="44"/>
        </w:rPr>
      </w:pPr>
      <w:r w:rsidRPr="00556181">
        <w:rPr>
          <w:rFonts w:asciiTheme="minorBidi" w:eastAsia="Times New Roman" w:hAnsiTheme="minorBidi"/>
          <w:b/>
          <w:bCs/>
          <w:kern w:val="36"/>
          <w:sz w:val="44"/>
          <w:szCs w:val="44"/>
          <w:rtl/>
        </w:rPr>
        <w:t>שאלות אפיון לפיילוט עם ירושלים</w:t>
      </w:r>
    </w:p>
    <w:p w14:paraId="07B452FF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מטרות הפיילוט</w:t>
      </w:r>
    </w:p>
    <w:p w14:paraId="2BE0C772" w14:textId="77777777" w:rsidR="00556181" w:rsidRDefault="00556181" w:rsidP="005561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מדדי הצלחה</w:t>
      </w:r>
      <w:r w:rsidRPr="00556181">
        <w:rPr>
          <w:rFonts w:asciiTheme="minorBidi" w:eastAsia="Times New Roman" w:hAnsiTheme="minorBidi"/>
        </w:rPr>
        <w:t>:</w:t>
      </w:r>
      <w:r w:rsidRPr="000359B6">
        <w:rPr>
          <w:rFonts w:asciiTheme="minorBidi" w:eastAsia="Times New Roman" w:hAnsiTheme="minorBidi"/>
          <w:rtl/>
        </w:rPr>
        <w:t xml:space="preserve"> </w:t>
      </w:r>
    </w:p>
    <w:p w14:paraId="69502CD7" w14:textId="77777777" w:rsidR="000359B6" w:rsidRPr="00A84E96" w:rsidRDefault="000359B6" w:rsidP="000359B6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מדדי מערכת</w:t>
      </w:r>
    </w:p>
    <w:p w14:paraId="43D5186F" w14:textId="77777777"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הגדלת כמות ואיכות השירותים בקהילה המקומית המותאמים להזדקנות מיטבית </w:t>
      </w:r>
    </w:p>
    <w:p w14:paraId="61173C7B" w14:textId="77777777" w:rsidR="000359B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sz w:val="24"/>
          <w:szCs w:val="24"/>
          <w:rtl/>
        </w:rPr>
        <w:t>הגברת תחושת השייכות וההשתתפות החברתית.</w:t>
      </w:r>
    </w:p>
    <w:p w14:paraId="53781293" w14:textId="77777777" w:rsidR="000359B6" w:rsidRPr="0018618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sz w:val="24"/>
          <w:szCs w:val="24"/>
          <w:rtl/>
        </w:rPr>
        <w:t>הרחבת אפשרויות הבחירה והשליטה של האזרחים בשירותים שהם מקבלים.</w:t>
      </w:r>
    </w:p>
    <w:p w14:paraId="406D6DB7" w14:textId="77777777"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נתונים שיסייעו לתכנון וניהול הזדקנות האוכלוסייה והשלכותיה ברמת המדינה והפרט</w:t>
      </w:r>
    </w:p>
    <w:p w14:paraId="4116D6EE" w14:textId="77777777"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הארכת משך המעבר בין רמות הסיעוד של המשתתפים בתכנית</w:t>
      </w:r>
    </w:p>
    <w:p w14:paraId="24402CF3" w14:textId="77777777" w:rsidR="000359B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proofErr w:type="spellStart"/>
      <w:r w:rsidRPr="00A84E96">
        <w:rPr>
          <w:rFonts w:hint="cs"/>
          <w:sz w:val="24"/>
          <w:szCs w:val="24"/>
          <w:rtl/>
        </w:rPr>
        <w:t>תמרוץ</w:t>
      </w:r>
      <w:proofErr w:type="spellEnd"/>
      <w:r w:rsidRPr="00A84E96">
        <w:rPr>
          <w:rFonts w:hint="cs"/>
          <w:sz w:val="24"/>
          <w:szCs w:val="24"/>
          <w:rtl/>
        </w:rPr>
        <w:t xml:space="preserve"> גופים לתת שירותים יותר מותאמים ודוחקי תלות לצרכי האזרח</w:t>
      </w:r>
    </w:p>
    <w:p w14:paraId="4D091A80" w14:textId="77777777" w:rsidR="000359B6" w:rsidRPr="00A84E96" w:rsidRDefault="000359B6" w:rsidP="000359B6">
      <w:pPr>
        <w:pStyle w:val="a3"/>
        <w:numPr>
          <w:ilvl w:val="0"/>
          <w:numId w:val="9"/>
        </w:numPr>
        <w:rPr>
          <w:sz w:val="24"/>
          <w:szCs w:val="24"/>
        </w:rPr>
      </w:pPr>
      <w:r w:rsidRPr="00186186">
        <w:rPr>
          <w:sz w:val="24"/>
          <w:szCs w:val="24"/>
          <w:rtl/>
        </w:rPr>
        <w:t xml:space="preserve"> </w:t>
      </w:r>
      <w:r w:rsidRPr="00A84E96">
        <w:rPr>
          <w:sz w:val="24"/>
          <w:szCs w:val="24"/>
          <w:rtl/>
        </w:rPr>
        <w:t>יעילות כלכלית וניצול מיטבי של המשאבים המוקצים לתמיכה באזרחים ותיקים.</w:t>
      </w:r>
    </w:p>
    <w:p w14:paraId="714A917D" w14:textId="77777777" w:rsidR="000359B6" w:rsidRPr="00A84E96" w:rsidRDefault="000359B6" w:rsidP="000359B6">
      <w:pPr>
        <w:rPr>
          <w:b/>
          <w:bCs/>
          <w:sz w:val="24"/>
          <w:szCs w:val="24"/>
          <w:rtl/>
        </w:rPr>
      </w:pPr>
      <w:r w:rsidRPr="00A84E96">
        <w:rPr>
          <w:rFonts w:hint="cs"/>
          <w:b/>
          <w:bCs/>
          <w:sz w:val="24"/>
          <w:szCs w:val="24"/>
          <w:rtl/>
        </w:rPr>
        <w:t xml:space="preserve">מדדי פרט </w:t>
      </w:r>
    </w:p>
    <w:p w14:paraId="54BC6551" w14:textId="77777777"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העלאת מודעות ויכולת הבחירה והעצמאות של הזקנים </w:t>
      </w:r>
    </w:p>
    <w:p w14:paraId="5A87A679" w14:textId="77777777"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העלאת שיעורי השתתפות בשירותים החברתיים</w:t>
      </w:r>
    </w:p>
    <w:p w14:paraId="210A45D4" w14:textId="77777777"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 xml:space="preserve">שיפור מדדים מנבאים: יציאה מהבית, פעילות גופנית, פעילות פנאי בקהילה </w:t>
      </w:r>
    </w:p>
    <w:p w14:paraId="22258FA3" w14:textId="77777777"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מצב בריאותי לאורך ולאחר ההתערבות</w:t>
      </w:r>
      <w:r w:rsidRPr="00186186">
        <w:rPr>
          <w:rFonts w:hint="cs"/>
          <w:sz w:val="24"/>
          <w:szCs w:val="24"/>
          <w:rtl/>
        </w:rPr>
        <w:t xml:space="preserve"> </w:t>
      </w:r>
    </w:p>
    <w:p w14:paraId="16042DD8" w14:textId="77777777"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צמצום התלות במטפלות ובבני המשפחה</w:t>
      </w:r>
      <w:r w:rsidRPr="00186186">
        <w:rPr>
          <w:rFonts w:hint="cs"/>
          <w:sz w:val="24"/>
          <w:szCs w:val="24"/>
          <w:rtl/>
        </w:rPr>
        <w:t xml:space="preserve"> </w:t>
      </w:r>
    </w:p>
    <w:p w14:paraId="395F71D7" w14:textId="77777777" w:rsidR="000359B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עלייה במדד שנות החיים הבריאות</w:t>
      </w:r>
      <w:r w:rsidRPr="00186186">
        <w:rPr>
          <w:rFonts w:hint="cs"/>
          <w:sz w:val="24"/>
          <w:szCs w:val="24"/>
          <w:rtl/>
        </w:rPr>
        <w:t xml:space="preserve"> </w:t>
      </w:r>
    </w:p>
    <w:p w14:paraId="1D9F0BB1" w14:textId="77777777" w:rsidR="000359B6" w:rsidRPr="00A84E96" w:rsidRDefault="000359B6" w:rsidP="000359B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A84E96">
        <w:rPr>
          <w:rFonts w:hint="cs"/>
          <w:sz w:val="24"/>
          <w:szCs w:val="24"/>
          <w:rtl/>
        </w:rPr>
        <w:t>פחות ירידה ברמות התפקוד והבריאות (שבריריות)</w:t>
      </w:r>
    </w:p>
    <w:p w14:paraId="79903CD2" w14:textId="77777777" w:rsidR="000359B6" w:rsidRPr="00556181" w:rsidRDefault="000359B6" w:rsidP="000359B6">
      <w:pPr>
        <w:spacing w:before="100" w:beforeAutospacing="1" w:after="100" w:afterAutospacing="1" w:line="240" w:lineRule="auto"/>
        <w:ind w:left="720"/>
        <w:jc w:val="both"/>
        <w:rPr>
          <w:rFonts w:asciiTheme="minorBidi" w:eastAsia="Times New Roman" w:hAnsiTheme="minorBidi"/>
        </w:rPr>
      </w:pPr>
    </w:p>
    <w:p w14:paraId="2D7A34FC" w14:textId="280E607D" w:rsidR="00556181" w:rsidRDefault="00556181" w:rsidP="005561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ins w:id="0" w:author="מוליאן אברהם" w:date="2024-09-19T14:27:00Z"/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מדדי תפוקה (לפי רבעונים/חודשים/איך שנכון לארגן)</w:t>
      </w:r>
      <w:r w:rsidRPr="00556181">
        <w:rPr>
          <w:rFonts w:asciiTheme="minorBidi" w:eastAsia="Times New Roman" w:hAnsiTheme="minorBidi"/>
        </w:rPr>
        <w:t>:</w:t>
      </w:r>
    </w:p>
    <w:p w14:paraId="4A9854E1" w14:textId="0E914DF9" w:rsidR="00056B81" w:rsidRPr="00556181" w:rsidRDefault="00056B81" w:rsidP="005561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ins w:id="1" w:author="מוליאן אברהם" w:date="2024-09-19T14:27:00Z">
        <w:r>
          <w:rPr>
            <w:rFonts w:asciiTheme="minorBidi" w:eastAsia="Times New Roman" w:hAnsiTheme="minorBidi" w:hint="cs"/>
            <w:rtl/>
          </w:rPr>
          <w:t xml:space="preserve">מדדי תוצאה: שביעות רצון גבוהה לפי סקר, שהייה ארוכה יותר </w:t>
        </w:r>
      </w:ins>
      <w:ins w:id="2" w:author="מוליאן אברהם" w:date="2024-09-19T14:28:00Z">
        <w:r>
          <w:rPr>
            <w:rFonts w:asciiTheme="minorBidi" w:eastAsia="Times New Roman" w:hAnsiTheme="minorBidi" w:hint="cs"/>
            <w:rtl/>
          </w:rPr>
          <w:t>בדרגות 1-2 אל מול קבוצת ביקורת, מדד</w:t>
        </w:r>
      </w:ins>
      <w:ins w:id="3" w:author="אביעד יצחקי" w:date="2024-09-19T14:59:00Z">
        <w:r w:rsidR="00FF19A2">
          <w:rPr>
            <w:rFonts w:asciiTheme="minorBidi" w:eastAsia="Times New Roman" w:hAnsiTheme="minorBidi" w:hint="cs"/>
            <w:rtl/>
          </w:rPr>
          <w:t>ים</w:t>
        </w:r>
      </w:ins>
      <w:ins w:id="4" w:author="מוליאן אברהם" w:date="2024-09-19T14:28:00Z">
        <w:r>
          <w:rPr>
            <w:rFonts w:asciiTheme="minorBidi" w:eastAsia="Times New Roman" w:hAnsiTheme="minorBidi" w:hint="cs"/>
            <w:rtl/>
          </w:rPr>
          <w:t xml:space="preserve"> כלשה</w:t>
        </w:r>
      </w:ins>
      <w:ins w:id="5" w:author="אביעד יצחקי" w:date="2024-09-19T14:59:00Z">
        <w:r w:rsidR="00FF19A2">
          <w:rPr>
            <w:rFonts w:asciiTheme="minorBidi" w:eastAsia="Times New Roman" w:hAnsiTheme="minorBidi" w:hint="cs"/>
            <w:rtl/>
          </w:rPr>
          <w:t>ם</w:t>
        </w:r>
      </w:ins>
      <w:ins w:id="6" w:author="מוליאן אברהם" w:date="2024-09-19T14:28:00Z">
        <w:del w:id="7" w:author="אביעד יצחקי" w:date="2024-09-19T14:59:00Z">
          <w:r w:rsidDel="00FF19A2">
            <w:rPr>
              <w:rFonts w:asciiTheme="minorBidi" w:eastAsia="Times New Roman" w:hAnsiTheme="minorBidi" w:hint="cs"/>
              <w:rtl/>
            </w:rPr>
            <w:delText>ו</w:delText>
          </w:r>
        </w:del>
        <w:r>
          <w:rPr>
            <w:rFonts w:asciiTheme="minorBidi" w:eastAsia="Times New Roman" w:hAnsiTheme="minorBidi" w:hint="cs"/>
            <w:rtl/>
          </w:rPr>
          <w:t xml:space="preserve"> </w:t>
        </w:r>
      </w:ins>
      <w:ins w:id="8" w:author="אביעד יצחקי" w:date="2024-09-19T14:59:00Z">
        <w:r w:rsidR="00FF19A2">
          <w:rPr>
            <w:rFonts w:asciiTheme="minorBidi" w:eastAsia="Times New Roman" w:hAnsiTheme="minorBidi" w:hint="cs"/>
            <w:rtl/>
          </w:rPr>
          <w:t>מ</w:t>
        </w:r>
      </w:ins>
      <w:ins w:id="9" w:author="מוליאן אברהם" w:date="2024-09-19T14:28:00Z">
        <w:del w:id="10" w:author="אביעד יצחקי" w:date="2024-09-19T14:59:00Z">
          <w:r w:rsidDel="00FF19A2">
            <w:rPr>
              <w:rFonts w:asciiTheme="minorBidi" w:eastAsia="Times New Roman" w:hAnsiTheme="minorBidi" w:hint="cs"/>
              <w:rtl/>
            </w:rPr>
            <w:delText>ב</w:delText>
          </w:r>
        </w:del>
        <w:r>
          <w:rPr>
            <w:rFonts w:asciiTheme="minorBidi" w:eastAsia="Times New Roman" w:hAnsiTheme="minorBidi" w:hint="cs"/>
            <w:rtl/>
          </w:rPr>
          <w:t xml:space="preserve">קופות החולים </w:t>
        </w:r>
      </w:ins>
      <w:ins w:id="11" w:author="מוליאן אברהם" w:date="2024-09-19T14:32:00Z">
        <w:r>
          <w:rPr>
            <w:rFonts w:asciiTheme="minorBidi" w:eastAsia="Times New Roman" w:hAnsiTheme="minorBidi" w:hint="cs"/>
            <w:rtl/>
          </w:rPr>
          <w:t>ש</w:t>
        </w:r>
      </w:ins>
      <w:ins w:id="12" w:author="מוליאן אברהם" w:date="2024-09-19T14:28:00Z">
        <w:r>
          <w:rPr>
            <w:rFonts w:asciiTheme="minorBidi" w:eastAsia="Times New Roman" w:hAnsiTheme="minorBidi" w:hint="cs"/>
            <w:rtl/>
          </w:rPr>
          <w:t>נמדוד לפני אחרי ויהיה טוב יותר מקבוצת הביקורת</w:t>
        </w:r>
      </w:ins>
    </w:p>
    <w:p w14:paraId="444F6237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תכנית עבודה ולוחות זמנים</w:t>
      </w:r>
    </w:p>
    <w:p w14:paraId="3477BA70" w14:textId="77777777" w:rsidR="00556181" w:rsidRPr="00556181" w:rsidRDefault="00556181" w:rsidP="005561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המשך הרצוי של תקופת הפיתוח</w:t>
      </w:r>
      <w:r w:rsidRPr="00556181">
        <w:rPr>
          <w:rFonts w:asciiTheme="minorBidi" w:eastAsia="Times New Roman" w:hAnsiTheme="minorBidi"/>
        </w:rPr>
        <w:t>?</w:t>
      </w:r>
      <w:r w:rsidR="00940EDE">
        <w:rPr>
          <w:rFonts w:asciiTheme="minorBidi" w:eastAsia="Times New Roman" w:hAnsiTheme="minorBidi" w:hint="cs"/>
          <w:rtl/>
        </w:rPr>
        <w:t xml:space="preserve"> כ4 חודשים (עד לצירוף 200)</w:t>
      </w:r>
    </w:p>
    <w:p w14:paraId="70382816" w14:textId="11580BEC" w:rsidR="00556181" w:rsidRPr="00556181" w:rsidRDefault="00556181" w:rsidP="005561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משך הפיילוט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ins w:id="13" w:author="מוליאן אברהם" w:date="2024-09-19T14:32:00Z">
        <w:r w:rsidR="00056B81">
          <w:rPr>
            <w:rFonts w:asciiTheme="minorBidi" w:eastAsia="Times New Roman" w:hAnsiTheme="minorBidi" w:hint="cs"/>
            <w:rtl/>
          </w:rPr>
          <w:t>כשנה (במהלך שנת 25)</w:t>
        </w:r>
      </w:ins>
      <w:del w:id="14" w:author="מוליאן אברהם" w:date="2024-09-19T14:30:00Z">
        <w:r w:rsidR="00940EDE" w:rsidDel="00056B81">
          <w:rPr>
            <w:rFonts w:asciiTheme="minorBidi" w:eastAsia="Times New Roman" w:hAnsiTheme="minorBidi" w:hint="cs"/>
            <w:rtl/>
          </w:rPr>
          <w:delText>שנה</w:delText>
        </w:r>
      </w:del>
    </w:p>
    <w:p w14:paraId="3566C62F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ניהול הפיילוט ושותפויות</w:t>
      </w:r>
    </w:p>
    <w:p w14:paraId="42CDCC05" w14:textId="77777777"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מי מוביל הפיילוט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אבי, נטלי ואביעד (אופרטיבית ושינוי מדיניות ומנגנון)</w:t>
      </w:r>
    </w:p>
    <w:p w14:paraId="6C18B893" w14:textId="77777777"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מי השותפים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proofErr w:type="spellStart"/>
      <w:r w:rsidR="000359B6">
        <w:rPr>
          <w:rFonts w:asciiTheme="minorBidi" w:eastAsia="Times New Roman" w:hAnsiTheme="minorBidi" w:hint="cs"/>
          <w:rtl/>
        </w:rPr>
        <w:t>בטלא</w:t>
      </w:r>
      <w:proofErr w:type="spellEnd"/>
      <w:r w:rsidR="000359B6">
        <w:rPr>
          <w:rFonts w:asciiTheme="minorBidi" w:eastAsia="Times New Roman" w:hAnsiTheme="minorBidi" w:hint="cs"/>
          <w:rtl/>
        </w:rPr>
        <w:t>, רווחה, המחלקה, קופ"ח, האוצר, ספקים</w:t>
      </w:r>
    </w:p>
    <w:p w14:paraId="0B6DDAAA" w14:textId="77777777"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תחומי האחריות של השותפים, מידת ההשפעה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ועדת היגוי השפעה ללא וטו</w:t>
      </w:r>
    </w:p>
    <w:p w14:paraId="106A5798" w14:textId="7539C028" w:rsidR="00556181" w:rsidRPr="00556181" w:rsidRDefault="00556181" w:rsidP="005561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יחסי הגומלין בין מוביל הפיילוט לשותפים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הובלה בשטח ומערכות. ושותפות של סיוע והשפעה לשיפור ופידבק.</w:t>
      </w:r>
      <w:ins w:id="15" w:author="אביעד יצחקי" w:date="2024-09-19T15:00:00Z">
        <w:r w:rsidR="00FF19A2">
          <w:rPr>
            <w:rFonts w:asciiTheme="minorBidi" w:eastAsia="Times New Roman" w:hAnsiTheme="minorBidi" w:hint="cs"/>
            <w:rtl/>
          </w:rPr>
          <w:t xml:space="preserve"> ופיתוח המנגנון ברמה הארצית </w:t>
        </w:r>
        <w:proofErr w:type="spellStart"/>
        <w:r w:rsidR="00FF19A2">
          <w:rPr>
            <w:rFonts w:asciiTheme="minorBidi" w:eastAsia="Times New Roman" w:hAnsiTheme="minorBidi" w:hint="cs"/>
            <w:rtl/>
          </w:rPr>
          <w:t>לסקייל</w:t>
        </w:r>
      </w:ins>
      <w:proofErr w:type="spellEnd"/>
    </w:p>
    <w:p w14:paraId="5AAF1FA9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קהלי יעד ותחומי פעילות</w:t>
      </w:r>
    </w:p>
    <w:p w14:paraId="0B5E6E24" w14:textId="77777777"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lastRenderedPageBreak/>
        <w:t>מי קהל היעד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200 זקנים ברמות 1-3  +300 בהדרגה</w:t>
      </w:r>
    </w:p>
    <w:p w14:paraId="40B40317" w14:textId="77777777"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 מקור הידע בו נמצאת רשימת המשתתפים? האם בהישג יד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  <w:proofErr w:type="spellStart"/>
      <w:r w:rsidR="000359B6">
        <w:rPr>
          <w:rFonts w:asciiTheme="minorBidi" w:eastAsia="Times New Roman" w:hAnsiTheme="minorBidi" w:hint="cs"/>
          <w:rtl/>
        </w:rPr>
        <w:t>י"ם</w:t>
      </w:r>
      <w:proofErr w:type="spellEnd"/>
      <w:r w:rsidR="000359B6">
        <w:rPr>
          <w:rFonts w:asciiTheme="minorBidi" w:eastAsia="Times New Roman" w:hAnsiTheme="minorBidi" w:hint="cs"/>
          <w:rtl/>
        </w:rPr>
        <w:t xml:space="preserve"> +נתונים </w:t>
      </w:r>
      <w:proofErr w:type="spellStart"/>
      <w:r w:rsidR="000359B6">
        <w:rPr>
          <w:rFonts w:asciiTheme="minorBidi" w:eastAsia="Times New Roman" w:hAnsiTheme="minorBidi" w:hint="cs"/>
          <w:rtl/>
        </w:rPr>
        <w:t>מבטלא</w:t>
      </w:r>
      <w:proofErr w:type="spellEnd"/>
      <w:r w:rsidR="000359B6">
        <w:rPr>
          <w:rFonts w:asciiTheme="minorBidi" w:eastAsia="Times New Roman" w:hAnsiTheme="minorBidi" w:hint="cs"/>
          <w:rtl/>
        </w:rPr>
        <w:t xml:space="preserve"> וקופח (דרך </w:t>
      </w:r>
      <w:proofErr w:type="spellStart"/>
      <w:r w:rsidR="000359B6">
        <w:rPr>
          <w:rFonts w:asciiTheme="minorBidi" w:eastAsia="Times New Roman" w:hAnsiTheme="minorBidi" w:hint="cs"/>
          <w:rtl/>
        </w:rPr>
        <w:t>וס"ר</w:t>
      </w:r>
      <w:proofErr w:type="spellEnd"/>
      <w:r w:rsidR="000359B6">
        <w:rPr>
          <w:rFonts w:asciiTheme="minorBidi" w:eastAsia="Times New Roman" w:hAnsiTheme="minorBidi" w:hint="cs"/>
          <w:rtl/>
        </w:rPr>
        <w:t>)</w:t>
      </w:r>
    </w:p>
    <w:p w14:paraId="54E7630B" w14:textId="77777777"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קהל היעד הוא רק באמצעות</w:t>
      </w:r>
      <w:r w:rsidRPr="00556181">
        <w:rPr>
          <w:rFonts w:asciiTheme="minorBidi" w:eastAsia="Times New Roman" w:hAnsiTheme="minorBidi"/>
        </w:rPr>
        <w:t xml:space="preserve"> Reaching out? </w:t>
      </w:r>
      <w:r w:rsidRPr="00556181">
        <w:rPr>
          <w:rFonts w:asciiTheme="minorBidi" w:eastAsia="Times New Roman" w:hAnsiTheme="minorBidi"/>
          <w:rtl/>
        </w:rPr>
        <w:t>או שכל אחד יכול להצטרף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נבחרים.</w:t>
      </w:r>
    </w:p>
    <w:p w14:paraId="4BCF8718" w14:textId="77777777"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מספר המשתתפים המקסימלי בפיילוט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500</w:t>
      </w:r>
    </w:p>
    <w:p w14:paraId="737E8559" w14:textId="77777777" w:rsidR="00556181" w:rsidRP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קיימים מאפיינים נדרשים של קהל היעד, למשל, רמות תפקוד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רמות 1-3 (בודדים ב3)</w:t>
      </w:r>
    </w:p>
    <w:p w14:paraId="57CE9B2C" w14:textId="5899E863" w:rsidR="00556181" w:rsidRDefault="00556181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ins w:id="16" w:author="אביעד יצחקי" w:date="2024-09-19T15:05:00Z"/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תחומי פעילות בהם יתמקד הפיילוט, למשל, פנאי או אורח חיים בריא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אורח חיים בריא, שייכות ופנאי.</w:t>
      </w:r>
    </w:p>
    <w:p w14:paraId="23750DFC" w14:textId="45FF0E4A" w:rsidR="00FF19A2" w:rsidRPr="00556181" w:rsidRDefault="00FF19A2" w:rsidP="005561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ins w:id="17" w:author="אביעד יצחקי" w:date="2024-09-19T15:05:00Z">
        <w:r>
          <w:rPr>
            <w:rFonts w:asciiTheme="minorBidi" w:eastAsia="Times New Roman" w:hAnsiTheme="minorBidi" w:hint="cs"/>
            <w:rtl/>
          </w:rPr>
          <w:t>מה התיחום של השירותים- כמות, בקרת איכות, גישה מצמצת/מרחיבה</w:t>
        </w:r>
      </w:ins>
    </w:p>
    <w:p w14:paraId="2C23B9EE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תקציב ורכש של שירותים</w:t>
      </w:r>
    </w:p>
    <w:p w14:paraId="71A0BC38" w14:textId="3CAE3619" w:rsidR="00556181" w:rsidRPr="00556181" w:rsidRDefault="00556181" w:rsidP="00FF19A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גובה התקציב</w:t>
      </w:r>
      <w:r w:rsidRPr="00556181">
        <w:rPr>
          <w:rFonts w:asciiTheme="minorBidi" w:eastAsia="Times New Roman" w:hAnsiTheme="minorBidi"/>
        </w:rPr>
        <w:t>:</w:t>
      </w:r>
      <w:r w:rsidR="000359B6">
        <w:rPr>
          <w:rFonts w:asciiTheme="minorBidi" w:eastAsia="Times New Roman" w:hAnsiTheme="minorBidi" w:hint="cs"/>
          <w:rtl/>
        </w:rPr>
        <w:t xml:space="preserve"> כ </w:t>
      </w:r>
      <w:del w:id="18" w:author="אביעד יצחקי" w:date="2024-09-19T15:01:00Z">
        <w:r w:rsidR="000359B6" w:rsidRPr="00FF19A2" w:rsidDel="00FF19A2">
          <w:rPr>
            <w:rFonts w:asciiTheme="minorBidi" w:eastAsia="Times New Roman" w:hAnsiTheme="minorBidi"/>
            <w:rtl/>
          </w:rPr>
          <w:delText xml:space="preserve">550 </w:delText>
        </w:r>
        <w:r w:rsidR="000359B6" w:rsidRPr="00FF19A2" w:rsidDel="00FF19A2">
          <w:rPr>
            <w:rFonts w:asciiTheme="minorBidi" w:eastAsia="Times New Roman" w:hAnsiTheme="minorBidi" w:hint="eastAsia"/>
            <w:rtl/>
          </w:rPr>
          <w:delText>לאדם</w:delText>
        </w:r>
      </w:del>
      <w:ins w:id="19" w:author="מוליאן אברהם" w:date="2024-09-19T14:41:00Z">
        <w:del w:id="20" w:author="אביעד יצחקי" w:date="2024-09-19T15:01:00Z">
          <w:r w:rsidR="009D0F6A" w:rsidDel="00FF19A2">
            <w:rPr>
              <w:rFonts w:asciiTheme="minorBidi" w:eastAsia="Times New Roman" w:hAnsiTheme="minorBidi" w:hint="cs"/>
              <w:rtl/>
            </w:rPr>
            <w:delText xml:space="preserve"> אני עובד לפי </w:delText>
          </w:r>
        </w:del>
        <w:r w:rsidR="009D0F6A">
          <w:rPr>
            <w:rFonts w:asciiTheme="minorBidi" w:eastAsia="Times New Roman" w:hAnsiTheme="minorBidi" w:hint="cs"/>
            <w:rtl/>
          </w:rPr>
          <w:t>500</w:t>
        </w:r>
      </w:ins>
      <w:ins w:id="21" w:author="אביעד יצחקי" w:date="2024-09-19T15:01:00Z">
        <w:r w:rsidR="00FF19A2">
          <w:rPr>
            <w:rFonts w:asciiTheme="minorBidi" w:eastAsia="Times New Roman" w:hAnsiTheme="minorBidi" w:hint="cs"/>
            <w:rtl/>
          </w:rPr>
          <w:t xml:space="preserve"> לאדם</w:t>
        </w:r>
      </w:ins>
      <w:ins w:id="22" w:author="מוליאן אברהם" w:date="2024-09-19T14:41:00Z">
        <w:r w:rsidR="009D0F6A">
          <w:rPr>
            <w:rFonts w:asciiTheme="minorBidi" w:eastAsia="Times New Roman" w:hAnsiTheme="minorBidi" w:hint="cs"/>
            <w:rtl/>
          </w:rPr>
          <w:t xml:space="preserve"> </w:t>
        </w:r>
      </w:ins>
    </w:p>
    <w:p w14:paraId="3E61AB9A" w14:textId="34C36992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כיצד התזרים ינוהל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</w:t>
      </w:r>
    </w:p>
    <w:p w14:paraId="44010524" w14:textId="77777777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מקור התקציב (משרד ממשלתי/רשות)</w:t>
      </w:r>
      <w:r w:rsidRPr="00556181">
        <w:rPr>
          <w:rFonts w:asciiTheme="minorBidi" w:eastAsia="Times New Roman" w:hAnsiTheme="minorBidi"/>
        </w:rPr>
        <w:t>?</w:t>
      </w:r>
      <w:r w:rsidR="000359B6">
        <w:rPr>
          <w:rFonts w:asciiTheme="minorBidi" w:eastAsia="Times New Roman" w:hAnsiTheme="minorBidi" w:hint="cs"/>
          <w:rtl/>
        </w:rPr>
        <w:t xml:space="preserve"> שילוב (הרשות מנהלת)</w:t>
      </w:r>
    </w:p>
    <w:p w14:paraId="762F19E1" w14:textId="0652CA97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מהו היקף המימון לאזרח בעת רכישת שירותים - האם יש סיוע ברכישה/שירותים חינמיים בלבד/מימון פרטי בלבד</w:t>
      </w:r>
      <w:r w:rsidRPr="00556181">
        <w:rPr>
          <w:rFonts w:asciiTheme="minorBidi" w:eastAsia="Times New Roman" w:hAnsiTheme="minorBidi"/>
        </w:rPr>
        <w:t>?</w:t>
      </w:r>
      <w:r w:rsidR="00940EDE">
        <w:rPr>
          <w:rFonts w:asciiTheme="minorBidi" w:eastAsia="Times New Roman" w:hAnsiTheme="minorBidi" w:hint="cs"/>
          <w:rtl/>
        </w:rPr>
        <w:t xml:space="preserve"> </w:t>
      </w:r>
      <w:ins w:id="23" w:author="אביעד יצחקי" w:date="2024-09-19T15:01:00Z">
        <w:r w:rsidR="00FF19A2">
          <w:rPr>
            <w:rFonts w:asciiTheme="minorBidi" w:eastAsia="Times New Roman" w:hAnsiTheme="minorBidi" w:hint="cs"/>
            <w:rtl/>
          </w:rPr>
          <w:t>כרגע 100% מימון, נדרש לבחון מודל השתתפות וסבסוד נוסף של גופים</w:t>
        </w:r>
      </w:ins>
      <w:ins w:id="24" w:author="אביעד יצחקי" w:date="2024-09-19T15:02:00Z">
        <w:r w:rsidR="00FF19A2">
          <w:rPr>
            <w:rFonts w:asciiTheme="minorBidi" w:eastAsia="Times New Roman" w:hAnsiTheme="minorBidi" w:hint="cs"/>
            <w:rtl/>
          </w:rPr>
          <w:t xml:space="preserve"> (</w:t>
        </w:r>
        <w:proofErr w:type="spellStart"/>
        <w:r w:rsidR="00FF19A2">
          <w:rPr>
            <w:rFonts w:asciiTheme="minorBidi" w:eastAsia="Times New Roman" w:hAnsiTheme="minorBidi" w:hint="cs"/>
            <w:rtl/>
          </w:rPr>
          <w:t>רווחה,קופח</w:t>
        </w:r>
        <w:proofErr w:type="spellEnd"/>
        <w:r w:rsidR="00FF19A2">
          <w:rPr>
            <w:rFonts w:asciiTheme="minorBidi" w:eastAsia="Times New Roman" w:hAnsiTheme="minorBidi" w:hint="cs"/>
            <w:rtl/>
          </w:rPr>
          <w:t>)</w:t>
        </w:r>
      </w:ins>
      <w:ins w:id="25" w:author="אביעד יצחקי" w:date="2024-09-19T15:01:00Z">
        <w:r w:rsidR="00FF19A2">
          <w:rPr>
            <w:rFonts w:asciiTheme="minorBidi" w:eastAsia="Times New Roman" w:hAnsiTheme="minorBidi" w:hint="cs"/>
            <w:rtl/>
          </w:rPr>
          <w:t xml:space="preserve"> לשירותים מונעים.</w:t>
        </w:r>
      </w:ins>
    </w:p>
    <w:p w14:paraId="0800CAD9" w14:textId="3CFE1373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סוגי נותני שירות בפיילוט – מוסדיים, שוק פתוח, מופעלים על ידי הרשות</w:t>
      </w:r>
      <w:r w:rsidRPr="00556181">
        <w:rPr>
          <w:rFonts w:asciiTheme="minorBidi" w:eastAsia="Times New Roman" w:hAnsiTheme="minorBidi"/>
        </w:rPr>
        <w:t>?</w:t>
      </w:r>
      <w:ins w:id="26" w:author="מוליאן אברהם" w:date="2024-09-19T14:42:00Z">
        <w:r w:rsidR="009D0F6A">
          <w:rPr>
            <w:rFonts w:asciiTheme="minorBidi" w:eastAsia="Times New Roman" w:hAnsiTheme="minorBidi" w:hint="cs"/>
            <w:rtl/>
          </w:rPr>
          <w:t xml:space="preserve"> לרוב מוסדיים או מופעלים ע"י הרשות אך יש גם שוק פתוח</w:t>
        </w:r>
      </w:ins>
    </w:p>
    <w:p w14:paraId="21728EEC" w14:textId="5E8E1B95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רכש בפלטפורמה – האם השירותים נצרכים על ידי האזרח עם סליקה בפלטפורמה</w:t>
      </w:r>
      <w:r w:rsidRPr="00556181">
        <w:rPr>
          <w:rFonts w:asciiTheme="minorBidi" w:eastAsia="Times New Roman" w:hAnsiTheme="minorBidi"/>
        </w:rPr>
        <w:t>?</w:t>
      </w:r>
      <w:ins w:id="27" w:author="אביעד יצחקי" w:date="2024-09-19T15:03:00Z">
        <w:r w:rsidR="00FF19A2">
          <w:rPr>
            <w:rFonts w:asciiTheme="minorBidi" w:eastAsia="Times New Roman" w:hAnsiTheme="minorBidi" w:hint="cs"/>
            <w:rtl/>
          </w:rPr>
          <w:t xml:space="preserve"> חיובי</w:t>
        </w:r>
      </w:ins>
    </w:p>
    <w:p w14:paraId="42E1AE07" w14:textId="788BC5AF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האם ייעשה שימוש בפיילוט בארנקים דיגיטליים בפלטפורמה</w:t>
      </w:r>
      <w:r w:rsidRPr="00556181">
        <w:rPr>
          <w:rFonts w:asciiTheme="minorBidi" w:eastAsia="Times New Roman" w:hAnsiTheme="minorBidi"/>
        </w:rPr>
        <w:t>?</w:t>
      </w:r>
      <w:ins w:id="28" w:author="אביעד יצחקי" w:date="2024-09-19T15:03:00Z">
        <w:r w:rsidR="00FF19A2">
          <w:rPr>
            <w:rFonts w:asciiTheme="minorBidi" w:eastAsia="Times New Roman" w:hAnsiTheme="minorBidi" w:hint="cs"/>
            <w:rtl/>
          </w:rPr>
          <w:t xml:space="preserve"> חיובי</w:t>
        </w:r>
      </w:ins>
    </w:p>
    <w:p w14:paraId="66DE2885" w14:textId="77777777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מערכת החזרים בפלטפורמה – האם השירותים נצרכים ומועברים לבקשת החזר כספי בפלטפורמה</w:t>
      </w:r>
      <w:r w:rsidRPr="00556181">
        <w:rPr>
          <w:rFonts w:asciiTheme="minorBidi" w:eastAsia="Times New Roman" w:hAnsiTheme="minorBidi"/>
        </w:rPr>
        <w:t>?</w:t>
      </w:r>
    </w:p>
    <w:p w14:paraId="73C55852" w14:textId="3E08CCA2" w:rsidR="00556181" w:rsidRPr="00556181" w:rsidRDefault="00556181" w:rsidP="0055618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מהי דרך ההתקשרות עם ספקי נותני שירותים – ישיר מול רשות או דרך הגוף המפעיל</w:t>
      </w:r>
      <w:r w:rsidRPr="00556181">
        <w:rPr>
          <w:rFonts w:asciiTheme="minorBidi" w:eastAsia="Times New Roman" w:hAnsiTheme="minorBidi"/>
        </w:rPr>
        <w:t>?</w:t>
      </w:r>
      <w:ins w:id="29" w:author="אביעד יצחקי" w:date="2024-09-19T15:04:00Z">
        <w:r w:rsidR="00FF19A2">
          <w:rPr>
            <w:rFonts w:asciiTheme="minorBidi" w:eastAsia="Times New Roman" w:hAnsiTheme="minorBidi" w:hint="cs"/>
            <w:rtl/>
          </w:rPr>
          <w:t xml:space="preserve"> מול הגוף המפעיל</w:t>
        </w:r>
      </w:ins>
    </w:p>
    <w:p w14:paraId="74DA321B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איגום נתונים ואזור אישי</w:t>
      </w:r>
    </w:p>
    <w:p w14:paraId="71C11A6F" w14:textId="09C7692B"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לוחות ניהול בפלטפורמה – כמה לוחות ניהול מופעלים (רשות, מדינה, ספקים נותני שירותים, אזרח) ומה המידע הנדרש לתצוגה בכל אחד מלוחות הניהול האלה</w:t>
      </w:r>
      <w:r w:rsidRPr="00556181">
        <w:rPr>
          <w:rFonts w:asciiTheme="minorBidi" w:eastAsia="Times New Roman" w:hAnsiTheme="minorBidi"/>
        </w:rPr>
        <w:t>?</w:t>
      </w:r>
      <w:ins w:id="30" w:author="אביעד יצחקי" w:date="2024-09-19T15:05:00Z">
        <w:r w:rsidR="00FF19A2">
          <w:rPr>
            <w:rFonts w:asciiTheme="minorBidi" w:eastAsia="Times New Roman" w:hAnsiTheme="minorBidi" w:hint="cs"/>
            <w:rtl/>
          </w:rPr>
          <w:t xml:space="preserve"> דורש הרבה דיוק וחשיבה</w:t>
        </w:r>
      </w:ins>
      <w:ins w:id="31" w:author="אביעד יצחקי" w:date="2024-09-19T15:09:00Z">
        <w:r w:rsidR="00FF19A2">
          <w:rPr>
            <w:rFonts w:asciiTheme="minorBidi" w:eastAsia="Times New Roman" w:hAnsiTheme="minorBidi" w:hint="cs"/>
            <w:rtl/>
          </w:rPr>
          <w:t>- בגדול רשות, מדינה, קופח,, מפעיל הקהילה, נותני שירותים ואזרח- צריך להגדיר מה המידע הקיים ואז מי רואה</w:t>
        </w:r>
      </w:ins>
    </w:p>
    <w:p w14:paraId="1820126E" w14:textId="77777777"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אזור אישי לאזרח בפלטפורמה – אילו פונקציות נדרשות הוא כולל</w:t>
      </w:r>
      <w:r w:rsidRPr="00556181">
        <w:rPr>
          <w:rFonts w:asciiTheme="minorBidi" w:eastAsia="Times New Roman" w:hAnsiTheme="minorBidi"/>
        </w:rPr>
        <w:t>?</w:t>
      </w:r>
    </w:p>
    <w:p w14:paraId="216FD46A" w14:textId="4277E290"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איסוף נתונים – אילו נתוני שימוש בפלטפורמה נדרשים לאיסוף</w:t>
      </w:r>
      <w:r w:rsidRPr="00556181">
        <w:rPr>
          <w:rFonts w:asciiTheme="minorBidi" w:eastAsia="Times New Roman" w:hAnsiTheme="minorBidi"/>
        </w:rPr>
        <w:t>?</w:t>
      </w:r>
      <w:ins w:id="32" w:author="אביעד יצחקי" w:date="2024-09-19T15:10:00Z">
        <w:r w:rsidR="00FF19A2">
          <w:rPr>
            <w:rFonts w:asciiTheme="minorBidi" w:eastAsia="Times New Roman" w:hAnsiTheme="minorBidi" w:hint="cs"/>
            <w:rtl/>
          </w:rPr>
          <w:t xml:space="preserve"> מה נבחר, ומה נצרך בפועל, שביעות רצון</w:t>
        </w:r>
      </w:ins>
    </w:p>
    <w:p w14:paraId="5A34A0CD" w14:textId="74EEB143" w:rsidR="00556181" w:rsidRPr="00556181" w:rsidRDefault="00556181" w:rsidP="0055618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איסוף נתונים יזום מהמשתמשים – באיזו תדירות או נקודות זמן, אילו נתוני שימוש ואימפקט</w:t>
      </w:r>
      <w:r w:rsidRPr="00556181">
        <w:rPr>
          <w:rFonts w:asciiTheme="minorBidi" w:eastAsia="Times New Roman" w:hAnsiTheme="minorBidi"/>
        </w:rPr>
        <w:t>?</w:t>
      </w:r>
      <w:ins w:id="33" w:author="אביעד יצחקי" w:date="2024-09-19T15:10:00Z">
        <w:r w:rsidR="00FF19A2">
          <w:rPr>
            <w:rFonts w:asciiTheme="minorBidi" w:eastAsia="Times New Roman" w:hAnsiTheme="minorBidi" w:hint="cs"/>
            <w:rtl/>
          </w:rPr>
          <w:t xml:space="preserve"> מ</w:t>
        </w:r>
      </w:ins>
      <w:ins w:id="34" w:author="אביעד יצחקי" w:date="2024-09-19T15:11:00Z">
        <w:r w:rsidR="00FF19A2">
          <w:rPr>
            <w:rFonts w:asciiTheme="minorBidi" w:eastAsia="Times New Roman" w:hAnsiTheme="minorBidi" w:hint="cs"/>
            <w:rtl/>
          </w:rPr>
          <w:t>י משתמש, כמה משתמש, האם רוכש, זיהוי מצבים חריגים (רכישת יתר, חוסר), אבחון צרכים ראשוני, אחת לרבעון/מחצית מדידה.</w:t>
        </w:r>
      </w:ins>
    </w:p>
    <w:p w14:paraId="3009BE74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אבטחת מידע</w:t>
      </w:r>
    </w:p>
    <w:p w14:paraId="00DC23CA" w14:textId="3796A02D" w:rsidR="00556181" w:rsidRPr="00556181" w:rsidRDefault="00556181" w:rsidP="0055618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סוגי המשתמשים וההרשאות המבוקשות לשימוש בפלטפורמה</w:t>
      </w:r>
      <w:r w:rsidRPr="00556181">
        <w:rPr>
          <w:rFonts w:asciiTheme="minorBidi" w:eastAsia="Times New Roman" w:hAnsiTheme="minorBidi"/>
        </w:rPr>
        <w:t>?</w:t>
      </w:r>
      <w:ins w:id="35" w:author="אביעד יצחקי" w:date="2024-09-19T15:12:00Z">
        <w:r w:rsidR="00FF19A2">
          <w:rPr>
            <w:rFonts w:asciiTheme="minorBidi" w:eastAsia="Times New Roman" w:hAnsiTheme="minorBidi" w:hint="cs"/>
            <w:rtl/>
          </w:rPr>
          <w:t xml:space="preserve"> צריך לבחון את החלופות ומה נעשה במוגבלויות</w:t>
        </w:r>
      </w:ins>
      <w:ins w:id="36" w:author="אביעד יצחקי" w:date="2024-09-19T15:13:00Z">
        <w:r w:rsidR="00FF19A2">
          <w:rPr>
            <w:rFonts w:asciiTheme="minorBidi" w:eastAsia="Times New Roman" w:hAnsiTheme="minorBidi" w:hint="cs"/>
            <w:rtl/>
          </w:rPr>
          <w:t xml:space="preserve">, צריך לעבור את אנשי הפרטיות במשרדים (חייב </w:t>
        </w:r>
        <w:proofErr w:type="spellStart"/>
        <w:r w:rsidR="00FF19A2">
          <w:rPr>
            <w:rFonts w:asciiTheme="minorBidi" w:eastAsia="Times New Roman" w:hAnsiTheme="minorBidi" w:hint="cs"/>
            <w:rtl/>
          </w:rPr>
          <w:t>וס"ר</w:t>
        </w:r>
        <w:proofErr w:type="spellEnd"/>
        <w:r w:rsidR="00FF19A2">
          <w:rPr>
            <w:rFonts w:asciiTheme="minorBidi" w:eastAsia="Times New Roman" w:hAnsiTheme="minorBidi" w:hint="cs"/>
            <w:rtl/>
          </w:rPr>
          <w:t xml:space="preserve"> בתחילת הדרך</w:t>
        </w:r>
        <w:r w:rsidR="00C85601">
          <w:rPr>
            <w:rFonts w:asciiTheme="minorBidi" w:eastAsia="Times New Roman" w:hAnsiTheme="minorBidi" w:hint="cs"/>
            <w:rtl/>
          </w:rPr>
          <w:t>)</w:t>
        </w:r>
      </w:ins>
    </w:p>
    <w:p w14:paraId="18559FFA" w14:textId="77777777" w:rsidR="00556181" w:rsidRPr="00556181" w:rsidRDefault="00556181" w:rsidP="0055618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מהן דרישות אבטחת המידע בפלטפורמה</w:t>
      </w:r>
      <w:r w:rsidRPr="00556181">
        <w:rPr>
          <w:rFonts w:asciiTheme="minorBidi" w:eastAsia="Times New Roman" w:hAnsiTheme="minorBidi"/>
        </w:rPr>
        <w:t>?</w:t>
      </w:r>
    </w:p>
    <w:p w14:paraId="27E6F804" w14:textId="77777777" w:rsidR="00556181" w:rsidRPr="00556181" w:rsidRDefault="00556181" w:rsidP="00556181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2"/>
          <w:szCs w:val="32"/>
        </w:rPr>
      </w:pPr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שירות, תמיכה </w:t>
      </w:r>
      <w:commentRangeStart w:id="37"/>
      <w:r w:rsidRPr="00556181">
        <w:rPr>
          <w:rFonts w:asciiTheme="minorBidi" w:eastAsia="Times New Roman" w:hAnsiTheme="minorBidi"/>
          <w:b/>
          <w:bCs/>
          <w:sz w:val="32"/>
          <w:szCs w:val="32"/>
          <w:rtl/>
        </w:rPr>
        <w:t>ושיווק</w:t>
      </w:r>
      <w:commentRangeEnd w:id="37"/>
      <w:r w:rsidR="009D0F6A">
        <w:rPr>
          <w:rStyle w:val="a4"/>
          <w:rtl/>
        </w:rPr>
        <w:commentReference w:id="37"/>
      </w:r>
    </w:p>
    <w:p w14:paraId="62C5674A" w14:textId="6939B3C8" w:rsidR="00556181" w:rsidRPr="00556181" w:rsidRDefault="00556181" w:rsidP="00C8560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 xml:space="preserve">שירות לקוחות – מספר מוקדנים, הכשרת מוקדנים (בסיסי, אנשי מקצוע, מתאמי טיפול), סוג השאלות עליהן ניתן מענה (תפעול פלטפורמה, פרטי זכאות, מידע על שירותים, חיבור לנותני </w:t>
      </w:r>
      <w:r w:rsidRPr="00556181">
        <w:rPr>
          <w:rFonts w:asciiTheme="minorBidi" w:eastAsia="Times New Roman" w:hAnsiTheme="minorBidi"/>
          <w:rtl/>
        </w:rPr>
        <w:lastRenderedPageBreak/>
        <w:t>שירותים, ייעוץ מקצועי)</w:t>
      </w:r>
      <w:ins w:id="38" w:author="אביעד יצחקי" w:date="2024-09-19T15:14:00Z">
        <w:r w:rsidR="00C85601">
          <w:rPr>
            <w:rFonts w:asciiTheme="minorBidi" w:eastAsia="Times New Roman" w:hAnsiTheme="minorBidi" w:hint="cs"/>
            <w:rtl/>
          </w:rPr>
          <w:t>.</w:t>
        </w:r>
      </w:ins>
      <w:ins w:id="39" w:author="אביעד יצחקי" w:date="2024-09-19T15:15:00Z">
        <w:r w:rsidR="00C85601">
          <w:rPr>
            <w:rFonts w:asciiTheme="minorBidi" w:eastAsia="Times New Roman" w:hAnsiTheme="minorBidi" w:hint="cs"/>
            <w:rtl/>
          </w:rPr>
          <w:t xml:space="preserve"> בעיני מוקד ארצי כדוגמא וניסוי </w:t>
        </w:r>
        <w:proofErr w:type="spellStart"/>
        <w:r w:rsidR="00C85601">
          <w:rPr>
            <w:rFonts w:asciiTheme="minorBidi" w:eastAsia="Times New Roman" w:hAnsiTheme="minorBidi" w:hint="cs"/>
            <w:rtl/>
          </w:rPr>
          <w:t>לאיך</w:t>
        </w:r>
        <w:proofErr w:type="spellEnd"/>
        <w:r w:rsidR="00C85601">
          <w:rPr>
            <w:rFonts w:asciiTheme="minorBidi" w:eastAsia="Times New Roman" w:hAnsiTheme="minorBidi" w:hint="cs"/>
            <w:rtl/>
          </w:rPr>
          <w:t xml:space="preserve"> שיעבוד אח"כ, בהמשך ישתלב אולי במוקד לאזרח </w:t>
        </w:r>
        <w:proofErr w:type="spellStart"/>
        <w:r w:rsidR="00C85601">
          <w:rPr>
            <w:rFonts w:asciiTheme="minorBidi" w:eastAsia="Times New Roman" w:hAnsiTheme="minorBidi" w:hint="cs"/>
            <w:rtl/>
          </w:rPr>
          <w:t>הותיק</w:t>
        </w:r>
        <w:proofErr w:type="spellEnd"/>
        <w:r w:rsidR="00C85601">
          <w:rPr>
            <w:rFonts w:asciiTheme="minorBidi" w:eastAsia="Times New Roman" w:hAnsiTheme="minorBidi" w:hint="cs"/>
            <w:rtl/>
          </w:rPr>
          <w:t xml:space="preserve"> </w:t>
        </w:r>
        <w:proofErr w:type="spellStart"/>
        <w:r w:rsidR="00C85601">
          <w:rPr>
            <w:rFonts w:asciiTheme="minorBidi" w:eastAsia="Times New Roman" w:hAnsiTheme="minorBidi" w:hint="cs"/>
            <w:rtl/>
          </w:rPr>
          <w:t>בבטלא</w:t>
        </w:r>
        <w:proofErr w:type="spellEnd"/>
        <w:r w:rsidR="00C85601">
          <w:rPr>
            <w:rFonts w:asciiTheme="minorBidi" w:eastAsia="Times New Roman" w:hAnsiTheme="minorBidi" w:hint="cs"/>
            <w:rtl/>
          </w:rPr>
          <w:t>/ מוקדים עירוניים, כרגע נרצה לפשט.</w:t>
        </w:r>
      </w:ins>
    </w:p>
    <w:p w14:paraId="4A185C0F" w14:textId="12A01C4F" w:rsidR="00556181" w:rsidRPr="00556181" w:rsidRDefault="00556181" w:rsidP="0055618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</w:rPr>
      </w:pPr>
      <w:r w:rsidRPr="00556181">
        <w:rPr>
          <w:rFonts w:asciiTheme="minorBidi" w:eastAsia="Times New Roman" w:hAnsiTheme="minorBidi"/>
          <w:rtl/>
        </w:rPr>
        <w:t>מהם אפיקי השיווק, ההסברה וההדרכה לקראת הפיילוט ובמהלכו, מה היקפיהם</w:t>
      </w:r>
      <w:r w:rsidRPr="00556181">
        <w:rPr>
          <w:rFonts w:asciiTheme="minorBidi" w:eastAsia="Times New Roman" w:hAnsiTheme="minorBidi"/>
        </w:rPr>
        <w:t>?</w:t>
      </w:r>
      <w:ins w:id="40" w:author="אביעד יצחקי" w:date="2024-09-19T15:15:00Z">
        <w:r w:rsidR="00C85601">
          <w:rPr>
            <w:rFonts w:asciiTheme="minorBidi" w:eastAsia="Times New Roman" w:hAnsiTheme="minorBidi" w:hint="cs"/>
            <w:rtl/>
          </w:rPr>
          <w:t xml:space="preserve"> ירושלים </w:t>
        </w:r>
        <w:proofErr w:type="spellStart"/>
        <w:r w:rsidR="00C85601">
          <w:rPr>
            <w:rFonts w:asciiTheme="minorBidi" w:eastAsia="Times New Roman" w:hAnsiTheme="minorBidi" w:hint="cs"/>
            <w:rtl/>
          </w:rPr>
          <w:t>יקחו</w:t>
        </w:r>
        <w:proofErr w:type="spellEnd"/>
        <w:r w:rsidR="00C85601">
          <w:rPr>
            <w:rFonts w:asciiTheme="minorBidi" w:eastAsia="Times New Roman" w:hAnsiTheme="minorBidi" w:hint="cs"/>
            <w:rtl/>
          </w:rPr>
          <w:t xml:space="preserve"> זאת על עצמם כי יש להם יכולות וק</w:t>
        </w:r>
      </w:ins>
      <w:ins w:id="41" w:author="אביעד יצחקי" w:date="2024-09-19T15:16:00Z">
        <w:r w:rsidR="00C85601">
          <w:rPr>
            <w:rFonts w:asciiTheme="minorBidi" w:eastAsia="Times New Roman" w:hAnsiTheme="minorBidi" w:hint="cs"/>
            <w:rtl/>
          </w:rPr>
          <w:t>רו</w:t>
        </w:r>
      </w:ins>
      <w:ins w:id="42" w:author="אביעד יצחקי" w:date="2024-09-19T15:15:00Z">
        <w:r w:rsidR="00C85601">
          <w:rPr>
            <w:rFonts w:asciiTheme="minorBidi" w:eastAsia="Times New Roman" w:hAnsiTheme="minorBidi" w:hint="cs"/>
            <w:rtl/>
          </w:rPr>
          <w:t>בים ללקוחות.</w:t>
        </w:r>
      </w:ins>
      <w:ins w:id="43" w:author="אביעד יצחקי" w:date="2024-09-19T15:16:00Z">
        <w:r w:rsidR="00C85601">
          <w:rPr>
            <w:rFonts w:asciiTheme="minorBidi" w:eastAsia="Times New Roman" w:hAnsiTheme="minorBidi" w:hint="cs"/>
            <w:rtl/>
          </w:rPr>
          <w:t xml:space="preserve"> צריך לחשוב על מודל לטובת </w:t>
        </w:r>
        <w:proofErr w:type="spellStart"/>
        <w:r w:rsidR="00C85601">
          <w:rPr>
            <w:rFonts w:asciiTheme="minorBidi" w:eastAsia="Times New Roman" w:hAnsiTheme="minorBidi" w:hint="cs"/>
            <w:rtl/>
          </w:rPr>
          <w:t>הסקייל</w:t>
        </w:r>
        <w:proofErr w:type="spellEnd"/>
        <w:r w:rsidR="00C85601">
          <w:rPr>
            <w:rFonts w:asciiTheme="minorBidi" w:eastAsia="Times New Roman" w:hAnsiTheme="minorBidi" w:hint="cs"/>
            <w:rtl/>
          </w:rPr>
          <w:t xml:space="preserve"> בהמשך.</w:t>
        </w:r>
      </w:ins>
      <w:bookmarkStart w:id="44" w:name="_GoBack"/>
      <w:bookmarkEnd w:id="44"/>
    </w:p>
    <w:p w14:paraId="23908943" w14:textId="77777777" w:rsidR="00B560CC" w:rsidRPr="000359B6" w:rsidRDefault="00B560CC" w:rsidP="00556181">
      <w:pPr>
        <w:jc w:val="both"/>
        <w:rPr>
          <w:rFonts w:asciiTheme="minorBidi" w:hAnsiTheme="minorBidi"/>
          <w:sz w:val="20"/>
          <w:szCs w:val="20"/>
        </w:rPr>
      </w:pPr>
    </w:p>
    <w:sectPr w:rsidR="00B560CC" w:rsidRPr="000359B6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7" w:author="מוליאן אברהם" w:date="2024-09-19T14:43:00Z" w:initials="מא">
    <w:p w14:paraId="6D31135C" w14:textId="50A77E09" w:rsidR="009D0F6A" w:rsidRDefault="009D0F6A">
      <w:pPr>
        <w:pStyle w:val="a5"/>
      </w:pPr>
      <w:r>
        <w:rPr>
          <w:rStyle w:val="a4"/>
        </w:rPr>
        <w:annotationRef/>
      </w:r>
      <w:r>
        <w:rPr>
          <w:rFonts w:hint="cs"/>
          <w:rtl/>
        </w:rPr>
        <w:t xml:space="preserve">לי יש מוקד </w:t>
      </w:r>
      <w:proofErr w:type="spellStart"/>
      <w:r>
        <w:rPr>
          <w:rFonts w:hint="cs"/>
          <w:rtl/>
        </w:rPr>
        <w:t>מצויין</w:t>
      </w:r>
      <w:proofErr w:type="spellEnd"/>
      <w:r>
        <w:rPr>
          <w:rFonts w:hint="cs"/>
          <w:rtl/>
        </w:rPr>
        <w:t>. השאלה אם לא נכון בפרויקט כזה לבחון מוקד שהספק שמפעיל את האפליקציה יפעיל, כי באמת בארץ לא אני אתן שירות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D3113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96B70E" w16cex:dateUtc="2024-09-19T11:43:00Z"/>
  <w16cex:commentExtensible w16cex:durableId="2A96B71F" w16cex:dateUtc="2024-09-19T11:43:00Z"/>
  <w16cex:commentExtensible w16cex:durableId="2A96B72E" w16cex:dateUtc="2024-09-19T1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B6BF6F" w16cid:durableId="2A96B70E"/>
  <w16cid:commentId w16cid:paraId="210246BE" w16cid:durableId="2A96B71F"/>
  <w16cid:commentId w16cid:paraId="6D31135C" w16cid:durableId="2A96B7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3641B"/>
    <w:multiLevelType w:val="multilevel"/>
    <w:tmpl w:val="54F2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B0A51"/>
    <w:multiLevelType w:val="multilevel"/>
    <w:tmpl w:val="E310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0538"/>
    <w:multiLevelType w:val="multilevel"/>
    <w:tmpl w:val="E8BC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B1237"/>
    <w:multiLevelType w:val="multilevel"/>
    <w:tmpl w:val="ED0E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41294"/>
    <w:multiLevelType w:val="multilevel"/>
    <w:tmpl w:val="C02C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660F2"/>
    <w:multiLevelType w:val="multilevel"/>
    <w:tmpl w:val="BDFE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40941"/>
    <w:multiLevelType w:val="hybridMultilevel"/>
    <w:tmpl w:val="35822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D1A63"/>
    <w:multiLevelType w:val="multilevel"/>
    <w:tmpl w:val="EF0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800DB"/>
    <w:multiLevelType w:val="hybridMultilevel"/>
    <w:tmpl w:val="0BE6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D665D"/>
    <w:multiLevelType w:val="multilevel"/>
    <w:tmpl w:val="8D82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 w:numId="9">
    <w:abstractNumId w:val="8"/>
  </w:num>
  <w:num w:numId="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מוליאן אברהם">
    <w15:presenceInfo w15:providerId="AD" w15:userId="S::mlavi@jerusalem.muni.il::d42d88b3-3360-4b76-9b6e-300b95508832"/>
  </w15:person>
  <w15:person w15:author="אביעד יצחקי">
    <w15:presenceInfo w15:providerId="AD" w15:userId="S-1-5-21-641946731-1502829466-943750798-70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81"/>
    <w:rsid w:val="000359B6"/>
    <w:rsid w:val="00056B81"/>
    <w:rsid w:val="000B260B"/>
    <w:rsid w:val="0045014A"/>
    <w:rsid w:val="00556181"/>
    <w:rsid w:val="00776F0F"/>
    <w:rsid w:val="00940EDE"/>
    <w:rsid w:val="009D0F6A"/>
    <w:rsid w:val="00B560CC"/>
    <w:rsid w:val="00C85601"/>
    <w:rsid w:val="00D51C02"/>
    <w:rsid w:val="00D650CC"/>
    <w:rsid w:val="00E61E2D"/>
    <w:rsid w:val="00EB23D7"/>
    <w:rsid w:val="00FF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C22F"/>
  <w15:chartTrackingRefBased/>
  <w15:docId w15:val="{F661B409-7390-43CA-855C-5472BD44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55618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5618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61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5561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0359B6"/>
    <w:pPr>
      <w:spacing w:after="160" w:line="259" w:lineRule="auto"/>
      <w:ind w:left="720"/>
      <w:contextualSpacing/>
    </w:pPr>
    <w:rPr>
      <w:rFonts w:ascii="Calibri" w:eastAsia="Calibri" w:hAnsi="Calibri" w:cs="Arial"/>
      <w:kern w:val="2"/>
    </w:rPr>
  </w:style>
  <w:style w:type="character" w:styleId="a4">
    <w:name w:val="annotation reference"/>
    <w:basedOn w:val="a0"/>
    <w:uiPriority w:val="99"/>
    <w:semiHidden/>
    <w:unhideWhenUsed/>
    <w:rsid w:val="009D0F6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D0F6A"/>
    <w:pPr>
      <w:spacing w:line="240" w:lineRule="auto"/>
    </w:pPr>
    <w:rPr>
      <w:sz w:val="20"/>
      <w:szCs w:val="20"/>
    </w:rPr>
  </w:style>
  <w:style w:type="character" w:customStyle="1" w:styleId="a6">
    <w:name w:val="טקסט הערה תו"/>
    <w:basedOn w:val="a0"/>
    <w:link w:val="a5"/>
    <w:uiPriority w:val="99"/>
    <w:semiHidden/>
    <w:rsid w:val="009D0F6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D0F6A"/>
    <w:rPr>
      <w:b/>
      <w:bCs/>
    </w:rPr>
  </w:style>
  <w:style w:type="character" w:customStyle="1" w:styleId="a8">
    <w:name w:val="נושא הערה תו"/>
    <w:basedOn w:val="a6"/>
    <w:link w:val="a7"/>
    <w:uiPriority w:val="99"/>
    <w:semiHidden/>
    <w:rsid w:val="009D0F6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F19A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FF19A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1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6/09/relationships/commentsIds" Target="commentsIds.xml"/><Relationship Id="rId5" Type="http://schemas.openxmlformats.org/officeDocument/2006/relationships/comments" Target="comment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3503</Characters>
  <Application>Microsoft Office Word</Application>
  <DocSecurity>0</DocSecurity>
  <Lines>82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2024-09-19T19:00:00Z</dcterms:created>
  <dcterms:modified xsi:type="dcterms:W3CDTF">2024-09-19T19:00:00Z</dcterms:modified>
</cp:coreProperties>
</file>