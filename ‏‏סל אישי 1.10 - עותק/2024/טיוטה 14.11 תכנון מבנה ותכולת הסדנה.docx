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EF6701" w14:textId="4073AD01" w:rsidR="002F651F" w:rsidRPr="004A787E" w:rsidRDefault="002F651F" w:rsidP="00304F2F">
      <w:pPr>
        <w:bidi/>
        <w:jc w:val="center"/>
        <w:rPr>
          <w:rFonts w:ascii="Heebo" w:hAnsi="Heebo" w:cs="Heebo"/>
          <w:b/>
          <w:bCs/>
          <w:color w:val="FF0000"/>
          <w:rtl/>
          <w:lang w:val="en-US"/>
        </w:rPr>
      </w:pPr>
      <w:r w:rsidRPr="004A787E">
        <w:rPr>
          <w:rFonts w:ascii="Heebo" w:hAnsi="Heebo" w:cs="Heebo" w:hint="cs"/>
          <w:b/>
          <w:bCs/>
          <w:color w:val="FF0000"/>
          <w:rtl/>
          <w:lang w:val="en-US"/>
        </w:rPr>
        <w:t xml:space="preserve">משרד הרווחה והביטחון החברתי </w:t>
      </w:r>
      <w:r w:rsidR="004A787E" w:rsidRPr="004A787E">
        <w:rPr>
          <w:rFonts w:ascii="Heebo" w:hAnsi="Heebo" w:cs="Heebo" w:hint="cs"/>
          <w:b/>
          <w:bCs/>
          <w:color w:val="FF0000"/>
          <w:rtl/>
          <w:lang w:val="en-US"/>
        </w:rPr>
        <w:t>-</w:t>
      </w:r>
      <w:r w:rsidRPr="004A787E">
        <w:rPr>
          <w:rFonts w:ascii="Heebo" w:hAnsi="Heebo" w:cs="Heebo" w:hint="cs"/>
          <w:b/>
          <w:bCs/>
          <w:color w:val="FF0000"/>
          <w:rtl/>
          <w:lang w:val="en-US"/>
        </w:rPr>
        <w:t xml:space="preserve"> אזרחים וותיקים</w:t>
      </w:r>
    </w:p>
    <w:p w14:paraId="616D9ACE" w14:textId="72FA3ECF" w:rsidR="002272E0" w:rsidRPr="004A787E" w:rsidRDefault="002F651F" w:rsidP="00304F2F">
      <w:pPr>
        <w:bidi/>
        <w:jc w:val="center"/>
        <w:rPr>
          <w:rFonts w:ascii="Heebo" w:hAnsi="Heebo" w:cs="Heebo"/>
          <w:b/>
          <w:bCs/>
          <w:color w:val="FF0000"/>
          <w:rtl/>
          <w:lang w:val="en-US"/>
        </w:rPr>
      </w:pPr>
      <w:r w:rsidRPr="004A787E">
        <w:rPr>
          <w:rFonts w:ascii="Heebo" w:hAnsi="Heebo" w:cs="Heebo" w:hint="cs"/>
          <w:b/>
          <w:bCs/>
          <w:color w:val="FF0000"/>
          <w:rtl/>
          <w:lang w:val="en-US"/>
        </w:rPr>
        <w:t xml:space="preserve">סדנת עיצוב סל שירותי הזדקנות מיטבית </w:t>
      </w:r>
      <w:r w:rsidR="004A787E" w:rsidRPr="004A787E">
        <w:rPr>
          <w:rFonts w:ascii="Heebo" w:hAnsi="Heebo" w:cs="Heebo" w:hint="cs"/>
          <w:b/>
          <w:bCs/>
          <w:color w:val="FF0000"/>
          <w:rtl/>
          <w:lang w:val="en-US"/>
        </w:rPr>
        <w:t>-</w:t>
      </w:r>
      <w:r w:rsidRPr="004A787E">
        <w:rPr>
          <w:rFonts w:ascii="Heebo" w:hAnsi="Heebo" w:cs="Heebo" w:hint="cs"/>
          <w:b/>
          <w:bCs/>
          <w:color w:val="FF0000"/>
          <w:rtl/>
          <w:lang w:val="en-US"/>
        </w:rPr>
        <w:t xml:space="preserve"> מודל חדש לגמלת הסיעוד</w:t>
      </w:r>
    </w:p>
    <w:p w14:paraId="7ACBA726" w14:textId="77777777" w:rsidR="002F651F" w:rsidRPr="004A787E" w:rsidRDefault="002F651F" w:rsidP="00304F2F">
      <w:pPr>
        <w:bidi/>
        <w:rPr>
          <w:rFonts w:ascii="Heebo" w:hAnsi="Heebo" w:cs="Heebo"/>
          <w:rtl/>
          <w:lang w:val="en-US"/>
        </w:rPr>
      </w:pPr>
    </w:p>
    <w:p w14:paraId="71AD9E43" w14:textId="77777777" w:rsidR="002F651F" w:rsidRPr="004A787E" w:rsidRDefault="002F651F" w:rsidP="00304F2F">
      <w:pPr>
        <w:bidi/>
        <w:rPr>
          <w:rFonts w:ascii="Heebo" w:hAnsi="Heebo" w:cs="Heebo"/>
          <w:b/>
          <w:bCs/>
        </w:rPr>
      </w:pPr>
      <w:r w:rsidRPr="004A787E">
        <w:rPr>
          <w:rFonts w:ascii="Heebo" w:hAnsi="Heebo" w:cs="Heebo" w:hint="cs"/>
          <w:b/>
          <w:bCs/>
          <w:rtl/>
        </w:rPr>
        <w:t xml:space="preserve">מטרת הסדנה: </w:t>
      </w:r>
      <w:r w:rsidRPr="004A787E">
        <w:rPr>
          <w:rFonts w:ascii="Heebo" w:hAnsi="Heebo" w:cs="Heebo" w:hint="cs"/>
          <w:rtl/>
        </w:rPr>
        <w:t>לעצב ולבדל את מודל השירות החדש לגמלת הסיעוד, תוך התמקדות בהזדקנות מיטבית ושיפור איכות החיים של מקבלי השירות</w:t>
      </w:r>
      <w:r w:rsidRPr="004A787E">
        <w:rPr>
          <w:rFonts w:ascii="Heebo" w:hAnsi="Heebo" w:cs="Heebo" w:hint="cs"/>
          <w:b/>
          <w:bCs/>
        </w:rPr>
        <w:t>.</w:t>
      </w:r>
    </w:p>
    <w:p w14:paraId="7BF17894" w14:textId="77777777" w:rsidR="002F651F" w:rsidRPr="004A787E" w:rsidRDefault="002F651F" w:rsidP="00304F2F">
      <w:pPr>
        <w:bidi/>
        <w:rPr>
          <w:rFonts w:ascii="Heebo" w:hAnsi="Heebo" w:cs="Heebo"/>
          <w:b/>
          <w:bCs/>
          <w:rtl/>
        </w:rPr>
      </w:pPr>
    </w:p>
    <w:p w14:paraId="4CA01ACF" w14:textId="77777777" w:rsidR="002F651F" w:rsidRPr="004A787E" w:rsidRDefault="002F651F" w:rsidP="00304F2F">
      <w:pPr>
        <w:bidi/>
        <w:rPr>
          <w:rFonts w:ascii="Heebo" w:hAnsi="Heebo" w:cs="Heebo"/>
          <w:b/>
          <w:bCs/>
          <w:rtl/>
        </w:rPr>
      </w:pPr>
    </w:p>
    <w:p w14:paraId="2C9D64C8" w14:textId="717F92C9" w:rsidR="002F651F" w:rsidRPr="004A787E" w:rsidRDefault="002F651F" w:rsidP="00304F2F">
      <w:pPr>
        <w:bidi/>
        <w:rPr>
          <w:rFonts w:ascii="Heebo" w:hAnsi="Heebo" w:cs="Heebo"/>
          <w:b/>
          <w:bCs/>
        </w:rPr>
      </w:pPr>
      <w:r w:rsidRPr="004A787E">
        <w:rPr>
          <w:rFonts w:ascii="Heebo" w:hAnsi="Heebo" w:cs="Heebo" w:hint="cs"/>
          <w:b/>
          <w:bCs/>
          <w:rtl/>
        </w:rPr>
        <w:t>מבנה הסדנה:</w:t>
      </w:r>
      <w:r w:rsidR="00A26A42">
        <w:rPr>
          <w:rFonts w:ascii="Heebo" w:hAnsi="Heebo" w:cs="Heebo" w:hint="cs"/>
          <w:b/>
          <w:bCs/>
          <w:rtl/>
        </w:rPr>
        <w:t xml:space="preserve"> 8 שעות פעילות ברוטו מ-</w:t>
      </w:r>
      <w:r w:rsidR="00F702EC" w:rsidRPr="004A787E">
        <w:rPr>
          <w:rFonts w:ascii="Heebo" w:hAnsi="Heebo" w:cs="Heebo" w:hint="cs"/>
          <w:b/>
          <w:bCs/>
          <w:rtl/>
        </w:rPr>
        <w:t xml:space="preserve"> 8:30-16:30</w:t>
      </w:r>
    </w:p>
    <w:p w14:paraId="0A0C71F3" w14:textId="77777777" w:rsidR="00565ACC" w:rsidRPr="004A787E" w:rsidRDefault="00565ACC" w:rsidP="00304F2F">
      <w:pPr>
        <w:bidi/>
        <w:spacing w:after="200"/>
        <w:ind w:left="360"/>
        <w:rPr>
          <w:rFonts w:ascii="Heebo" w:hAnsi="Heebo" w:cs="Heebo"/>
          <w:rtl/>
        </w:rPr>
      </w:pPr>
    </w:p>
    <w:tbl>
      <w:tblPr>
        <w:tblStyle w:val="a3"/>
        <w:bidiVisual/>
        <w:tblW w:w="0" w:type="auto"/>
        <w:tblInd w:w="360" w:type="dxa"/>
        <w:tblLook w:val="04A0" w:firstRow="1" w:lastRow="0" w:firstColumn="1" w:lastColumn="0" w:noHBand="0" w:noVBand="1"/>
      </w:tblPr>
      <w:tblGrid>
        <w:gridCol w:w="6196"/>
        <w:gridCol w:w="1555"/>
      </w:tblGrid>
      <w:tr w:rsidR="00565ACC" w:rsidRPr="004A787E" w14:paraId="73C4F255" w14:textId="77777777" w:rsidTr="00F702EC">
        <w:tc>
          <w:tcPr>
            <w:tcW w:w="6196" w:type="dxa"/>
            <w:tcBorders>
              <w:bottom w:val="double" w:sz="4" w:space="0" w:color="auto"/>
            </w:tcBorders>
          </w:tcPr>
          <w:p w14:paraId="6E1B85D3" w14:textId="302F43AE" w:rsidR="00565ACC" w:rsidRPr="004A787E" w:rsidRDefault="00565ACC" w:rsidP="00304F2F">
            <w:pPr>
              <w:bidi/>
              <w:rPr>
                <w:rFonts w:ascii="Heebo" w:hAnsi="Heebo" w:cs="Heebo"/>
                <w:b/>
                <w:bCs/>
                <w:color w:val="FF0000"/>
                <w:rtl/>
              </w:rPr>
            </w:pPr>
            <w:r w:rsidRPr="004A787E">
              <w:rPr>
                <w:rFonts w:ascii="Heebo" w:hAnsi="Heebo" w:cs="Heebo" w:hint="cs"/>
                <w:b/>
                <w:bCs/>
                <w:color w:val="FF0000"/>
                <w:rtl/>
              </w:rPr>
              <w:t>התכנסות</w:t>
            </w:r>
            <w:r w:rsidR="00584A7B" w:rsidRPr="004A787E">
              <w:rPr>
                <w:rFonts w:ascii="Heebo" w:hAnsi="Heebo" w:cs="Heebo" w:hint="cs"/>
                <w:b/>
                <w:bCs/>
                <w:color w:val="FF0000"/>
                <w:rtl/>
              </w:rPr>
              <w:t xml:space="preserve"> מ</w:t>
            </w:r>
            <w:r w:rsidR="00F702EC" w:rsidRPr="004A787E">
              <w:rPr>
                <w:rFonts w:ascii="Heebo" w:hAnsi="Heebo" w:cs="Heebo" w:hint="cs"/>
                <w:b/>
                <w:bCs/>
                <w:color w:val="FF0000"/>
                <w:rtl/>
              </w:rPr>
              <w:t>י</w:t>
            </w:r>
            <w:r w:rsidR="00584A7B" w:rsidRPr="004A787E">
              <w:rPr>
                <w:rFonts w:ascii="Heebo" w:hAnsi="Heebo" w:cs="Heebo" w:hint="cs"/>
                <w:b/>
                <w:bCs/>
                <w:color w:val="FF0000"/>
                <w:rtl/>
              </w:rPr>
              <w:t>נגלינג</w:t>
            </w:r>
            <w:r w:rsidRPr="004A787E">
              <w:rPr>
                <w:rFonts w:ascii="Heebo" w:hAnsi="Heebo" w:cs="Heebo" w:hint="cs"/>
                <w:b/>
                <w:bCs/>
                <w:color w:val="FF0000"/>
                <w:rtl/>
              </w:rPr>
              <w:t xml:space="preserve"> ונשנושי בוקר</w:t>
            </w:r>
            <w:r w:rsidR="00AB1161">
              <w:rPr>
                <w:rFonts w:ascii="Heebo" w:hAnsi="Heebo" w:cs="Heebo" w:hint="cs"/>
                <w:b/>
                <w:bCs/>
                <w:color w:val="FF0000"/>
                <w:rtl/>
              </w:rPr>
              <w:t xml:space="preserve"> </w:t>
            </w:r>
            <w:r w:rsidR="00AB1161" w:rsidRPr="00AB1161">
              <w:rPr>
                <w:rFonts w:ascii="Heebo" w:hAnsi="Heebo" w:cs="Heebo" w:hint="cs"/>
                <w:color w:val="FF0000"/>
                <w:rtl/>
              </w:rPr>
              <w:t>8:30-9:00</w:t>
            </w:r>
          </w:p>
        </w:tc>
        <w:tc>
          <w:tcPr>
            <w:tcW w:w="1555" w:type="dxa"/>
            <w:tcBorders>
              <w:bottom w:val="double" w:sz="4" w:space="0" w:color="auto"/>
            </w:tcBorders>
          </w:tcPr>
          <w:p w14:paraId="30E9F22E" w14:textId="68441252" w:rsidR="00565ACC" w:rsidRPr="004A787E" w:rsidRDefault="00584A7B" w:rsidP="00304F2F">
            <w:pPr>
              <w:bidi/>
              <w:rPr>
                <w:rFonts w:ascii="Heebo" w:hAnsi="Heebo" w:cs="Heebo"/>
                <w:b/>
                <w:bCs/>
                <w:color w:val="FF0000"/>
                <w:rtl/>
              </w:rPr>
            </w:pPr>
            <w:r w:rsidRPr="004A787E">
              <w:rPr>
                <w:rFonts w:ascii="Heebo" w:hAnsi="Heebo" w:cs="Heebo" w:hint="cs"/>
                <w:b/>
                <w:bCs/>
                <w:color w:val="FF0000"/>
                <w:rtl/>
              </w:rPr>
              <w:t>3</w:t>
            </w:r>
            <w:r w:rsidR="00565ACC" w:rsidRPr="004A787E">
              <w:rPr>
                <w:rFonts w:ascii="Heebo" w:hAnsi="Heebo" w:cs="Heebo" w:hint="cs"/>
                <w:b/>
                <w:bCs/>
                <w:color w:val="FF0000"/>
                <w:rtl/>
              </w:rPr>
              <w:t>0 דק׳</w:t>
            </w:r>
          </w:p>
        </w:tc>
      </w:tr>
    </w:tbl>
    <w:p w14:paraId="66FDAFDC" w14:textId="77777777" w:rsidR="00F702EC" w:rsidRPr="004A787E" w:rsidRDefault="00F702EC" w:rsidP="00304F2F">
      <w:pPr>
        <w:bidi/>
        <w:rPr>
          <w:rFonts w:ascii="Heebo" w:hAnsi="Heebo" w:cs="Heebo"/>
        </w:rPr>
      </w:pPr>
    </w:p>
    <w:tbl>
      <w:tblPr>
        <w:tblStyle w:val="a3"/>
        <w:bidiVisual/>
        <w:tblW w:w="0" w:type="auto"/>
        <w:tblInd w:w="360" w:type="dxa"/>
        <w:tblLook w:val="04A0" w:firstRow="1" w:lastRow="0" w:firstColumn="1" w:lastColumn="0" w:noHBand="0" w:noVBand="1"/>
      </w:tblPr>
      <w:tblGrid>
        <w:gridCol w:w="6196"/>
        <w:gridCol w:w="1555"/>
      </w:tblGrid>
      <w:tr w:rsidR="00283263" w:rsidRPr="004A787E" w14:paraId="6435894B" w14:textId="77777777" w:rsidTr="00F702EC">
        <w:tc>
          <w:tcPr>
            <w:tcW w:w="6196" w:type="dxa"/>
            <w:tcBorders>
              <w:top w:val="double" w:sz="4" w:space="0" w:color="auto"/>
            </w:tcBorders>
          </w:tcPr>
          <w:p w14:paraId="4BD81472" w14:textId="6CE5C217" w:rsidR="00283263" w:rsidRPr="004A787E" w:rsidRDefault="00283263" w:rsidP="00283263">
            <w:pPr>
              <w:bidi/>
              <w:rPr>
                <w:rFonts w:ascii="Heebo" w:hAnsi="Heebo" w:cs="Heebo"/>
                <w:rtl/>
              </w:rPr>
            </w:pPr>
            <w:r w:rsidRPr="004A787E">
              <w:rPr>
                <w:rFonts w:ascii="Heebo" w:hAnsi="Heebo" w:cs="Heebo" w:hint="cs"/>
                <w:rtl/>
              </w:rPr>
              <w:t>היכרות והצגת המשתתפים</w:t>
            </w:r>
          </w:p>
        </w:tc>
        <w:tc>
          <w:tcPr>
            <w:tcW w:w="1555" w:type="dxa"/>
            <w:tcBorders>
              <w:top w:val="double" w:sz="4" w:space="0" w:color="auto"/>
            </w:tcBorders>
          </w:tcPr>
          <w:p w14:paraId="3B95283D" w14:textId="299B2407" w:rsidR="00283263" w:rsidRPr="004A787E" w:rsidRDefault="00AD268F" w:rsidP="00ED62B8">
            <w:pPr>
              <w:bidi/>
              <w:rPr>
                <w:rFonts w:ascii="Heebo" w:hAnsi="Heebo" w:cs="Heebo"/>
                <w:rtl/>
              </w:rPr>
            </w:pPr>
            <w:del w:id="0" w:author="Edna Laufer Globus" w:date="2024-11-14T13:45:00Z">
              <w:r w:rsidDel="00632655">
                <w:rPr>
                  <w:rFonts w:ascii="Heebo" w:hAnsi="Heebo" w:cs="Heebo" w:hint="cs"/>
                  <w:rtl/>
                </w:rPr>
                <w:delText>15</w:delText>
              </w:r>
              <w:r w:rsidRPr="004A787E" w:rsidDel="00632655">
                <w:rPr>
                  <w:rFonts w:ascii="Heebo" w:hAnsi="Heebo" w:cs="Heebo" w:hint="cs"/>
                  <w:rtl/>
                </w:rPr>
                <w:delText xml:space="preserve"> </w:delText>
              </w:r>
            </w:del>
            <w:ins w:id="1" w:author="Edna Laufer Globus" w:date="2024-11-14T13:45:00Z">
              <w:del w:id="2" w:author="אביעד יצחקי" w:date="2024-11-14T21:52:00Z">
                <w:r w:rsidR="00632655" w:rsidDel="00ED62B8">
                  <w:rPr>
                    <w:rFonts w:ascii="Heebo" w:hAnsi="Heebo" w:cs="Heebo" w:hint="cs"/>
                    <w:rtl/>
                  </w:rPr>
                  <w:delText>20</w:delText>
                </w:r>
              </w:del>
            </w:ins>
            <w:ins w:id="3" w:author="אביעד יצחקי" w:date="2024-11-14T21:52:00Z">
              <w:r w:rsidR="00ED62B8">
                <w:rPr>
                  <w:rFonts w:ascii="Heebo" w:hAnsi="Heebo" w:cs="Heebo" w:hint="cs"/>
                  <w:rtl/>
                </w:rPr>
                <w:t>10</w:t>
              </w:r>
            </w:ins>
            <w:ins w:id="4" w:author="Edna Laufer Globus" w:date="2024-11-14T13:45:00Z">
              <w:r w:rsidR="00632655" w:rsidRPr="004A787E">
                <w:rPr>
                  <w:rFonts w:ascii="Heebo" w:hAnsi="Heebo" w:cs="Heebo" w:hint="cs"/>
                  <w:rtl/>
                </w:rPr>
                <w:t xml:space="preserve"> </w:t>
              </w:r>
            </w:ins>
            <w:r w:rsidR="00283263" w:rsidRPr="004A787E">
              <w:rPr>
                <w:rFonts w:ascii="Heebo" w:hAnsi="Heebo" w:cs="Heebo" w:hint="cs"/>
                <w:rtl/>
              </w:rPr>
              <w:t>דק׳</w:t>
            </w:r>
          </w:p>
        </w:tc>
      </w:tr>
      <w:tr w:rsidR="00786341" w:rsidRPr="004A787E" w14:paraId="68E40DFF" w14:textId="77777777" w:rsidTr="00565ACC">
        <w:trPr>
          <w:ins w:id="5" w:author="Edna Laufer Globus" w:date="2024-11-14T14:01:00Z"/>
        </w:trPr>
        <w:tc>
          <w:tcPr>
            <w:tcW w:w="6196" w:type="dxa"/>
          </w:tcPr>
          <w:p w14:paraId="690F5246" w14:textId="2D768AF6" w:rsidR="00786341" w:rsidRDefault="00786341" w:rsidP="00786341">
            <w:pPr>
              <w:bidi/>
              <w:rPr>
                <w:ins w:id="6" w:author="Edna Laufer Globus" w:date="2024-11-14T14:01:00Z"/>
                <w:rFonts w:ascii="Heebo" w:hAnsi="Heebo" w:cs="Heebo"/>
                <w:rtl/>
              </w:rPr>
            </w:pPr>
            <w:ins w:id="7" w:author="Edna Laufer Globus" w:date="2024-11-14T14:01:00Z">
              <w:r w:rsidRPr="00283263">
                <w:rPr>
                  <w:rFonts w:ascii="Heebo" w:hAnsi="Heebo" w:cs="Heebo" w:hint="cs"/>
                  <w:color w:val="000000" w:themeColor="text1"/>
                  <w:rtl/>
                </w:rPr>
                <w:t xml:space="preserve">הצגת </w:t>
              </w:r>
              <w:r>
                <w:rPr>
                  <w:rFonts w:ascii="Heebo" w:hAnsi="Heebo" w:cs="Heebo" w:hint="cs"/>
                  <w:color w:val="000000" w:themeColor="text1"/>
                  <w:rtl/>
                  <w:lang w:val="en-US"/>
                </w:rPr>
                <w:t xml:space="preserve">מטרות </w:t>
              </w:r>
            </w:ins>
            <w:ins w:id="8" w:author="Edna Laufer Globus" w:date="2024-11-14T14:02:00Z">
              <w:r>
                <w:rPr>
                  <w:rFonts w:ascii="Heebo" w:hAnsi="Heebo" w:cs="Heebo" w:hint="cs"/>
                  <w:color w:val="000000" w:themeColor="text1"/>
                  <w:rtl/>
                  <w:lang w:val="en-US"/>
                </w:rPr>
                <w:t>יום הסדנה</w:t>
              </w:r>
            </w:ins>
          </w:p>
        </w:tc>
        <w:tc>
          <w:tcPr>
            <w:tcW w:w="1555" w:type="dxa"/>
          </w:tcPr>
          <w:p w14:paraId="0BD44191" w14:textId="5C36CAFB" w:rsidR="00786341" w:rsidRDefault="00786341" w:rsidP="00786341">
            <w:pPr>
              <w:bidi/>
              <w:rPr>
                <w:ins w:id="9" w:author="Edna Laufer Globus" w:date="2024-11-14T14:01:00Z"/>
                <w:rFonts w:ascii="Heebo" w:hAnsi="Heebo" w:cs="Heebo"/>
                <w:rtl/>
              </w:rPr>
            </w:pPr>
            <w:ins w:id="10" w:author="Edna Laufer Globus" w:date="2024-11-14T14:01:00Z">
              <w:r>
                <w:rPr>
                  <w:rFonts w:ascii="Heebo" w:hAnsi="Heebo" w:cs="Heebo"/>
                  <w:color w:val="000000" w:themeColor="text1"/>
                </w:rPr>
                <w:t>10</w:t>
              </w:r>
              <w:r w:rsidRPr="00283263">
                <w:rPr>
                  <w:rFonts w:ascii="Heebo" w:hAnsi="Heebo" w:cs="Heebo" w:hint="cs"/>
                  <w:color w:val="000000" w:themeColor="text1"/>
                  <w:rtl/>
                </w:rPr>
                <w:t xml:space="preserve"> דק׳</w:t>
              </w:r>
            </w:ins>
          </w:p>
        </w:tc>
      </w:tr>
      <w:tr w:rsidR="00283263" w:rsidRPr="004A787E" w14:paraId="1CC4E7F1" w14:textId="77777777" w:rsidTr="00565ACC">
        <w:tc>
          <w:tcPr>
            <w:tcW w:w="6196" w:type="dxa"/>
          </w:tcPr>
          <w:p w14:paraId="2D019CD5" w14:textId="0F8E6B7F" w:rsidR="00283263" w:rsidRPr="004A787E" w:rsidRDefault="00786341" w:rsidP="00283263">
            <w:pPr>
              <w:bidi/>
              <w:rPr>
                <w:rFonts w:ascii="Heebo" w:hAnsi="Heebo" w:cs="Heebo"/>
                <w:rtl/>
              </w:rPr>
            </w:pPr>
            <w:ins w:id="11" w:author="Edna Laufer Globus" w:date="2024-11-14T14:02:00Z">
              <w:r w:rsidRPr="004A787E">
                <w:rPr>
                  <w:rFonts w:ascii="Heebo" w:hAnsi="Heebo" w:cs="Heebo" w:hint="cs"/>
                  <w:rtl/>
                </w:rPr>
                <w:t>הצגת</w:t>
              </w:r>
              <w:r>
                <w:rPr>
                  <w:rFonts w:ascii="Heebo" w:hAnsi="Heebo" w:cs="Heebo" w:hint="cs"/>
                  <w:rtl/>
                </w:rPr>
                <w:t xml:space="preserve"> </w:t>
              </w:r>
            </w:ins>
            <w:r w:rsidR="00283263">
              <w:rPr>
                <w:rFonts w:ascii="Heebo" w:hAnsi="Heebo" w:cs="Heebo" w:hint="cs"/>
                <w:rtl/>
              </w:rPr>
              <w:t xml:space="preserve">מחקר </w:t>
            </w:r>
            <w:r w:rsidR="00283263">
              <w:rPr>
                <w:rFonts w:ascii="Heebo" w:hAnsi="Heebo" w:cs="Heebo"/>
                <w:lang w:val="en-US"/>
              </w:rPr>
              <w:t>EY</w:t>
            </w:r>
            <w:r w:rsidR="00283263" w:rsidRPr="004A787E">
              <w:rPr>
                <w:rFonts w:ascii="Heebo" w:hAnsi="Heebo" w:cs="Heebo" w:hint="cs"/>
                <w:rtl/>
              </w:rPr>
              <w:t xml:space="preserve"> </w:t>
            </w:r>
            <w:ins w:id="12" w:author="Edna Laufer Globus" w:date="2024-11-14T14:02:00Z">
              <w:r>
                <w:rPr>
                  <w:rFonts w:ascii="Heebo" w:hAnsi="Heebo" w:cs="Heebo" w:hint="cs"/>
                  <w:rtl/>
                </w:rPr>
                <w:t>ו</w:t>
              </w:r>
            </w:ins>
            <w:del w:id="13" w:author="Edna Laufer Globus" w:date="2024-11-14T14:02:00Z">
              <w:r w:rsidR="00283263" w:rsidRPr="004A787E" w:rsidDel="00786341">
                <w:rPr>
                  <w:rFonts w:ascii="Heebo" w:hAnsi="Heebo" w:cs="Heebo" w:hint="cs"/>
                  <w:rtl/>
                </w:rPr>
                <w:delText xml:space="preserve">והצגת </w:delText>
              </w:r>
            </w:del>
            <w:ins w:id="14" w:author="Edna Laufer Globus" w:date="2024-11-14T14:01:00Z">
              <w:r w:rsidRPr="00283263">
                <w:rPr>
                  <w:rFonts w:ascii="Heebo" w:hAnsi="Heebo" w:cs="Heebo" w:hint="cs"/>
                  <w:color w:val="000000" w:themeColor="text1"/>
                  <w:rtl/>
                </w:rPr>
                <w:t xml:space="preserve">מסע לקוח </w:t>
              </w:r>
              <w:r>
                <w:rPr>
                  <w:rFonts w:ascii="Heebo" w:hAnsi="Heebo" w:cs="Heebo" w:hint="cs"/>
                  <w:color w:val="000000" w:themeColor="text1"/>
                  <w:rtl/>
                </w:rPr>
                <w:t xml:space="preserve">עתידי + </w:t>
              </w:r>
            </w:ins>
            <w:del w:id="15" w:author="Edna Laufer Globus" w:date="2024-11-14T13:59:00Z">
              <w:r w:rsidR="00283263" w:rsidRPr="004A787E" w:rsidDel="00786341">
                <w:rPr>
                  <w:rFonts w:ascii="Heebo" w:hAnsi="Heebo" w:cs="Heebo" w:hint="cs"/>
                  <w:rtl/>
                </w:rPr>
                <w:delText>ה</w:delText>
              </w:r>
            </w:del>
            <w:r w:rsidR="00283263" w:rsidRPr="004A787E">
              <w:rPr>
                <w:rFonts w:ascii="Heebo" w:hAnsi="Heebo" w:cs="Heebo" w:hint="cs"/>
                <w:rtl/>
              </w:rPr>
              <w:t>מודל</w:t>
            </w:r>
            <w:ins w:id="16" w:author="Edna Laufer Globus" w:date="2024-11-14T13:59:00Z">
              <w:r>
                <w:rPr>
                  <w:rFonts w:ascii="Heebo" w:hAnsi="Heebo" w:cs="Heebo" w:hint="cs"/>
                  <w:rtl/>
                </w:rPr>
                <w:t xml:space="preserve"> הגמלה</w:t>
              </w:r>
            </w:ins>
            <w:r w:rsidR="00283263" w:rsidRPr="004A787E">
              <w:rPr>
                <w:rFonts w:ascii="Heebo" w:hAnsi="Heebo" w:cs="Heebo" w:hint="cs"/>
                <w:rtl/>
              </w:rPr>
              <w:t xml:space="preserve"> הקיים </w:t>
            </w:r>
            <w:del w:id="17" w:author="Edna Laufer Globus" w:date="2024-11-14T13:59:00Z">
              <w:r w:rsidR="00283263" w:rsidRPr="004A787E" w:rsidDel="00786341">
                <w:rPr>
                  <w:rFonts w:ascii="Heebo" w:hAnsi="Heebo" w:cs="Heebo" w:hint="cs"/>
                  <w:rtl/>
                </w:rPr>
                <w:delText>והחדש</w:delText>
              </w:r>
            </w:del>
            <w:ins w:id="18" w:author="Edna Laufer Globus" w:date="2024-11-14T14:02:00Z">
              <w:r>
                <w:rPr>
                  <w:rFonts w:ascii="Heebo" w:hAnsi="Heebo" w:cs="Heebo" w:hint="cs"/>
                  <w:rtl/>
                </w:rPr>
                <w:t>ו</w:t>
              </w:r>
            </w:ins>
            <w:ins w:id="19" w:author="Edna Laufer Globus" w:date="2024-11-14T13:59:00Z">
              <w:r w:rsidRPr="004A787E">
                <w:rPr>
                  <w:rFonts w:ascii="Heebo" w:hAnsi="Heebo" w:cs="Heebo" w:hint="cs"/>
                  <w:rtl/>
                </w:rPr>
                <w:t>חדש</w:t>
              </w:r>
            </w:ins>
          </w:p>
        </w:tc>
        <w:tc>
          <w:tcPr>
            <w:tcW w:w="1555" w:type="dxa"/>
          </w:tcPr>
          <w:p w14:paraId="31EA70EB" w14:textId="4755E50D" w:rsidR="00283263" w:rsidRPr="004A787E" w:rsidRDefault="00AD268F" w:rsidP="00283263">
            <w:pPr>
              <w:bidi/>
              <w:rPr>
                <w:rFonts w:ascii="Heebo" w:hAnsi="Heebo" w:cs="Heebo"/>
                <w:rtl/>
              </w:rPr>
            </w:pPr>
            <w:del w:id="20" w:author="אביעד יצחקי" w:date="2024-11-14T21:52:00Z">
              <w:r w:rsidDel="00ED62B8">
                <w:rPr>
                  <w:rFonts w:ascii="Heebo" w:hAnsi="Heebo" w:cs="Heebo" w:hint="cs"/>
                  <w:rtl/>
                </w:rPr>
                <w:delText>30</w:delText>
              </w:r>
              <w:r w:rsidRPr="004A787E" w:rsidDel="00ED62B8">
                <w:rPr>
                  <w:rFonts w:ascii="Heebo" w:hAnsi="Heebo" w:cs="Heebo" w:hint="cs"/>
                  <w:rtl/>
                </w:rPr>
                <w:delText xml:space="preserve"> </w:delText>
              </w:r>
            </w:del>
            <w:ins w:id="21" w:author="אביעד יצחקי" w:date="2024-11-14T21:52:00Z">
              <w:r w:rsidR="00ED62B8">
                <w:rPr>
                  <w:rFonts w:ascii="Heebo" w:hAnsi="Heebo" w:cs="Heebo" w:hint="cs"/>
                  <w:rtl/>
                </w:rPr>
                <w:t>20</w:t>
              </w:r>
              <w:r w:rsidR="00ED62B8" w:rsidRPr="004A787E">
                <w:rPr>
                  <w:rFonts w:ascii="Heebo" w:hAnsi="Heebo" w:cs="Heebo" w:hint="cs"/>
                  <w:rtl/>
                </w:rPr>
                <w:t xml:space="preserve"> </w:t>
              </w:r>
            </w:ins>
            <w:r w:rsidR="00283263" w:rsidRPr="004A787E">
              <w:rPr>
                <w:rFonts w:ascii="Heebo" w:hAnsi="Heebo" w:cs="Heebo" w:hint="cs"/>
                <w:rtl/>
              </w:rPr>
              <w:t>דק'</w:t>
            </w:r>
          </w:p>
        </w:tc>
      </w:tr>
      <w:tr w:rsidR="00283263" w:rsidRPr="004A787E" w14:paraId="03B67EC9" w14:textId="77777777" w:rsidTr="00565ACC">
        <w:tc>
          <w:tcPr>
            <w:tcW w:w="6196" w:type="dxa"/>
          </w:tcPr>
          <w:p w14:paraId="4902DA39" w14:textId="0A13DE7B" w:rsidR="00283263" w:rsidRPr="004A787E" w:rsidRDefault="00283263" w:rsidP="00283263">
            <w:pPr>
              <w:bidi/>
              <w:rPr>
                <w:rFonts w:ascii="Heebo" w:hAnsi="Heebo" w:cs="Heebo"/>
                <w:rtl/>
              </w:rPr>
            </w:pPr>
            <w:r>
              <w:rPr>
                <w:rFonts w:ascii="Heebo" w:hAnsi="Heebo" w:cs="Heebo" w:hint="cs"/>
                <w:rtl/>
              </w:rPr>
              <w:t>היכרות עם</w:t>
            </w:r>
            <w:r w:rsidRPr="004A787E">
              <w:rPr>
                <w:rFonts w:ascii="Heebo" w:hAnsi="Heebo" w:cs="Heebo" w:hint="cs"/>
                <w:rtl/>
              </w:rPr>
              <w:t xml:space="preserve"> המתודה והתנהלות הסדנה</w:t>
            </w:r>
          </w:p>
        </w:tc>
        <w:tc>
          <w:tcPr>
            <w:tcW w:w="1555" w:type="dxa"/>
          </w:tcPr>
          <w:p w14:paraId="0D7A961A" w14:textId="5A795503" w:rsidR="00283263" w:rsidRPr="004A787E" w:rsidRDefault="00AD268F" w:rsidP="00283263">
            <w:pPr>
              <w:bidi/>
              <w:rPr>
                <w:rFonts w:ascii="Heebo" w:hAnsi="Heebo" w:cs="Heebo"/>
                <w:rtl/>
              </w:rPr>
            </w:pPr>
            <w:r>
              <w:rPr>
                <w:rFonts w:ascii="Heebo" w:hAnsi="Heebo" w:cs="Heebo" w:hint="cs"/>
                <w:rtl/>
              </w:rPr>
              <w:t>15</w:t>
            </w:r>
            <w:r w:rsidRPr="004A787E">
              <w:rPr>
                <w:rFonts w:ascii="Heebo" w:hAnsi="Heebo" w:cs="Heebo" w:hint="cs"/>
                <w:rtl/>
              </w:rPr>
              <w:t xml:space="preserve"> </w:t>
            </w:r>
            <w:r w:rsidR="00283263" w:rsidRPr="004A787E">
              <w:rPr>
                <w:rFonts w:ascii="Heebo" w:hAnsi="Heebo" w:cs="Heebo" w:hint="cs"/>
                <w:rtl/>
              </w:rPr>
              <w:t>דק׳</w:t>
            </w:r>
          </w:p>
        </w:tc>
      </w:tr>
      <w:tr w:rsidR="00283263" w:rsidRPr="004A787E" w:rsidDel="00632655" w14:paraId="6630643A" w14:textId="5ADD650C" w:rsidTr="00565ACC">
        <w:trPr>
          <w:del w:id="22" w:author="Edna Laufer Globus" w:date="2024-11-14T13:45:00Z"/>
        </w:trPr>
        <w:tc>
          <w:tcPr>
            <w:tcW w:w="6196" w:type="dxa"/>
          </w:tcPr>
          <w:p w14:paraId="43213E9E" w14:textId="603F74D0" w:rsidR="00283263" w:rsidRPr="004A787E" w:rsidDel="00632655" w:rsidRDefault="00283263" w:rsidP="00283263">
            <w:pPr>
              <w:bidi/>
              <w:rPr>
                <w:del w:id="23" w:author="Edna Laufer Globus" w:date="2024-11-14T13:45:00Z"/>
                <w:rFonts w:ascii="Heebo" w:hAnsi="Heebo" w:cs="Heebo"/>
                <w:rtl/>
              </w:rPr>
            </w:pPr>
            <w:del w:id="24" w:author="Edna Laufer Globus" w:date="2024-11-14T13:45:00Z">
              <w:r w:rsidRPr="004A787E" w:rsidDel="00632655">
                <w:rPr>
                  <w:rFonts w:ascii="Heebo" w:hAnsi="Heebo" w:cs="Heebo" w:hint="cs"/>
                  <w:rtl/>
                </w:rPr>
                <w:delText>מרצה אורח (מומחה תוכן/נציג מקבלי השירות)</w:delText>
              </w:r>
              <w:r w:rsidDel="00632655">
                <w:rPr>
                  <w:rFonts w:ascii="Heebo" w:hAnsi="Heebo" w:cs="Heebo" w:hint="cs"/>
                  <w:rtl/>
                </w:rPr>
                <w:delText xml:space="preserve"> </w:delText>
              </w:r>
              <w:r w:rsidRPr="00283263" w:rsidDel="00632655">
                <w:rPr>
                  <w:rFonts w:ascii="Heebo" w:hAnsi="Heebo" w:cs="Heebo" w:hint="cs"/>
                  <w:color w:val="00B0F0"/>
                  <w:rtl/>
                </w:rPr>
                <w:delText>(?)</w:delText>
              </w:r>
            </w:del>
          </w:p>
        </w:tc>
        <w:tc>
          <w:tcPr>
            <w:tcW w:w="1555" w:type="dxa"/>
          </w:tcPr>
          <w:p w14:paraId="6D6C1361" w14:textId="08951899" w:rsidR="00283263" w:rsidRPr="004A787E" w:rsidDel="00632655" w:rsidRDefault="00283263" w:rsidP="00283263">
            <w:pPr>
              <w:bidi/>
              <w:rPr>
                <w:del w:id="25" w:author="Edna Laufer Globus" w:date="2024-11-14T13:45:00Z"/>
                <w:rFonts w:ascii="Heebo" w:hAnsi="Heebo" w:cs="Heebo"/>
                <w:rtl/>
              </w:rPr>
            </w:pPr>
            <w:del w:id="26" w:author="Edna Laufer Globus" w:date="2024-11-14T13:45:00Z">
              <w:r w:rsidRPr="004A787E" w:rsidDel="00632655">
                <w:rPr>
                  <w:rFonts w:ascii="Heebo" w:hAnsi="Heebo" w:cs="Heebo" w:hint="cs"/>
                  <w:rtl/>
                </w:rPr>
                <w:delText>20 דק׳</w:delText>
              </w:r>
            </w:del>
          </w:p>
        </w:tc>
      </w:tr>
      <w:tr w:rsidR="00283263" w:rsidRPr="004A787E" w:rsidDel="00632655" w14:paraId="58358A71" w14:textId="3B2993D5" w:rsidTr="00565ACC">
        <w:trPr>
          <w:del w:id="27" w:author="Edna Laufer Globus" w:date="2024-11-14T13:50:00Z"/>
        </w:trPr>
        <w:tc>
          <w:tcPr>
            <w:tcW w:w="6196" w:type="dxa"/>
          </w:tcPr>
          <w:p w14:paraId="2E8B7441" w14:textId="6D1874CE" w:rsidR="00283263" w:rsidRPr="004A787E" w:rsidDel="00632655" w:rsidRDefault="00283263" w:rsidP="00283263">
            <w:pPr>
              <w:bidi/>
              <w:rPr>
                <w:del w:id="28" w:author="Edna Laufer Globus" w:date="2024-11-14T13:50:00Z"/>
                <w:rFonts w:ascii="Heebo" w:hAnsi="Heebo" w:cs="Heebo"/>
                <w:b/>
                <w:bCs/>
                <w:color w:val="FF0000"/>
                <w:rtl/>
              </w:rPr>
            </w:pPr>
            <w:del w:id="29" w:author="Edna Laufer Globus" w:date="2024-11-14T13:50:00Z">
              <w:r w:rsidRPr="004A787E" w:rsidDel="00632655">
                <w:rPr>
                  <w:rFonts w:ascii="Heebo" w:hAnsi="Heebo" w:cs="Heebo" w:hint="cs"/>
                  <w:b/>
                  <w:bCs/>
                  <w:color w:val="FF0000"/>
                  <w:rtl/>
                </w:rPr>
                <w:delText>הפסקת קפה</w:delText>
              </w:r>
            </w:del>
          </w:p>
        </w:tc>
        <w:tc>
          <w:tcPr>
            <w:tcW w:w="1555" w:type="dxa"/>
          </w:tcPr>
          <w:p w14:paraId="36F7B708" w14:textId="5E45E9DC" w:rsidR="00283263" w:rsidRPr="004A787E" w:rsidDel="00632655" w:rsidRDefault="00283263" w:rsidP="00283263">
            <w:pPr>
              <w:bidi/>
              <w:rPr>
                <w:del w:id="30" w:author="Edna Laufer Globus" w:date="2024-11-14T13:50:00Z"/>
                <w:rFonts w:ascii="Heebo" w:hAnsi="Heebo" w:cs="Heebo"/>
                <w:b/>
                <w:bCs/>
                <w:color w:val="FF0000"/>
                <w:rtl/>
              </w:rPr>
            </w:pPr>
            <w:del w:id="31" w:author="Edna Laufer Globus" w:date="2024-11-14T13:50:00Z">
              <w:r w:rsidRPr="004A787E" w:rsidDel="00632655">
                <w:rPr>
                  <w:rFonts w:ascii="Heebo" w:hAnsi="Heebo" w:cs="Heebo" w:hint="cs"/>
                  <w:b/>
                  <w:bCs/>
                  <w:color w:val="FF0000"/>
                  <w:rtl/>
                </w:rPr>
                <w:delText>10 דק׳</w:delText>
              </w:r>
            </w:del>
          </w:p>
        </w:tc>
      </w:tr>
      <w:tr w:rsidR="00283263" w:rsidRPr="004A787E" w:rsidDel="00786341" w14:paraId="202ECBF0" w14:textId="22364EBC" w:rsidTr="00565ACC">
        <w:trPr>
          <w:del w:id="32" w:author="Edna Laufer Globus" w:date="2024-11-14T14:01:00Z"/>
        </w:trPr>
        <w:tc>
          <w:tcPr>
            <w:tcW w:w="6196" w:type="dxa"/>
          </w:tcPr>
          <w:p w14:paraId="0E4EB96C" w14:textId="4D279BD7" w:rsidR="00283263" w:rsidRPr="00632655" w:rsidDel="00786341" w:rsidRDefault="00283263" w:rsidP="00283263">
            <w:pPr>
              <w:bidi/>
              <w:rPr>
                <w:del w:id="33" w:author="Edna Laufer Globus" w:date="2024-11-14T14:01:00Z"/>
                <w:rFonts w:ascii="Heebo" w:hAnsi="Heebo" w:cs="Heebo"/>
                <w:color w:val="FF0000"/>
                <w:rtl/>
                <w:lang w:val="en-US"/>
                <w:rPrChange w:id="34" w:author="Edna Laufer Globus" w:date="2024-11-14T13:46:00Z">
                  <w:rPr>
                    <w:del w:id="35" w:author="Edna Laufer Globus" w:date="2024-11-14T14:01:00Z"/>
                    <w:rFonts w:ascii="Heebo" w:hAnsi="Heebo" w:cs="Heebo"/>
                    <w:color w:val="FF0000"/>
                    <w:rtl/>
                  </w:rPr>
                </w:rPrChange>
              </w:rPr>
            </w:pPr>
            <w:del w:id="36" w:author="Edna Laufer Globus" w:date="2024-11-14T14:01:00Z">
              <w:r w:rsidRPr="00283263" w:rsidDel="00786341">
                <w:rPr>
                  <w:rFonts w:ascii="Heebo" w:hAnsi="Heebo" w:cs="Heebo" w:hint="cs"/>
                  <w:color w:val="000000" w:themeColor="text1"/>
                  <w:rtl/>
                </w:rPr>
                <w:delText xml:space="preserve">הצגת </w:delText>
              </w:r>
            </w:del>
            <w:del w:id="37" w:author="Edna Laufer Globus" w:date="2024-11-14T14:00:00Z">
              <w:r w:rsidRPr="00283263" w:rsidDel="00786341">
                <w:rPr>
                  <w:rFonts w:ascii="Heebo" w:hAnsi="Heebo" w:cs="Heebo" w:hint="cs"/>
                  <w:color w:val="000000" w:themeColor="text1"/>
                  <w:rtl/>
                </w:rPr>
                <w:delText>מסע לקוח קיים</w:delText>
              </w:r>
            </w:del>
          </w:p>
        </w:tc>
        <w:tc>
          <w:tcPr>
            <w:tcW w:w="1555" w:type="dxa"/>
          </w:tcPr>
          <w:p w14:paraId="7D2C1BAE" w14:textId="039264EB" w:rsidR="00283263" w:rsidRPr="00283263" w:rsidDel="00786341" w:rsidRDefault="00AD268F" w:rsidP="00283263">
            <w:pPr>
              <w:bidi/>
              <w:rPr>
                <w:del w:id="38" w:author="Edna Laufer Globus" w:date="2024-11-14T14:01:00Z"/>
                <w:rFonts w:ascii="Heebo" w:hAnsi="Heebo" w:cs="Heebo"/>
                <w:color w:val="FF0000"/>
                <w:rtl/>
              </w:rPr>
            </w:pPr>
            <w:del w:id="39" w:author="Edna Laufer Globus" w:date="2024-11-14T13:46:00Z">
              <w:r w:rsidDel="00632655">
                <w:rPr>
                  <w:rFonts w:ascii="Heebo" w:hAnsi="Heebo" w:cs="Heebo" w:hint="cs"/>
                  <w:color w:val="000000" w:themeColor="text1"/>
                  <w:rtl/>
                </w:rPr>
                <w:delText>20</w:delText>
              </w:r>
              <w:r w:rsidRPr="00283263" w:rsidDel="00632655">
                <w:rPr>
                  <w:rFonts w:ascii="Heebo" w:hAnsi="Heebo" w:cs="Heebo" w:hint="cs"/>
                  <w:color w:val="000000" w:themeColor="text1"/>
                  <w:rtl/>
                </w:rPr>
                <w:delText xml:space="preserve"> </w:delText>
              </w:r>
            </w:del>
            <w:del w:id="40" w:author="Edna Laufer Globus" w:date="2024-11-14T14:01:00Z">
              <w:r w:rsidR="00283263" w:rsidRPr="00283263" w:rsidDel="00786341">
                <w:rPr>
                  <w:rFonts w:ascii="Heebo" w:hAnsi="Heebo" w:cs="Heebo" w:hint="cs"/>
                  <w:color w:val="000000" w:themeColor="text1"/>
                  <w:rtl/>
                </w:rPr>
                <w:delText>דק׳</w:delText>
              </w:r>
            </w:del>
          </w:p>
        </w:tc>
      </w:tr>
      <w:tr w:rsidR="00632655" w:rsidRPr="004A787E" w14:paraId="62CFA4AF" w14:textId="77777777" w:rsidTr="00565ACC">
        <w:trPr>
          <w:ins w:id="41" w:author="Edna Laufer Globus" w:date="2024-11-14T13:50:00Z"/>
        </w:trPr>
        <w:tc>
          <w:tcPr>
            <w:tcW w:w="6196" w:type="dxa"/>
          </w:tcPr>
          <w:p w14:paraId="027C9584" w14:textId="6E22FF65" w:rsidR="00632655" w:rsidRPr="00283263" w:rsidRDefault="00632655" w:rsidP="00632655">
            <w:pPr>
              <w:bidi/>
              <w:rPr>
                <w:ins w:id="42" w:author="Edna Laufer Globus" w:date="2024-11-14T13:50:00Z"/>
                <w:rFonts w:ascii="Heebo" w:hAnsi="Heebo" w:cs="Heebo"/>
                <w:color w:val="000000" w:themeColor="text1"/>
                <w:rtl/>
              </w:rPr>
            </w:pPr>
            <w:ins w:id="43" w:author="Edna Laufer Globus" w:date="2024-11-14T13:50:00Z">
              <w:r w:rsidRPr="004A787E">
                <w:rPr>
                  <w:rFonts w:ascii="Heebo" w:hAnsi="Heebo" w:cs="Heebo" w:hint="cs"/>
                  <w:b/>
                  <w:bCs/>
                  <w:color w:val="FF0000"/>
                  <w:rtl/>
                </w:rPr>
                <w:t>הפסקת קפה</w:t>
              </w:r>
            </w:ins>
          </w:p>
        </w:tc>
        <w:tc>
          <w:tcPr>
            <w:tcW w:w="1555" w:type="dxa"/>
          </w:tcPr>
          <w:p w14:paraId="0080A892" w14:textId="2FCF4F5B" w:rsidR="00632655" w:rsidDel="00632655" w:rsidRDefault="00632655" w:rsidP="00632655">
            <w:pPr>
              <w:bidi/>
              <w:rPr>
                <w:ins w:id="44" w:author="Edna Laufer Globus" w:date="2024-11-14T13:50:00Z"/>
                <w:rFonts w:ascii="Heebo" w:hAnsi="Heebo" w:cs="Heebo"/>
                <w:color w:val="000000" w:themeColor="text1"/>
                <w:rtl/>
              </w:rPr>
            </w:pPr>
            <w:ins w:id="45" w:author="Edna Laufer Globus" w:date="2024-11-14T13:50:00Z">
              <w:r w:rsidRPr="004A787E">
                <w:rPr>
                  <w:rFonts w:ascii="Heebo" w:hAnsi="Heebo" w:cs="Heebo" w:hint="cs"/>
                  <w:b/>
                  <w:bCs/>
                  <w:color w:val="FF0000"/>
                  <w:rtl/>
                </w:rPr>
                <w:t>10 דק׳</w:t>
              </w:r>
            </w:ins>
          </w:p>
        </w:tc>
      </w:tr>
      <w:tr w:rsidR="00283263" w:rsidRPr="004A787E" w14:paraId="036A8506" w14:textId="77777777" w:rsidTr="00565ACC">
        <w:tc>
          <w:tcPr>
            <w:tcW w:w="6196" w:type="dxa"/>
          </w:tcPr>
          <w:p w14:paraId="1D2CE749" w14:textId="57392498" w:rsidR="00632655" w:rsidRDefault="00283263" w:rsidP="00ED62B8">
            <w:pPr>
              <w:bidi/>
              <w:rPr>
                <w:ins w:id="46" w:author="Edna Laufer Globus" w:date="2024-11-14T13:48:00Z"/>
                <w:rFonts w:ascii="Heebo" w:hAnsi="Heebo" w:cs="Heebo"/>
                <w:rtl/>
              </w:rPr>
            </w:pPr>
            <w:r w:rsidRPr="004A787E">
              <w:rPr>
                <w:rFonts w:ascii="Heebo" w:hAnsi="Heebo" w:cs="Heebo" w:hint="cs"/>
                <w:rtl/>
              </w:rPr>
              <w:t xml:space="preserve">עבודה </w:t>
            </w:r>
            <w:del w:id="47" w:author="Edna Laufer Globus" w:date="2024-11-14T13:54:00Z">
              <w:r w:rsidRPr="004A787E" w:rsidDel="00632655">
                <w:rPr>
                  <w:rFonts w:ascii="Heebo" w:hAnsi="Heebo" w:cs="Heebo" w:hint="cs"/>
                  <w:rtl/>
                </w:rPr>
                <w:delText xml:space="preserve">ב </w:delText>
              </w:r>
            </w:del>
            <w:ins w:id="48" w:author="Edna Laufer Globus" w:date="2024-11-14T13:54:00Z">
              <w:r w:rsidR="00632655" w:rsidRPr="004A787E">
                <w:rPr>
                  <w:rFonts w:ascii="Heebo" w:hAnsi="Heebo" w:cs="Heebo" w:hint="cs"/>
                  <w:rtl/>
                </w:rPr>
                <w:t>ב</w:t>
              </w:r>
              <w:r w:rsidR="00632655">
                <w:rPr>
                  <w:rFonts w:ascii="Heebo" w:hAnsi="Heebo" w:cs="Heebo" w:hint="cs"/>
                  <w:rtl/>
                </w:rPr>
                <w:t>-</w:t>
              </w:r>
            </w:ins>
            <w:del w:id="49" w:author="Edna Laufer Globus" w:date="2024-11-14T13:51:00Z">
              <w:r w:rsidRPr="004A787E" w:rsidDel="00632655">
                <w:rPr>
                  <w:rFonts w:ascii="Heebo" w:hAnsi="Heebo" w:cs="Heebo" w:hint="cs"/>
                  <w:rtl/>
                </w:rPr>
                <w:delText xml:space="preserve">2 </w:delText>
              </w:r>
            </w:del>
            <w:ins w:id="50" w:author="Edna Laufer Globus" w:date="2024-11-14T13:55:00Z">
              <w:r w:rsidR="00632655">
                <w:rPr>
                  <w:rFonts w:ascii="Heebo" w:hAnsi="Heebo" w:cs="Heebo" w:hint="cs"/>
                  <w:rtl/>
                </w:rPr>
                <w:t>2</w:t>
              </w:r>
            </w:ins>
            <w:ins w:id="51" w:author="Edna Laufer Globus" w:date="2024-11-14T13:51:00Z">
              <w:r w:rsidR="00632655" w:rsidRPr="004A787E">
                <w:rPr>
                  <w:rFonts w:ascii="Heebo" w:hAnsi="Heebo" w:cs="Heebo" w:hint="cs"/>
                  <w:rtl/>
                </w:rPr>
                <w:t xml:space="preserve"> </w:t>
              </w:r>
            </w:ins>
            <w:r w:rsidRPr="004A787E">
              <w:rPr>
                <w:rFonts w:ascii="Heebo" w:hAnsi="Heebo" w:cs="Heebo" w:hint="cs"/>
                <w:rtl/>
              </w:rPr>
              <w:t>קבוצות:</w:t>
            </w:r>
            <w:ins w:id="52" w:author="Edna Laufer Globus" w:date="2024-11-14T16:59:00Z">
              <w:r w:rsidR="00561E02">
                <w:rPr>
                  <w:rFonts w:ascii="Heebo" w:hAnsi="Heebo" w:cs="Heebo" w:hint="cs"/>
                  <w:rtl/>
                </w:rPr>
                <w:t xml:space="preserve"> תוכן ו</w:t>
              </w:r>
              <w:del w:id="53" w:author="אביעד יצחקי" w:date="2024-11-14T21:52:00Z">
                <w:r w:rsidR="00561E02" w:rsidDel="00ED62B8">
                  <w:rPr>
                    <w:rFonts w:ascii="Heebo" w:hAnsi="Heebo" w:cs="Heebo" w:hint="cs"/>
                    <w:rtl/>
                  </w:rPr>
                  <w:delText>אופן</w:delText>
                </w:r>
              </w:del>
            </w:ins>
            <w:ins w:id="54" w:author="אביעד יצחקי" w:date="2024-11-14T21:52:00Z">
              <w:r w:rsidR="00ED62B8">
                <w:rPr>
                  <w:rFonts w:ascii="Heebo" w:hAnsi="Heebo" w:cs="Heebo" w:hint="cs"/>
                  <w:rtl/>
                </w:rPr>
                <w:t>כלים</w:t>
              </w:r>
            </w:ins>
            <w:ins w:id="55" w:author="Edna Laufer Globus" w:date="2024-11-14T16:59:00Z">
              <w:r w:rsidR="00561E02">
                <w:rPr>
                  <w:rFonts w:ascii="Heebo" w:hAnsi="Heebo" w:cs="Heebo" w:hint="cs"/>
                  <w:rtl/>
                </w:rPr>
                <w:t>.</w:t>
              </w:r>
            </w:ins>
          </w:p>
          <w:p w14:paraId="0B2A9341" w14:textId="775A914C" w:rsidR="00283263" w:rsidRPr="004A787E" w:rsidRDefault="00283263" w:rsidP="00ED62B8">
            <w:pPr>
              <w:bidi/>
              <w:rPr>
                <w:rFonts w:ascii="Heebo" w:hAnsi="Heebo" w:cs="Heebo"/>
                <w:rtl/>
              </w:rPr>
            </w:pPr>
            <w:del w:id="56" w:author="Edna Laufer Globus" w:date="2024-11-14T13:48:00Z">
              <w:r w:rsidRPr="004A787E" w:rsidDel="00632655">
                <w:rPr>
                  <w:rFonts w:ascii="Heebo" w:hAnsi="Heebo" w:cs="Heebo" w:hint="cs"/>
                  <w:rtl/>
                </w:rPr>
                <w:delText xml:space="preserve"> </w:delText>
              </w:r>
            </w:del>
            <w:r>
              <w:rPr>
                <w:rFonts w:ascii="Heebo" w:hAnsi="Heebo" w:cs="Heebo" w:hint="cs"/>
                <w:rtl/>
              </w:rPr>
              <w:t xml:space="preserve">צרכי </w:t>
            </w:r>
            <w:del w:id="57" w:author="Edna Laufer Globus" w:date="2024-11-14T13:46:00Z">
              <w:r w:rsidDel="00632655">
                <w:rPr>
                  <w:rFonts w:ascii="Heebo" w:hAnsi="Heebo" w:cs="Heebo" w:hint="cs"/>
                  <w:rtl/>
                </w:rPr>
                <w:delText xml:space="preserve">הקשיש </w:delText>
              </w:r>
            </w:del>
            <w:ins w:id="58" w:author="Edna Laufer Globus" w:date="2024-11-14T13:47:00Z">
              <w:r w:rsidR="00632655">
                <w:rPr>
                  <w:rFonts w:ascii="Heebo" w:hAnsi="Heebo" w:cs="Heebo" w:hint="cs"/>
                  <w:rtl/>
                </w:rPr>
                <w:t>האזרח הוותיק</w:t>
              </w:r>
            </w:ins>
            <w:ins w:id="59" w:author="Edna Laufer Globus" w:date="2024-11-14T16:59:00Z">
              <w:r w:rsidR="00561E02">
                <w:rPr>
                  <w:rFonts w:ascii="Heebo" w:hAnsi="Heebo" w:cs="Heebo" w:hint="cs"/>
                  <w:rtl/>
                </w:rPr>
                <w:t xml:space="preserve"> והיצע </w:t>
              </w:r>
              <w:del w:id="60" w:author="אביעד יצחקי" w:date="2024-11-14T21:52:00Z">
                <w:r w:rsidR="00561E02" w:rsidDel="00ED62B8">
                  <w:rPr>
                    <w:rFonts w:ascii="Heebo" w:hAnsi="Heebo" w:cs="Heebo" w:hint="cs"/>
                    <w:rtl/>
                  </w:rPr>
                  <w:delText>ה</w:delText>
                </w:r>
              </w:del>
            </w:ins>
            <w:ins w:id="61" w:author="אביעד יצחקי" w:date="2024-11-14T21:53:00Z">
              <w:r w:rsidR="00ED62B8">
                <w:rPr>
                  <w:rFonts w:ascii="Heebo" w:hAnsi="Heebo" w:cs="Heebo" w:hint="cs"/>
                  <w:rtl/>
                </w:rPr>
                <w:t>השירות/</w:t>
              </w:r>
            </w:ins>
            <w:ins w:id="62" w:author="Edna Laufer Globus" w:date="2024-11-14T16:59:00Z">
              <w:r w:rsidR="00561E02">
                <w:rPr>
                  <w:rFonts w:ascii="Heebo" w:hAnsi="Heebo" w:cs="Heebo" w:hint="cs"/>
                  <w:rtl/>
                </w:rPr>
                <w:t>סל</w:t>
              </w:r>
            </w:ins>
            <w:ins w:id="63" w:author="Edna Laufer Globus" w:date="2024-11-14T13:46:00Z">
              <w:r w:rsidR="00632655">
                <w:rPr>
                  <w:rFonts w:ascii="Heebo" w:hAnsi="Heebo" w:cs="Heebo" w:hint="cs"/>
                  <w:rtl/>
                </w:rPr>
                <w:t xml:space="preserve"> </w:t>
              </w:r>
            </w:ins>
            <w:ins w:id="64" w:author="אביעד יצחקי" w:date="2024-11-14T21:53:00Z">
              <w:r w:rsidR="00ED62B8">
                <w:rPr>
                  <w:rFonts w:ascii="Heebo" w:hAnsi="Heebo" w:cs="Heebo" w:hint="cs"/>
                  <w:rtl/>
                </w:rPr>
                <w:t>השירותים</w:t>
              </w:r>
            </w:ins>
            <w:del w:id="65" w:author="Edna Laufer Globus" w:date="2024-11-14T13:46:00Z">
              <w:r w:rsidDel="00632655">
                <w:rPr>
                  <w:rFonts w:ascii="Heebo" w:hAnsi="Heebo" w:cs="Heebo" w:hint="cs"/>
                  <w:rtl/>
                </w:rPr>
                <w:delText xml:space="preserve">וסל </w:delText>
              </w:r>
            </w:del>
            <w:ins w:id="66" w:author="Edna Laufer Globus" w:date="2024-11-14T13:46:00Z">
              <w:r w:rsidR="00632655">
                <w:rPr>
                  <w:rFonts w:ascii="Heebo" w:hAnsi="Heebo" w:cs="Heebo" w:hint="cs"/>
                  <w:rtl/>
                </w:rPr>
                <w:t>+</w:t>
              </w:r>
            </w:ins>
            <w:ins w:id="67" w:author="Edna Laufer Globus" w:date="2024-11-14T16:59:00Z">
              <w:r w:rsidR="00561E02">
                <w:rPr>
                  <w:rFonts w:ascii="Heebo" w:hAnsi="Heebo" w:cs="Heebo" w:hint="cs"/>
                  <w:rtl/>
                </w:rPr>
                <w:t xml:space="preserve"> </w:t>
              </w:r>
            </w:ins>
            <w:ins w:id="68" w:author="Edna Laufer Globus" w:date="2024-11-14T13:48:00Z">
              <w:r w:rsidR="00632655">
                <w:rPr>
                  <w:rFonts w:ascii="Heebo" w:hAnsi="Heebo" w:cs="Heebo" w:hint="cs"/>
                  <w:rtl/>
                </w:rPr>
                <w:t>תהליכי עבודה תומכים ב</w:t>
              </w:r>
            </w:ins>
            <w:ins w:id="69" w:author="Edna Laufer Globus" w:date="2024-11-14T13:46:00Z">
              <w:r w:rsidR="00632655">
                <w:rPr>
                  <w:rFonts w:ascii="Heebo" w:hAnsi="Heebo" w:cs="Heebo" w:hint="cs"/>
                  <w:rtl/>
                </w:rPr>
                <w:t xml:space="preserve">סל </w:t>
              </w:r>
            </w:ins>
            <w:r>
              <w:rPr>
                <w:rFonts w:ascii="Heebo" w:hAnsi="Heebo" w:cs="Heebo" w:hint="cs"/>
                <w:rtl/>
              </w:rPr>
              <w:t>שירותים</w:t>
            </w:r>
            <w:ins w:id="70" w:author="Edna Laufer Globus" w:date="2024-11-14T13:54:00Z">
              <w:r w:rsidR="00632655">
                <w:rPr>
                  <w:rFonts w:ascii="Heebo" w:hAnsi="Heebo" w:cs="Heebo" w:hint="cs"/>
                  <w:rtl/>
                </w:rPr>
                <w:t xml:space="preserve"> </w:t>
              </w:r>
            </w:ins>
            <w:ins w:id="71" w:author="Edna Laufer Globus" w:date="2024-11-14T13:55:00Z">
              <w:r w:rsidR="00632655">
                <w:rPr>
                  <w:rFonts w:ascii="Heebo" w:hAnsi="Heebo" w:cs="Heebo" w:hint="cs"/>
                  <w:rtl/>
                </w:rPr>
                <w:t>ואפיון הפרסונות ה</w:t>
              </w:r>
              <w:del w:id="72" w:author="אביעד יצחקי" w:date="2024-11-14T21:53:00Z">
                <w:r w:rsidR="00632655" w:rsidDel="00ED62B8">
                  <w:rPr>
                    <w:rFonts w:ascii="Heebo" w:hAnsi="Heebo" w:cs="Heebo" w:hint="cs"/>
                    <w:rtl/>
                  </w:rPr>
                  <w:delText>דרושות</w:delText>
                </w:r>
              </w:del>
            </w:ins>
            <w:ins w:id="73" w:author="אביעד יצחקי" w:date="2024-11-14T21:53:00Z">
              <w:r w:rsidR="00ED62B8">
                <w:rPr>
                  <w:rFonts w:ascii="Heebo" w:hAnsi="Heebo" w:cs="Heebo" w:hint="cs"/>
                  <w:rtl/>
                </w:rPr>
                <w:t>נדרשות</w:t>
              </w:r>
            </w:ins>
          </w:p>
        </w:tc>
        <w:tc>
          <w:tcPr>
            <w:tcW w:w="1555" w:type="dxa"/>
          </w:tcPr>
          <w:p w14:paraId="7B5FDADC" w14:textId="418ECF62" w:rsidR="00283263" w:rsidRPr="004A787E" w:rsidRDefault="00AD268F" w:rsidP="00283263">
            <w:pPr>
              <w:bidi/>
              <w:rPr>
                <w:rFonts w:ascii="Heebo" w:hAnsi="Heebo" w:cs="Heebo"/>
                <w:rtl/>
              </w:rPr>
            </w:pPr>
            <w:del w:id="74" w:author="Edna Laufer Globus" w:date="2024-11-14T13:49:00Z">
              <w:r w:rsidDel="00632655">
                <w:rPr>
                  <w:rFonts w:ascii="Heebo" w:hAnsi="Heebo" w:cs="Heebo" w:hint="cs"/>
                  <w:rtl/>
                </w:rPr>
                <w:delText>75</w:delText>
              </w:r>
              <w:r w:rsidRPr="004A787E" w:rsidDel="00632655">
                <w:rPr>
                  <w:rFonts w:ascii="Heebo" w:hAnsi="Heebo" w:cs="Heebo" w:hint="cs"/>
                  <w:rtl/>
                </w:rPr>
                <w:delText xml:space="preserve"> </w:delText>
              </w:r>
            </w:del>
            <w:ins w:id="75" w:author="Edna Laufer Globus" w:date="2024-11-14T13:49:00Z">
              <w:r w:rsidR="00632655">
                <w:rPr>
                  <w:rFonts w:ascii="Heebo" w:hAnsi="Heebo" w:cs="Heebo" w:hint="cs"/>
                  <w:rtl/>
                </w:rPr>
                <w:t>90</w:t>
              </w:r>
              <w:r w:rsidR="00632655" w:rsidRPr="004A787E">
                <w:rPr>
                  <w:rFonts w:ascii="Heebo" w:hAnsi="Heebo" w:cs="Heebo" w:hint="cs"/>
                  <w:rtl/>
                </w:rPr>
                <w:t xml:space="preserve"> </w:t>
              </w:r>
            </w:ins>
            <w:r w:rsidR="00283263" w:rsidRPr="004A787E">
              <w:rPr>
                <w:rFonts w:ascii="Heebo" w:hAnsi="Heebo" w:cs="Heebo" w:hint="cs"/>
                <w:rtl/>
              </w:rPr>
              <w:t>דק׳</w:t>
            </w:r>
          </w:p>
        </w:tc>
      </w:tr>
      <w:tr w:rsidR="00283263" w:rsidRPr="004A787E" w14:paraId="74A96B76" w14:textId="77777777" w:rsidTr="00565ACC">
        <w:tc>
          <w:tcPr>
            <w:tcW w:w="6196" w:type="dxa"/>
            <w:tcBorders>
              <w:bottom w:val="double" w:sz="4" w:space="0" w:color="auto"/>
            </w:tcBorders>
          </w:tcPr>
          <w:p w14:paraId="287DE20A" w14:textId="0CF49F8D" w:rsidR="00283263" w:rsidRPr="004A787E" w:rsidRDefault="00283263" w:rsidP="00283263">
            <w:pPr>
              <w:bidi/>
              <w:rPr>
                <w:rFonts w:ascii="Heebo" w:hAnsi="Heebo" w:cs="Heebo"/>
                <w:rtl/>
              </w:rPr>
            </w:pPr>
            <w:r w:rsidRPr="004A787E">
              <w:rPr>
                <w:rFonts w:ascii="Heebo" w:hAnsi="Heebo" w:cs="Heebo" w:hint="cs"/>
                <w:rtl/>
              </w:rPr>
              <w:t xml:space="preserve">הצגת ממצאים ותובנות במליאה </w:t>
            </w:r>
          </w:p>
        </w:tc>
        <w:tc>
          <w:tcPr>
            <w:tcW w:w="1555" w:type="dxa"/>
            <w:tcBorders>
              <w:bottom w:val="double" w:sz="4" w:space="0" w:color="auto"/>
            </w:tcBorders>
          </w:tcPr>
          <w:p w14:paraId="00556F94" w14:textId="57D8B5D2" w:rsidR="00283263" w:rsidRPr="004A787E" w:rsidRDefault="00AD268F" w:rsidP="00283263">
            <w:pPr>
              <w:bidi/>
              <w:rPr>
                <w:rFonts w:ascii="Heebo" w:hAnsi="Heebo" w:cs="Heebo"/>
                <w:rtl/>
              </w:rPr>
            </w:pPr>
            <w:del w:id="76" w:author="Edna Laufer Globus" w:date="2024-11-14T13:52:00Z">
              <w:r w:rsidDel="00632655">
                <w:rPr>
                  <w:rFonts w:ascii="Heebo" w:hAnsi="Heebo" w:cs="Heebo" w:hint="cs"/>
                  <w:rtl/>
                </w:rPr>
                <w:delText>45</w:delText>
              </w:r>
              <w:r w:rsidRPr="004A787E" w:rsidDel="00632655">
                <w:rPr>
                  <w:rFonts w:ascii="Heebo" w:hAnsi="Heebo" w:cs="Heebo" w:hint="cs"/>
                  <w:rtl/>
                </w:rPr>
                <w:delText xml:space="preserve"> </w:delText>
              </w:r>
            </w:del>
            <w:ins w:id="77" w:author="Edna Laufer Globus" w:date="2024-11-14T14:04:00Z">
              <w:r w:rsidR="00786341">
                <w:rPr>
                  <w:rFonts w:ascii="Heebo" w:hAnsi="Heebo" w:cs="Heebo" w:hint="cs"/>
                  <w:rtl/>
                </w:rPr>
                <w:t>4</w:t>
              </w:r>
            </w:ins>
            <w:ins w:id="78" w:author="Edna Laufer Globus" w:date="2024-11-14T13:52:00Z">
              <w:r w:rsidR="00632655">
                <w:rPr>
                  <w:rFonts w:ascii="Heebo" w:hAnsi="Heebo" w:cs="Heebo" w:hint="cs"/>
                  <w:rtl/>
                </w:rPr>
                <w:t>0</w:t>
              </w:r>
              <w:r w:rsidR="00632655" w:rsidRPr="004A787E">
                <w:rPr>
                  <w:rFonts w:ascii="Heebo" w:hAnsi="Heebo" w:cs="Heebo" w:hint="cs"/>
                  <w:rtl/>
                </w:rPr>
                <w:t xml:space="preserve"> </w:t>
              </w:r>
            </w:ins>
            <w:r w:rsidR="00283263" w:rsidRPr="004A787E">
              <w:rPr>
                <w:rFonts w:ascii="Heebo" w:hAnsi="Heebo" w:cs="Heebo" w:hint="cs"/>
                <w:rtl/>
              </w:rPr>
              <w:t>דק׳</w:t>
            </w:r>
          </w:p>
        </w:tc>
      </w:tr>
      <w:tr w:rsidR="00283263" w:rsidRPr="004A787E" w14:paraId="782A6B73" w14:textId="77777777" w:rsidTr="00565ACC">
        <w:tc>
          <w:tcPr>
            <w:tcW w:w="6196" w:type="dxa"/>
            <w:tcBorders>
              <w:bottom w:val="double" w:sz="4" w:space="0" w:color="auto"/>
            </w:tcBorders>
          </w:tcPr>
          <w:p w14:paraId="404F25F9" w14:textId="6FD17333" w:rsidR="00283263" w:rsidRPr="004A787E" w:rsidRDefault="00283263" w:rsidP="00283263">
            <w:pPr>
              <w:bidi/>
              <w:rPr>
                <w:rFonts w:ascii="Heebo" w:hAnsi="Heebo" w:cs="Heebo"/>
                <w:b/>
                <w:bCs/>
                <w:rtl/>
              </w:rPr>
            </w:pPr>
          </w:p>
        </w:tc>
        <w:tc>
          <w:tcPr>
            <w:tcW w:w="1555" w:type="dxa"/>
            <w:tcBorders>
              <w:bottom w:val="double" w:sz="4" w:space="0" w:color="auto"/>
            </w:tcBorders>
          </w:tcPr>
          <w:p w14:paraId="3770A9AF" w14:textId="59EB6C3D" w:rsidR="00283263" w:rsidRPr="004A787E" w:rsidRDefault="00AD268F" w:rsidP="00283263">
            <w:pPr>
              <w:bidi/>
              <w:rPr>
                <w:rFonts w:ascii="Heebo" w:hAnsi="Heebo" w:cs="Heebo"/>
                <w:b/>
                <w:bCs/>
                <w:rtl/>
              </w:rPr>
            </w:pPr>
            <w:del w:id="79" w:author="Edna Laufer Globus" w:date="2024-11-14T13:52:00Z">
              <w:r w:rsidDel="00632655">
                <w:rPr>
                  <w:rFonts w:ascii="Heebo" w:hAnsi="Heebo" w:cs="Heebo" w:hint="cs"/>
                  <w:b/>
                  <w:bCs/>
                  <w:rtl/>
                </w:rPr>
                <w:delText>3.</w:delText>
              </w:r>
            </w:del>
            <w:del w:id="80" w:author="Edna Laufer Globus" w:date="2024-11-14T13:51:00Z">
              <w:r w:rsidDel="00632655">
                <w:rPr>
                  <w:rFonts w:ascii="Heebo" w:hAnsi="Heebo" w:cs="Heebo" w:hint="cs"/>
                  <w:b/>
                  <w:bCs/>
                  <w:rtl/>
                </w:rPr>
                <w:delText>8</w:delText>
              </w:r>
              <w:r w:rsidR="00283263" w:rsidRPr="004A787E" w:rsidDel="00632655">
                <w:rPr>
                  <w:rFonts w:ascii="Heebo" w:hAnsi="Heebo" w:cs="Heebo" w:hint="cs"/>
                  <w:b/>
                  <w:bCs/>
                  <w:rtl/>
                </w:rPr>
                <w:delText xml:space="preserve"> </w:delText>
              </w:r>
            </w:del>
            <w:ins w:id="81" w:author="Edna Laufer Globus" w:date="2024-11-14T14:04:00Z">
              <w:r w:rsidR="00786341">
                <w:rPr>
                  <w:rFonts w:ascii="Heebo" w:hAnsi="Heebo" w:cs="Heebo" w:hint="cs"/>
                  <w:b/>
                  <w:bCs/>
                  <w:rtl/>
                </w:rPr>
                <w:t xml:space="preserve">3.6 </w:t>
              </w:r>
            </w:ins>
            <w:r w:rsidR="00283263" w:rsidRPr="004A787E">
              <w:rPr>
                <w:rFonts w:ascii="Heebo" w:hAnsi="Heebo" w:cs="Heebo" w:hint="cs"/>
                <w:b/>
                <w:bCs/>
                <w:rtl/>
              </w:rPr>
              <w:t>שעות</w:t>
            </w:r>
          </w:p>
        </w:tc>
      </w:tr>
    </w:tbl>
    <w:p w14:paraId="71ACB862" w14:textId="77777777" w:rsidR="00F702EC" w:rsidRPr="004A787E" w:rsidRDefault="00F702EC" w:rsidP="00304F2F">
      <w:pPr>
        <w:bidi/>
        <w:rPr>
          <w:rFonts w:ascii="Heebo" w:hAnsi="Heebo" w:cs="Heebo"/>
        </w:rPr>
      </w:pPr>
    </w:p>
    <w:tbl>
      <w:tblPr>
        <w:tblStyle w:val="a3"/>
        <w:bidiVisual/>
        <w:tblW w:w="0" w:type="auto"/>
        <w:tblInd w:w="360" w:type="dxa"/>
        <w:tblLook w:val="04A0" w:firstRow="1" w:lastRow="0" w:firstColumn="1" w:lastColumn="0" w:noHBand="0" w:noVBand="1"/>
      </w:tblPr>
      <w:tblGrid>
        <w:gridCol w:w="6196"/>
        <w:gridCol w:w="1555"/>
      </w:tblGrid>
      <w:tr w:rsidR="00565ACC" w:rsidRPr="004A787E" w14:paraId="0DB8CE20" w14:textId="77777777" w:rsidTr="00F702EC">
        <w:tc>
          <w:tcPr>
            <w:tcW w:w="6196" w:type="dxa"/>
            <w:tcBorders>
              <w:top w:val="double" w:sz="4" w:space="0" w:color="auto"/>
              <w:bottom w:val="double" w:sz="4" w:space="0" w:color="auto"/>
            </w:tcBorders>
          </w:tcPr>
          <w:p w14:paraId="228C8BE6" w14:textId="50188897" w:rsidR="00565ACC" w:rsidRPr="004A787E" w:rsidRDefault="00F702EC" w:rsidP="00304F2F">
            <w:pPr>
              <w:bidi/>
              <w:rPr>
                <w:rFonts w:ascii="Heebo" w:hAnsi="Heebo" w:cs="Heebo"/>
                <w:b/>
                <w:bCs/>
                <w:color w:val="FF0000"/>
                <w:rtl/>
              </w:rPr>
            </w:pPr>
            <w:r w:rsidRPr="004A787E">
              <w:rPr>
                <w:rFonts w:ascii="Heebo" w:hAnsi="Heebo" w:cs="Heebo" w:hint="cs"/>
                <w:b/>
                <w:bCs/>
                <w:color w:val="FF0000"/>
                <w:rtl/>
              </w:rPr>
              <w:t>ארוחת</w:t>
            </w:r>
            <w:r w:rsidR="00565ACC" w:rsidRPr="004A787E">
              <w:rPr>
                <w:rFonts w:ascii="Heebo" w:hAnsi="Heebo" w:cs="Heebo" w:hint="cs"/>
                <w:b/>
                <w:bCs/>
                <w:color w:val="FF0000"/>
                <w:rtl/>
              </w:rPr>
              <w:t xml:space="preserve"> צהרים</w:t>
            </w:r>
            <w:r w:rsidR="00AD268F">
              <w:rPr>
                <w:rFonts w:ascii="Heebo" w:hAnsi="Heebo" w:cs="Heebo" w:hint="cs"/>
                <w:b/>
                <w:bCs/>
                <w:color w:val="FF0000"/>
                <w:rtl/>
              </w:rPr>
              <w:t xml:space="preserve"> 13:00-13:30</w:t>
            </w:r>
          </w:p>
        </w:tc>
        <w:tc>
          <w:tcPr>
            <w:tcW w:w="1555" w:type="dxa"/>
            <w:tcBorders>
              <w:top w:val="double" w:sz="4" w:space="0" w:color="auto"/>
              <w:bottom w:val="double" w:sz="4" w:space="0" w:color="auto"/>
            </w:tcBorders>
          </w:tcPr>
          <w:p w14:paraId="04DFBE1D" w14:textId="31EC0C63" w:rsidR="00565ACC" w:rsidRPr="004A787E" w:rsidRDefault="00A26A42" w:rsidP="00304F2F">
            <w:pPr>
              <w:bidi/>
              <w:rPr>
                <w:rFonts w:ascii="Heebo" w:hAnsi="Heebo" w:cs="Heebo"/>
                <w:b/>
                <w:bCs/>
                <w:color w:val="FF0000"/>
                <w:rtl/>
              </w:rPr>
            </w:pPr>
            <w:r>
              <w:rPr>
                <w:rFonts w:ascii="Heebo" w:hAnsi="Heebo" w:cs="Heebo" w:hint="cs"/>
                <w:b/>
                <w:bCs/>
                <w:color w:val="FF0000"/>
                <w:rtl/>
              </w:rPr>
              <w:t>30</w:t>
            </w:r>
            <w:r w:rsidR="00565ACC" w:rsidRPr="004A787E">
              <w:rPr>
                <w:rFonts w:ascii="Heebo" w:hAnsi="Heebo" w:cs="Heebo" w:hint="cs"/>
                <w:b/>
                <w:bCs/>
                <w:color w:val="FF0000"/>
                <w:rtl/>
              </w:rPr>
              <w:t xml:space="preserve"> דק׳</w:t>
            </w:r>
          </w:p>
        </w:tc>
      </w:tr>
    </w:tbl>
    <w:p w14:paraId="0A2A6B56" w14:textId="77777777" w:rsidR="00F702EC" w:rsidRPr="004A787E" w:rsidRDefault="00F702EC" w:rsidP="00304F2F">
      <w:pPr>
        <w:bidi/>
        <w:rPr>
          <w:rFonts w:ascii="Heebo" w:hAnsi="Heebo" w:cs="Heebo"/>
        </w:rPr>
      </w:pPr>
    </w:p>
    <w:tbl>
      <w:tblPr>
        <w:tblStyle w:val="a3"/>
        <w:bidiVisual/>
        <w:tblW w:w="0" w:type="auto"/>
        <w:tblInd w:w="360" w:type="dxa"/>
        <w:tblLook w:val="04A0" w:firstRow="1" w:lastRow="0" w:firstColumn="1" w:lastColumn="0" w:noHBand="0" w:noVBand="1"/>
      </w:tblPr>
      <w:tblGrid>
        <w:gridCol w:w="6196"/>
        <w:gridCol w:w="1555"/>
      </w:tblGrid>
      <w:tr w:rsidR="00584A7B" w:rsidRPr="004A787E" w14:paraId="5A5E87EF" w14:textId="77777777" w:rsidTr="00F702EC">
        <w:tc>
          <w:tcPr>
            <w:tcW w:w="6196" w:type="dxa"/>
            <w:tcBorders>
              <w:top w:val="double" w:sz="4" w:space="0" w:color="auto"/>
              <w:bottom w:val="single" w:sz="4" w:space="0" w:color="auto"/>
            </w:tcBorders>
          </w:tcPr>
          <w:p w14:paraId="1DF6AFE9" w14:textId="77777777" w:rsidR="00786341" w:rsidRDefault="00584A7B" w:rsidP="00304F2F">
            <w:pPr>
              <w:bidi/>
              <w:rPr>
                <w:ins w:id="82" w:author="Edna Laufer Globus" w:date="2024-11-14T13:56:00Z"/>
                <w:rFonts w:ascii="Heebo" w:hAnsi="Heebo" w:cs="Heebo"/>
                <w:rtl/>
              </w:rPr>
            </w:pPr>
            <w:r w:rsidRPr="004A787E">
              <w:rPr>
                <w:rFonts w:ascii="Heebo" w:hAnsi="Heebo" w:cs="Heebo" w:hint="cs"/>
                <w:rtl/>
              </w:rPr>
              <w:t>עבודה ב 2 קבוצות</w:t>
            </w:r>
            <w:ins w:id="83" w:author="Edna Laufer Globus" w:date="2024-11-14T13:56:00Z">
              <w:r w:rsidR="00786341">
                <w:rPr>
                  <w:rFonts w:ascii="Heebo" w:hAnsi="Heebo" w:cs="Heebo" w:hint="cs"/>
                  <w:rtl/>
                </w:rPr>
                <w:t xml:space="preserve"> על סיכום ואינטגרציה:</w:t>
              </w:r>
            </w:ins>
          </w:p>
          <w:p w14:paraId="47CA9A77" w14:textId="7C0DCDC4" w:rsidR="00584A7B" w:rsidRPr="004A787E" w:rsidRDefault="00786341" w:rsidP="00786341">
            <w:pPr>
              <w:bidi/>
              <w:rPr>
                <w:rFonts w:ascii="Heebo" w:hAnsi="Heebo" w:cs="Heebo"/>
                <w:rtl/>
              </w:rPr>
            </w:pPr>
            <w:ins w:id="84" w:author="Edna Laufer Globus" w:date="2024-11-14T13:57:00Z">
              <w:r w:rsidRPr="00786341">
                <w:rPr>
                  <w:rFonts w:ascii="Heebo" w:hAnsi="Heebo" w:cs="Heebo"/>
                  <w:rtl/>
                </w:rPr>
                <w:t>גיבוש עקרונות מנחים לפיילוט</w:t>
              </w:r>
              <w:r w:rsidRPr="00786341" w:rsidDel="00786341">
                <w:rPr>
                  <w:rFonts w:ascii="Heebo" w:hAnsi="Heebo" w:cs="Heebo" w:hint="cs"/>
                  <w:rtl/>
                </w:rPr>
                <w:t xml:space="preserve"> </w:t>
              </w:r>
            </w:ins>
            <w:del w:id="85" w:author="Edna Laufer Globus" w:date="2024-11-14T13:56:00Z">
              <w:r w:rsidR="00584A7B" w:rsidRPr="004A787E" w:rsidDel="00786341">
                <w:rPr>
                  <w:rFonts w:ascii="Heebo" w:hAnsi="Heebo" w:cs="Heebo" w:hint="cs"/>
                  <w:rtl/>
                </w:rPr>
                <w:delText xml:space="preserve">: </w:delText>
              </w:r>
            </w:del>
            <w:del w:id="86" w:author="Edna Laufer Globus" w:date="2024-11-14T13:57:00Z">
              <w:r w:rsidR="00584A7B" w:rsidRPr="004A787E" w:rsidDel="00786341">
                <w:rPr>
                  <w:rFonts w:ascii="Heebo" w:hAnsi="Heebo" w:cs="Heebo" w:hint="cs"/>
                  <w:rtl/>
                </w:rPr>
                <w:delText xml:space="preserve">מתאם השירות </w:delText>
              </w:r>
            </w:del>
            <w:r w:rsidR="00584A7B" w:rsidRPr="004A787E">
              <w:rPr>
                <w:rFonts w:ascii="Heebo" w:hAnsi="Heebo" w:cs="Heebo" w:hint="cs"/>
                <w:rtl/>
              </w:rPr>
              <w:t xml:space="preserve">+ </w:t>
            </w:r>
            <w:ins w:id="87" w:author="Edna Laufer Globus" w:date="2024-11-14T13:58:00Z">
              <w:r>
                <w:rPr>
                  <w:rFonts w:ascii="Heebo" w:hAnsi="Heebo" w:cs="Heebo" w:hint="cs"/>
                  <w:rtl/>
                </w:rPr>
                <w:t xml:space="preserve">דיוק ופירוט </w:t>
              </w:r>
            </w:ins>
            <w:del w:id="88" w:author="Edna Laufer Globus" w:date="2024-11-14T13:57:00Z">
              <w:r w:rsidR="00584A7B" w:rsidRPr="004A787E" w:rsidDel="00786341">
                <w:rPr>
                  <w:rFonts w:ascii="Heebo" w:hAnsi="Heebo" w:cs="Heebo" w:hint="cs"/>
                  <w:rtl/>
                </w:rPr>
                <w:delText>אינטגרציה ומסע חדש</w:delText>
              </w:r>
            </w:del>
            <w:ins w:id="89" w:author="Edna Laufer Globus" w:date="2024-11-14T13:57:00Z">
              <w:r>
                <w:rPr>
                  <w:rFonts w:ascii="Heebo" w:hAnsi="Heebo" w:cs="Heebo" w:hint="cs"/>
                  <w:rtl/>
                </w:rPr>
                <w:t>מסע הלקוח החדש</w:t>
              </w:r>
            </w:ins>
            <w:ins w:id="90" w:author="Edna Laufer Globus" w:date="2024-11-14T13:58:00Z">
              <w:r>
                <w:rPr>
                  <w:rFonts w:ascii="Heebo" w:hAnsi="Heebo" w:cs="Heebo" w:hint="cs"/>
                  <w:rtl/>
                </w:rPr>
                <w:t xml:space="preserve"> לאור התובנות</w:t>
              </w:r>
            </w:ins>
            <w:ins w:id="91" w:author="Edna Laufer Globus" w:date="2024-11-14T13:57:00Z">
              <w:r>
                <w:rPr>
                  <w:rFonts w:ascii="Heebo" w:hAnsi="Heebo" w:cs="Heebo" w:hint="cs"/>
                  <w:rtl/>
                </w:rPr>
                <w:t xml:space="preserve"> </w:t>
              </w:r>
            </w:ins>
          </w:p>
        </w:tc>
        <w:tc>
          <w:tcPr>
            <w:tcW w:w="1555" w:type="dxa"/>
            <w:tcBorders>
              <w:top w:val="double" w:sz="4" w:space="0" w:color="auto"/>
              <w:bottom w:val="single" w:sz="4" w:space="0" w:color="auto"/>
            </w:tcBorders>
          </w:tcPr>
          <w:p w14:paraId="42949D2C" w14:textId="3125C7E3" w:rsidR="00584A7B" w:rsidRPr="004A787E" w:rsidRDefault="00584A7B" w:rsidP="00304F2F">
            <w:pPr>
              <w:bidi/>
              <w:rPr>
                <w:rFonts w:ascii="Heebo" w:hAnsi="Heebo" w:cs="Heebo"/>
              </w:rPr>
            </w:pPr>
            <w:r w:rsidRPr="004A787E">
              <w:rPr>
                <w:rFonts w:ascii="Heebo" w:hAnsi="Heebo" w:cs="Heebo" w:hint="cs"/>
                <w:rtl/>
              </w:rPr>
              <w:t>90 דק׳</w:t>
            </w:r>
          </w:p>
        </w:tc>
      </w:tr>
      <w:tr w:rsidR="00584A7B" w:rsidRPr="004A787E" w14:paraId="6256825C" w14:textId="77777777" w:rsidTr="00584A7B">
        <w:tc>
          <w:tcPr>
            <w:tcW w:w="6196" w:type="dxa"/>
            <w:tcBorders>
              <w:top w:val="single" w:sz="4" w:space="0" w:color="auto"/>
              <w:bottom w:val="single" w:sz="4" w:space="0" w:color="auto"/>
            </w:tcBorders>
          </w:tcPr>
          <w:p w14:paraId="45D19ACC" w14:textId="2567A5B5" w:rsidR="00584A7B" w:rsidRPr="004A787E" w:rsidRDefault="00584A7B" w:rsidP="00304F2F">
            <w:pPr>
              <w:bidi/>
              <w:rPr>
                <w:rFonts w:ascii="Heebo" w:hAnsi="Heebo" w:cs="Heebo"/>
                <w:rtl/>
              </w:rPr>
            </w:pPr>
            <w:r w:rsidRPr="004A787E">
              <w:rPr>
                <w:rFonts w:ascii="Heebo" w:hAnsi="Heebo" w:cs="Heebo" w:hint="cs"/>
                <w:rtl/>
              </w:rPr>
              <w:t>הצגת ממצאים ותובנות במליאה</w:t>
            </w:r>
            <w:r w:rsidR="00A26A42">
              <w:rPr>
                <w:rFonts w:ascii="Heebo" w:hAnsi="Heebo" w:cs="Heebo" w:hint="cs"/>
                <w:rtl/>
              </w:rPr>
              <w:t xml:space="preserve"> של שתי הקבוצות</w:t>
            </w:r>
          </w:p>
        </w:tc>
        <w:tc>
          <w:tcPr>
            <w:tcW w:w="1555" w:type="dxa"/>
            <w:tcBorders>
              <w:top w:val="single" w:sz="4" w:space="0" w:color="auto"/>
              <w:bottom w:val="single" w:sz="4" w:space="0" w:color="auto"/>
            </w:tcBorders>
          </w:tcPr>
          <w:p w14:paraId="152C5F73" w14:textId="0406754C" w:rsidR="00584A7B" w:rsidRPr="004A787E" w:rsidRDefault="00A26A42" w:rsidP="00304F2F">
            <w:pPr>
              <w:bidi/>
              <w:rPr>
                <w:rFonts w:ascii="Heebo" w:hAnsi="Heebo" w:cs="Heebo"/>
              </w:rPr>
            </w:pPr>
            <w:del w:id="92" w:author="Edna Laufer Globus" w:date="2024-11-14T13:58:00Z">
              <w:r w:rsidDel="00786341">
                <w:rPr>
                  <w:rFonts w:ascii="Heebo" w:hAnsi="Heebo" w:cs="Heebo" w:hint="cs"/>
                  <w:rtl/>
                </w:rPr>
                <w:delText>4</w:delText>
              </w:r>
              <w:r w:rsidR="00584A7B" w:rsidRPr="004A787E" w:rsidDel="00786341">
                <w:rPr>
                  <w:rFonts w:ascii="Heebo" w:hAnsi="Heebo" w:cs="Heebo" w:hint="cs"/>
                  <w:rtl/>
                </w:rPr>
                <w:delText xml:space="preserve">0 </w:delText>
              </w:r>
            </w:del>
            <w:ins w:id="93" w:author="Edna Laufer Globus" w:date="2024-11-14T13:58:00Z">
              <w:r w:rsidR="00786341">
                <w:rPr>
                  <w:rFonts w:ascii="Heebo" w:hAnsi="Heebo" w:cs="Heebo" w:hint="cs"/>
                  <w:rtl/>
                </w:rPr>
                <w:t>45</w:t>
              </w:r>
              <w:r w:rsidR="00786341" w:rsidRPr="004A787E">
                <w:rPr>
                  <w:rFonts w:ascii="Heebo" w:hAnsi="Heebo" w:cs="Heebo" w:hint="cs"/>
                  <w:rtl/>
                </w:rPr>
                <w:t xml:space="preserve"> </w:t>
              </w:r>
            </w:ins>
            <w:r w:rsidR="00584A7B" w:rsidRPr="004A787E">
              <w:rPr>
                <w:rFonts w:ascii="Heebo" w:hAnsi="Heebo" w:cs="Heebo" w:hint="cs"/>
                <w:rtl/>
              </w:rPr>
              <w:t>דק׳</w:t>
            </w:r>
          </w:p>
        </w:tc>
      </w:tr>
      <w:tr w:rsidR="00565ACC" w:rsidRPr="004A787E" w14:paraId="6146CDC3" w14:textId="77777777" w:rsidTr="00584A7B">
        <w:tc>
          <w:tcPr>
            <w:tcW w:w="6196" w:type="dxa"/>
            <w:tcBorders>
              <w:top w:val="single" w:sz="4" w:space="0" w:color="auto"/>
            </w:tcBorders>
          </w:tcPr>
          <w:p w14:paraId="05C84957" w14:textId="6ACDAC99" w:rsidR="00565ACC" w:rsidRPr="004A787E" w:rsidRDefault="00565ACC" w:rsidP="00304F2F">
            <w:pPr>
              <w:bidi/>
              <w:rPr>
                <w:rFonts w:ascii="Heebo" w:hAnsi="Heebo" w:cs="Heebo"/>
              </w:rPr>
            </w:pPr>
            <w:r w:rsidRPr="004A787E">
              <w:rPr>
                <w:rFonts w:ascii="Heebo" w:hAnsi="Heebo" w:cs="Heebo" w:hint="cs"/>
                <w:rtl/>
              </w:rPr>
              <w:t>דיון מסכם</w:t>
            </w:r>
            <w:r w:rsidR="00584A7B" w:rsidRPr="004A787E">
              <w:rPr>
                <w:rFonts w:ascii="Heebo" w:hAnsi="Heebo" w:cs="Heebo" w:hint="cs"/>
                <w:rtl/>
              </w:rPr>
              <w:t>, משוב והמשך צעדים </w:t>
            </w:r>
            <w:r w:rsidRPr="004A787E">
              <w:rPr>
                <w:rFonts w:ascii="Heebo" w:hAnsi="Heebo" w:cs="Heebo" w:hint="cs"/>
                <w:rtl/>
              </w:rPr>
              <w:t> </w:t>
            </w:r>
          </w:p>
        </w:tc>
        <w:tc>
          <w:tcPr>
            <w:tcW w:w="1555" w:type="dxa"/>
            <w:tcBorders>
              <w:top w:val="single" w:sz="4" w:space="0" w:color="auto"/>
            </w:tcBorders>
          </w:tcPr>
          <w:p w14:paraId="6FB24C6B" w14:textId="0ACECD76" w:rsidR="00565ACC" w:rsidRPr="004A787E" w:rsidRDefault="00AD268F" w:rsidP="00304F2F">
            <w:pPr>
              <w:bidi/>
              <w:rPr>
                <w:rFonts w:ascii="Heebo" w:hAnsi="Heebo" w:cs="Heebo"/>
              </w:rPr>
            </w:pPr>
            <w:del w:id="94" w:author="Edna Laufer Globus" w:date="2024-11-14T16:53:00Z">
              <w:r w:rsidDel="00B408C2">
                <w:rPr>
                  <w:rFonts w:ascii="Heebo" w:hAnsi="Heebo" w:cs="Heebo" w:hint="cs"/>
                  <w:rtl/>
                </w:rPr>
                <w:delText>3</w:delText>
              </w:r>
              <w:r w:rsidRPr="004A787E" w:rsidDel="00B408C2">
                <w:rPr>
                  <w:rFonts w:ascii="Heebo" w:hAnsi="Heebo" w:cs="Heebo" w:hint="cs"/>
                  <w:rtl/>
                </w:rPr>
                <w:delText xml:space="preserve">0 </w:delText>
              </w:r>
            </w:del>
            <w:ins w:id="95" w:author="Edna Laufer Globus" w:date="2024-11-14T16:53:00Z">
              <w:r w:rsidR="00B408C2">
                <w:rPr>
                  <w:rFonts w:ascii="Heebo" w:hAnsi="Heebo" w:cs="Heebo" w:hint="cs"/>
                  <w:rtl/>
                </w:rPr>
                <w:t>4</w:t>
              </w:r>
              <w:r w:rsidR="00B408C2" w:rsidRPr="004A787E">
                <w:rPr>
                  <w:rFonts w:ascii="Heebo" w:hAnsi="Heebo" w:cs="Heebo" w:hint="cs"/>
                  <w:rtl/>
                </w:rPr>
                <w:t xml:space="preserve">0 </w:t>
              </w:r>
            </w:ins>
            <w:r w:rsidR="00584A7B" w:rsidRPr="004A787E">
              <w:rPr>
                <w:rFonts w:ascii="Heebo" w:hAnsi="Heebo" w:cs="Heebo" w:hint="cs"/>
                <w:rtl/>
              </w:rPr>
              <w:t>דק׳</w:t>
            </w:r>
          </w:p>
        </w:tc>
      </w:tr>
      <w:tr w:rsidR="00565ACC" w:rsidRPr="004A787E" w14:paraId="3C1B360F" w14:textId="77777777" w:rsidTr="00565ACC">
        <w:tc>
          <w:tcPr>
            <w:tcW w:w="6196" w:type="dxa"/>
          </w:tcPr>
          <w:p w14:paraId="74509F89" w14:textId="68E100E0" w:rsidR="00565ACC" w:rsidRPr="004A787E" w:rsidRDefault="00565ACC" w:rsidP="00304F2F">
            <w:pPr>
              <w:bidi/>
              <w:rPr>
                <w:rFonts w:ascii="Heebo" w:hAnsi="Heebo" w:cs="Heebo"/>
              </w:rPr>
            </w:pPr>
          </w:p>
        </w:tc>
        <w:tc>
          <w:tcPr>
            <w:tcW w:w="1555" w:type="dxa"/>
          </w:tcPr>
          <w:p w14:paraId="5405389D" w14:textId="060156D1" w:rsidR="00565ACC" w:rsidRPr="004A787E" w:rsidRDefault="00584A7B" w:rsidP="00304F2F">
            <w:pPr>
              <w:bidi/>
              <w:rPr>
                <w:rFonts w:ascii="Heebo" w:hAnsi="Heebo" w:cs="Heebo"/>
                <w:b/>
                <w:bCs/>
              </w:rPr>
            </w:pPr>
            <w:del w:id="96" w:author="Edna Laufer Globus" w:date="2024-11-14T16:53:00Z">
              <w:r w:rsidRPr="004A787E" w:rsidDel="00B408C2">
                <w:rPr>
                  <w:rFonts w:ascii="Heebo" w:hAnsi="Heebo" w:cs="Heebo" w:hint="cs"/>
                  <w:b/>
                  <w:bCs/>
                  <w:rtl/>
                </w:rPr>
                <w:delText>2.</w:delText>
              </w:r>
            </w:del>
            <w:del w:id="97" w:author="Edna Laufer Globus" w:date="2024-11-14T16:52:00Z">
              <w:r w:rsidR="00AD268F" w:rsidDel="00B408C2">
                <w:rPr>
                  <w:rFonts w:ascii="Heebo" w:hAnsi="Heebo" w:cs="Heebo" w:hint="cs"/>
                  <w:b/>
                  <w:bCs/>
                  <w:rtl/>
                </w:rPr>
                <w:delText>6</w:delText>
              </w:r>
              <w:r w:rsidR="00AD268F" w:rsidRPr="004A787E" w:rsidDel="00B408C2">
                <w:rPr>
                  <w:rFonts w:ascii="Heebo" w:hAnsi="Heebo" w:cs="Heebo" w:hint="cs"/>
                  <w:b/>
                  <w:bCs/>
                  <w:rtl/>
                </w:rPr>
                <w:delText xml:space="preserve"> </w:delText>
              </w:r>
            </w:del>
            <w:ins w:id="98" w:author="Edna Laufer Globus" w:date="2024-11-14T16:53:00Z">
              <w:r w:rsidR="00B408C2">
                <w:rPr>
                  <w:rFonts w:ascii="Heebo" w:hAnsi="Heebo" w:cs="Heebo" w:hint="cs"/>
                  <w:b/>
                  <w:bCs/>
                  <w:rtl/>
                </w:rPr>
                <w:t>3</w:t>
              </w:r>
            </w:ins>
            <w:ins w:id="99" w:author="Edna Laufer Globus" w:date="2024-11-14T16:52:00Z">
              <w:r w:rsidR="00B408C2" w:rsidRPr="004A787E">
                <w:rPr>
                  <w:rFonts w:ascii="Heebo" w:hAnsi="Heebo" w:cs="Heebo" w:hint="cs"/>
                  <w:b/>
                  <w:bCs/>
                  <w:rtl/>
                </w:rPr>
                <w:t xml:space="preserve"> </w:t>
              </w:r>
            </w:ins>
            <w:r w:rsidRPr="004A787E">
              <w:rPr>
                <w:rFonts w:ascii="Heebo" w:hAnsi="Heebo" w:cs="Heebo" w:hint="cs"/>
                <w:b/>
                <w:bCs/>
                <w:rtl/>
              </w:rPr>
              <w:t>שעות</w:t>
            </w:r>
          </w:p>
        </w:tc>
      </w:tr>
      <w:tr w:rsidR="00AD268F" w:rsidRPr="004A787E" w14:paraId="150DBAD0" w14:textId="77777777" w:rsidTr="00565ACC">
        <w:tc>
          <w:tcPr>
            <w:tcW w:w="6196" w:type="dxa"/>
          </w:tcPr>
          <w:p w14:paraId="6FB3909D" w14:textId="32E7866D" w:rsidR="00AD268F" w:rsidRPr="00561E02" w:rsidRDefault="00AD268F" w:rsidP="00304F2F">
            <w:pPr>
              <w:bidi/>
              <w:rPr>
                <w:rFonts w:ascii="Heebo" w:hAnsi="Heebo" w:cs="Heebo"/>
                <w:b/>
                <w:bCs/>
                <w:color w:val="FF0000"/>
                <w:rPrChange w:id="100" w:author="Edna Laufer Globus" w:date="2024-11-14T17:00:00Z">
                  <w:rPr>
                    <w:rFonts w:ascii="Heebo" w:hAnsi="Heebo" w:cs="Heebo"/>
                  </w:rPr>
                </w:rPrChange>
              </w:rPr>
            </w:pPr>
            <w:r w:rsidRPr="00561E02">
              <w:rPr>
                <w:rFonts w:ascii="Heebo" w:hAnsi="Heebo" w:cs="Heebo" w:hint="eastAsia"/>
                <w:b/>
                <w:bCs/>
                <w:color w:val="FF0000"/>
                <w:rtl/>
                <w:rPrChange w:id="101" w:author="Edna Laufer Globus" w:date="2024-11-14T17:00:00Z">
                  <w:rPr>
                    <w:rFonts w:ascii="Heebo" w:hAnsi="Heebo" w:cs="Heebo" w:hint="eastAsia"/>
                    <w:rtl/>
                  </w:rPr>
                </w:rPrChange>
              </w:rPr>
              <w:t>סיום</w:t>
            </w:r>
            <w:r w:rsidRPr="00561E02">
              <w:rPr>
                <w:rFonts w:ascii="Heebo" w:hAnsi="Heebo" w:cs="Heebo"/>
                <w:b/>
                <w:bCs/>
                <w:color w:val="FF0000"/>
                <w:rtl/>
                <w:rPrChange w:id="102" w:author="Edna Laufer Globus" w:date="2024-11-14T17:00:00Z">
                  <w:rPr>
                    <w:rFonts w:ascii="Heebo" w:hAnsi="Heebo" w:cs="Heebo"/>
                    <w:rtl/>
                  </w:rPr>
                </w:rPrChange>
              </w:rPr>
              <w:t xml:space="preserve"> </w:t>
            </w:r>
            <w:r w:rsidRPr="00561E02">
              <w:rPr>
                <w:rFonts w:ascii="Heebo" w:hAnsi="Heebo" w:cs="Heebo" w:hint="eastAsia"/>
                <w:b/>
                <w:bCs/>
                <w:color w:val="FF0000"/>
                <w:rtl/>
                <w:rPrChange w:id="103" w:author="Edna Laufer Globus" w:date="2024-11-14T17:00:00Z">
                  <w:rPr>
                    <w:rFonts w:ascii="Heebo" w:hAnsi="Heebo" w:cs="Heebo" w:hint="eastAsia"/>
                    <w:rtl/>
                  </w:rPr>
                </w:rPrChange>
              </w:rPr>
              <w:t>ב</w:t>
            </w:r>
            <w:r w:rsidRPr="00561E02">
              <w:rPr>
                <w:rFonts w:ascii="Heebo" w:hAnsi="Heebo" w:cs="Heebo"/>
                <w:b/>
                <w:bCs/>
                <w:color w:val="FF0000"/>
                <w:rtl/>
                <w:rPrChange w:id="104" w:author="Edna Laufer Globus" w:date="2024-11-14T17:00:00Z">
                  <w:rPr>
                    <w:rFonts w:ascii="Heebo" w:hAnsi="Heebo" w:cs="Heebo"/>
                    <w:rtl/>
                  </w:rPr>
                </w:rPrChange>
              </w:rPr>
              <w:t xml:space="preserve"> 16:30</w:t>
            </w:r>
          </w:p>
        </w:tc>
        <w:tc>
          <w:tcPr>
            <w:tcW w:w="1555" w:type="dxa"/>
          </w:tcPr>
          <w:p w14:paraId="56BFBEF6" w14:textId="77777777" w:rsidR="00AD268F" w:rsidRPr="004A787E" w:rsidRDefault="00AD268F" w:rsidP="00304F2F">
            <w:pPr>
              <w:bidi/>
              <w:rPr>
                <w:rFonts w:ascii="Heebo" w:hAnsi="Heebo" w:cs="Heebo"/>
                <w:b/>
                <w:bCs/>
                <w:rtl/>
              </w:rPr>
            </w:pPr>
          </w:p>
        </w:tc>
      </w:tr>
    </w:tbl>
    <w:p w14:paraId="145DE883" w14:textId="77777777" w:rsidR="002F651F" w:rsidRPr="004A787E" w:rsidRDefault="002F651F" w:rsidP="00304F2F">
      <w:pPr>
        <w:bidi/>
        <w:rPr>
          <w:rFonts w:ascii="Heebo" w:hAnsi="Heebo" w:cs="Heebo"/>
          <w:rtl/>
          <w:lang w:val="en-US"/>
        </w:rPr>
      </w:pPr>
    </w:p>
    <w:p w14:paraId="47B7872B" w14:textId="77777777" w:rsidR="004A787E" w:rsidRPr="004A787E" w:rsidRDefault="004A787E" w:rsidP="00304F2F">
      <w:pPr>
        <w:bidi/>
        <w:rPr>
          <w:rFonts w:ascii="Heebo" w:hAnsi="Heebo" w:cs="Heebo"/>
          <w:rtl/>
          <w:lang w:val="en-US"/>
        </w:rPr>
      </w:pPr>
    </w:p>
    <w:p w14:paraId="5337F35C" w14:textId="77777777" w:rsidR="004A787E" w:rsidRPr="004A787E" w:rsidRDefault="004A787E" w:rsidP="00304F2F">
      <w:pPr>
        <w:bidi/>
        <w:rPr>
          <w:rFonts w:ascii="Heebo" w:hAnsi="Heebo" w:cs="Heebo"/>
          <w:rtl/>
          <w:lang w:val="en-US"/>
        </w:rPr>
      </w:pPr>
    </w:p>
    <w:p w14:paraId="50AC513B" w14:textId="77777777" w:rsidR="004A787E" w:rsidRPr="004A787E" w:rsidRDefault="004A787E" w:rsidP="00304F2F">
      <w:pPr>
        <w:bidi/>
        <w:rPr>
          <w:rFonts w:ascii="Heebo" w:hAnsi="Heebo" w:cs="Heebo"/>
          <w:rtl/>
          <w:lang w:val="en-US"/>
        </w:rPr>
      </w:pPr>
    </w:p>
    <w:p w14:paraId="2A625D91" w14:textId="77777777" w:rsidR="004A787E" w:rsidRPr="004A787E" w:rsidRDefault="004A787E" w:rsidP="00304F2F">
      <w:pPr>
        <w:bidi/>
        <w:rPr>
          <w:rFonts w:ascii="Heebo" w:hAnsi="Heebo" w:cs="Heebo"/>
          <w:rtl/>
          <w:lang w:val="en-US"/>
        </w:rPr>
      </w:pPr>
    </w:p>
    <w:p w14:paraId="5E5087DF" w14:textId="77777777" w:rsidR="004A787E" w:rsidRPr="004A787E" w:rsidRDefault="004A787E" w:rsidP="00304F2F">
      <w:pPr>
        <w:bidi/>
        <w:rPr>
          <w:rFonts w:ascii="Heebo" w:hAnsi="Heebo" w:cs="Heebo"/>
          <w:rtl/>
          <w:lang w:val="en-US"/>
        </w:rPr>
      </w:pPr>
    </w:p>
    <w:p w14:paraId="128BF4C9" w14:textId="77777777" w:rsidR="004A787E" w:rsidRPr="004A787E" w:rsidDel="003A3BEC" w:rsidRDefault="004A787E" w:rsidP="00304F2F">
      <w:pPr>
        <w:bidi/>
        <w:rPr>
          <w:del w:id="105" w:author="Edna Laufer Globus" w:date="2024-11-14T14:07:00Z"/>
          <w:rFonts w:ascii="Heebo" w:hAnsi="Heebo" w:cs="Heebo"/>
          <w:rtl/>
          <w:lang w:val="en-US"/>
        </w:rPr>
      </w:pPr>
    </w:p>
    <w:p w14:paraId="44483327" w14:textId="77777777" w:rsidR="004A787E" w:rsidRPr="004A787E" w:rsidDel="003A3BEC" w:rsidRDefault="004A787E" w:rsidP="00304F2F">
      <w:pPr>
        <w:bidi/>
        <w:rPr>
          <w:del w:id="106" w:author="Edna Laufer Globus" w:date="2024-11-14T14:07:00Z"/>
          <w:rFonts w:ascii="Heebo" w:hAnsi="Heebo" w:cs="Heebo"/>
          <w:rtl/>
          <w:lang w:val="en-US"/>
        </w:rPr>
      </w:pPr>
    </w:p>
    <w:p w14:paraId="2F4D0B62" w14:textId="77777777" w:rsidR="004A787E" w:rsidRPr="004A787E" w:rsidDel="003A3BEC" w:rsidRDefault="004A787E" w:rsidP="00304F2F">
      <w:pPr>
        <w:bidi/>
        <w:rPr>
          <w:del w:id="107" w:author="Edna Laufer Globus" w:date="2024-11-14T14:07:00Z"/>
          <w:rFonts w:ascii="Heebo" w:hAnsi="Heebo" w:cs="Heebo"/>
          <w:rtl/>
          <w:lang w:val="en-US"/>
        </w:rPr>
      </w:pPr>
    </w:p>
    <w:p w14:paraId="40345536" w14:textId="77777777" w:rsidR="004A787E" w:rsidRPr="004A787E" w:rsidDel="003A3BEC" w:rsidRDefault="004A787E" w:rsidP="00304F2F">
      <w:pPr>
        <w:bidi/>
        <w:rPr>
          <w:del w:id="108" w:author="Edna Laufer Globus" w:date="2024-11-14T14:07:00Z"/>
          <w:rFonts w:ascii="Heebo" w:hAnsi="Heebo" w:cs="Heebo"/>
          <w:rtl/>
          <w:lang w:val="en-US"/>
        </w:rPr>
      </w:pPr>
    </w:p>
    <w:p w14:paraId="0401680F" w14:textId="77777777" w:rsidR="004A787E" w:rsidRPr="004A787E" w:rsidDel="003A3BEC" w:rsidRDefault="004A787E" w:rsidP="00304F2F">
      <w:pPr>
        <w:bidi/>
        <w:rPr>
          <w:del w:id="109" w:author="Edna Laufer Globus" w:date="2024-11-14T14:07:00Z"/>
          <w:rFonts w:ascii="Heebo" w:hAnsi="Heebo" w:cs="Heebo"/>
          <w:rtl/>
          <w:lang w:val="en-US"/>
        </w:rPr>
      </w:pPr>
    </w:p>
    <w:p w14:paraId="61D8A7C1" w14:textId="34D888DB" w:rsidR="00F4682F" w:rsidRPr="00F4682F" w:rsidRDefault="00F4682F" w:rsidP="00F4682F">
      <w:pPr>
        <w:shd w:val="clear" w:color="auto" w:fill="FFFFFF"/>
        <w:bidi/>
        <w:spacing w:before="100" w:beforeAutospacing="1" w:after="100" w:afterAutospacing="1"/>
        <w:outlineLvl w:val="2"/>
        <w:rPr>
          <w:rFonts w:ascii="Heebo" w:hAnsi="Heebo" w:cs="Heebo"/>
          <w:b/>
          <w:bCs/>
          <w:u w:val="single"/>
          <w:rtl/>
          <w:lang w:val="en-US"/>
        </w:rPr>
      </w:pPr>
      <w:commentRangeStart w:id="110"/>
      <w:commentRangeStart w:id="111"/>
      <w:r w:rsidRPr="00F4682F">
        <w:rPr>
          <w:rFonts w:ascii="Heebo" w:hAnsi="Heebo" w:cs="Heebo" w:hint="cs"/>
          <w:b/>
          <w:bCs/>
          <w:u w:val="single"/>
          <w:rtl/>
          <w:lang w:val="en-US"/>
        </w:rPr>
        <w:t>עבודה</w:t>
      </w:r>
      <w:commentRangeEnd w:id="110"/>
      <w:r w:rsidR="00E84888">
        <w:rPr>
          <w:rStyle w:val="a7"/>
          <w:rtl/>
        </w:rPr>
        <w:commentReference w:id="110"/>
      </w:r>
      <w:commentRangeEnd w:id="111"/>
      <w:r w:rsidR="00AD5DE6">
        <w:rPr>
          <w:rStyle w:val="a7"/>
          <w:rtl/>
        </w:rPr>
        <w:commentReference w:id="111"/>
      </w:r>
      <w:r w:rsidRPr="00F4682F">
        <w:rPr>
          <w:rFonts w:ascii="Heebo" w:hAnsi="Heebo" w:cs="Heebo" w:hint="cs"/>
          <w:b/>
          <w:bCs/>
          <w:u w:val="single"/>
          <w:rtl/>
          <w:lang w:val="en-US"/>
        </w:rPr>
        <w:t xml:space="preserve"> בשתי קבוצות:</w:t>
      </w:r>
    </w:p>
    <w:p w14:paraId="2FAB4114" w14:textId="03D998C3" w:rsidR="004A787E" w:rsidRDefault="004A787E" w:rsidP="00F4682F">
      <w:pPr>
        <w:shd w:val="clear" w:color="auto" w:fill="FFFFFF"/>
        <w:bidi/>
        <w:spacing w:before="100" w:beforeAutospacing="1" w:after="100" w:afterAutospacing="1"/>
        <w:outlineLvl w:val="2"/>
        <w:rPr>
          <w:rFonts w:ascii="Heebo" w:eastAsia="Times New Roman" w:hAnsi="Heebo" w:cs="Heebo"/>
          <w:color w:val="FF0000"/>
          <w:kern w:val="0"/>
          <w:rtl/>
          <w14:ligatures w14:val="none"/>
        </w:rPr>
      </w:pPr>
      <w:r w:rsidRPr="00B90DDC">
        <w:rPr>
          <w:rFonts w:ascii="Heebo" w:eastAsia="Times New Roman" w:hAnsi="Heebo" w:cs="Heebo" w:hint="cs"/>
          <w:b/>
          <w:bCs/>
          <w:color w:val="FF0000"/>
          <w:kern w:val="0"/>
          <w:rtl/>
          <w14:ligatures w14:val="none"/>
        </w:rPr>
        <w:lastRenderedPageBreak/>
        <w:t>קבוצה #1</w:t>
      </w:r>
      <w:r w:rsidR="00B90DDC" w:rsidRPr="00B90DDC">
        <w:rPr>
          <w:rFonts w:ascii="Heebo" w:eastAsia="Times New Roman" w:hAnsi="Heebo" w:cs="Heebo" w:hint="cs"/>
          <w:b/>
          <w:bCs/>
          <w:color w:val="FF0000"/>
          <w:kern w:val="0"/>
          <w:rtl/>
          <w14:ligatures w14:val="none"/>
        </w:rPr>
        <w:t xml:space="preserve"> </w:t>
      </w:r>
      <w:r w:rsidR="00B90DDC" w:rsidRPr="00B90DDC">
        <w:rPr>
          <w:rFonts w:ascii="Heebo" w:eastAsia="Times New Roman" w:hAnsi="Heebo" w:cs="Heebo"/>
          <w:b/>
          <w:bCs/>
          <w:color w:val="FF0000"/>
          <w:kern w:val="0"/>
          <w:rtl/>
          <w14:ligatures w14:val="none"/>
        </w:rPr>
        <w:t>–</w:t>
      </w:r>
      <w:r w:rsidR="00B90DDC" w:rsidRPr="00B90DDC">
        <w:rPr>
          <w:rFonts w:ascii="Heebo" w:eastAsia="Times New Roman" w:hAnsi="Heebo" w:cs="Heebo" w:hint="cs"/>
          <w:b/>
          <w:bCs/>
          <w:color w:val="FF0000"/>
          <w:kern w:val="0"/>
          <w:rtl/>
          <w14:ligatures w14:val="none"/>
        </w:rPr>
        <w:t xml:space="preserve"> </w:t>
      </w:r>
      <w:r w:rsidR="00404B08">
        <w:rPr>
          <w:rFonts w:ascii="Heebo" w:eastAsia="Times New Roman" w:hAnsi="Heebo" w:cs="Heebo" w:hint="cs"/>
          <w:b/>
          <w:bCs/>
          <w:color w:val="FF0000"/>
          <w:kern w:val="0"/>
          <w:rtl/>
          <w14:ligatures w14:val="none"/>
        </w:rPr>
        <w:t xml:space="preserve">איתור </w:t>
      </w:r>
      <w:r w:rsidR="00B90DDC" w:rsidRPr="00B90DDC">
        <w:rPr>
          <w:rFonts w:ascii="Heebo" w:eastAsia="Times New Roman" w:hAnsi="Heebo" w:cs="Heebo" w:hint="cs"/>
          <w:b/>
          <w:bCs/>
          <w:color w:val="FF0000"/>
          <w:kern w:val="0"/>
          <w:rtl/>
          <w14:ligatures w14:val="none"/>
        </w:rPr>
        <w:t>צרכים ו</w:t>
      </w:r>
      <w:r w:rsidR="00404B08">
        <w:rPr>
          <w:rFonts w:ascii="Heebo" w:eastAsia="Times New Roman" w:hAnsi="Heebo" w:cs="Heebo" w:hint="cs"/>
          <w:b/>
          <w:bCs/>
          <w:color w:val="FF0000"/>
          <w:kern w:val="0"/>
          <w:rtl/>
          <w14:ligatures w14:val="none"/>
        </w:rPr>
        <w:t xml:space="preserve">התאמת </w:t>
      </w:r>
      <w:r w:rsidR="00D536C1">
        <w:rPr>
          <w:rFonts w:ascii="Heebo" w:eastAsia="Times New Roman" w:hAnsi="Heebo" w:cs="Heebo" w:hint="cs"/>
          <w:b/>
          <w:bCs/>
          <w:color w:val="FF0000"/>
          <w:kern w:val="0"/>
          <w:rtl/>
          <w14:ligatures w14:val="none"/>
        </w:rPr>
        <w:t>סל שירותי הזדקנות מיטבית</w:t>
      </w:r>
      <w:r w:rsidR="00B90DDC" w:rsidRPr="00B90DDC">
        <w:rPr>
          <w:rFonts w:ascii="Heebo" w:eastAsia="Times New Roman" w:hAnsi="Heebo" w:cs="Heebo" w:hint="cs"/>
          <w:b/>
          <w:bCs/>
          <w:color w:val="FF0000"/>
          <w:kern w:val="0"/>
          <w:rtl/>
          <w14:ligatures w14:val="none"/>
        </w:rPr>
        <w:t xml:space="preserve"> / </w:t>
      </w:r>
      <w:r w:rsidR="00304F2F" w:rsidRPr="00B90DDC">
        <w:rPr>
          <w:rFonts w:ascii="Heebo" w:eastAsia="Times New Roman" w:hAnsi="Heebo" w:cs="Heebo" w:hint="cs"/>
          <w:color w:val="FF0000"/>
          <w:kern w:val="0"/>
          <w:rtl/>
          <w14:ligatures w14:val="none"/>
        </w:rPr>
        <w:t xml:space="preserve">עבודה </w:t>
      </w:r>
      <w:r w:rsidR="00B90DDC" w:rsidRPr="00B90DDC">
        <w:rPr>
          <w:rFonts w:ascii="Heebo" w:eastAsia="Times New Roman" w:hAnsi="Heebo" w:cs="Heebo" w:hint="cs"/>
          <w:color w:val="FF0000"/>
          <w:kern w:val="0"/>
          <w:rtl/>
          <w14:ligatures w14:val="none"/>
        </w:rPr>
        <w:t>על גבי</w:t>
      </w:r>
      <w:r w:rsidR="00304F2F" w:rsidRPr="00B90DDC">
        <w:rPr>
          <w:rFonts w:ascii="Heebo" w:eastAsia="Times New Roman" w:hAnsi="Heebo" w:cs="Heebo" w:hint="cs"/>
          <w:color w:val="FF0000"/>
          <w:kern w:val="0"/>
          <w:rtl/>
          <w14:ligatures w14:val="none"/>
        </w:rPr>
        <w:t xml:space="preserve"> </w:t>
      </w:r>
      <w:r w:rsidR="00B90DDC" w:rsidRPr="00B90DDC">
        <w:rPr>
          <w:rFonts w:ascii="Heebo" w:eastAsia="Times New Roman" w:hAnsi="Heebo" w:cs="Heebo" w:hint="cs"/>
          <w:color w:val="FF0000"/>
          <w:kern w:val="0"/>
          <w:rtl/>
          <w14:ligatures w14:val="none"/>
        </w:rPr>
        <w:t>גיליונו</w:t>
      </w:r>
      <w:r w:rsidR="00B90DDC" w:rsidRPr="00B90DDC">
        <w:rPr>
          <w:rFonts w:ascii="Heebo" w:eastAsia="Times New Roman" w:hAnsi="Heebo" w:cs="Heebo" w:hint="eastAsia"/>
          <w:color w:val="FF0000"/>
          <w:kern w:val="0"/>
          <w:rtl/>
          <w14:ligatures w14:val="none"/>
        </w:rPr>
        <w:t>ת</w:t>
      </w:r>
      <w:r w:rsidR="00B90DDC">
        <w:rPr>
          <w:rFonts w:ascii="Heebo" w:eastAsia="Times New Roman" w:hAnsi="Heebo" w:cs="Heebo" w:hint="cs"/>
          <w:color w:val="FF0000"/>
          <w:kern w:val="0"/>
          <w:rtl/>
          <w14:ligatures w14:val="none"/>
        </w:rPr>
        <w:t xml:space="preserve"> עבודה</w:t>
      </w:r>
    </w:p>
    <w:p w14:paraId="248D21E3" w14:textId="10CA57C0" w:rsidR="00404B08" w:rsidRPr="00404B08" w:rsidRDefault="00404B08" w:rsidP="00404B08">
      <w:pPr>
        <w:shd w:val="clear" w:color="auto" w:fill="FFFFFF"/>
        <w:bidi/>
        <w:spacing w:before="100" w:beforeAutospacing="1" w:after="100" w:afterAutospacing="1"/>
        <w:rPr>
          <w:rFonts w:ascii="Heebo" w:eastAsia="Times New Roman" w:hAnsi="Heebo" w:cs="Heebo"/>
          <w:color w:val="000000"/>
          <w:kern w:val="0"/>
          <w:rtl/>
          <w14:ligatures w14:val="none"/>
        </w:rPr>
      </w:pPr>
      <w:r>
        <w:rPr>
          <w:rFonts w:ascii="Heebo" w:eastAsia="Times New Roman" w:hAnsi="Heebo" w:cs="Heebo" w:hint="cs"/>
          <w:b/>
          <w:bCs/>
          <w:color w:val="000000"/>
          <w:kern w:val="0"/>
          <w:rtl/>
          <w14:ligatures w14:val="none"/>
        </w:rPr>
        <w:t>ה</w:t>
      </w:r>
      <w:r w:rsidRPr="00404B08">
        <w:rPr>
          <w:rFonts w:ascii="Heebo" w:eastAsia="Times New Roman" w:hAnsi="Heebo" w:cs="Heebo" w:hint="cs"/>
          <w:b/>
          <w:bCs/>
          <w:color w:val="000000"/>
          <w:kern w:val="0"/>
          <w:rtl/>
          <w14:ligatures w14:val="none"/>
        </w:rPr>
        <w:t>מטרה</w:t>
      </w:r>
      <w:r>
        <w:rPr>
          <w:rFonts w:ascii="Heebo" w:eastAsia="Times New Roman" w:hAnsi="Heebo" w:cs="Heebo" w:hint="cs"/>
          <w:b/>
          <w:bCs/>
          <w:color w:val="000000"/>
          <w:kern w:val="0"/>
          <w:rtl/>
          <w14:ligatures w14:val="none"/>
        </w:rPr>
        <w:t xml:space="preserve">: </w:t>
      </w:r>
      <w:r w:rsidRPr="00785269">
        <w:rPr>
          <w:rFonts w:ascii="Heebo" w:eastAsia="Times New Roman" w:hAnsi="Heebo" w:cs="Heebo" w:hint="cs"/>
          <w:color w:val="000000"/>
          <w:kern w:val="0"/>
          <w:rtl/>
          <w14:ligatures w14:val="none"/>
        </w:rPr>
        <w:t>יצירת קטלוג שירותים מלא ומקיף המותאם למצבים ותרחישים יומיומיים של אנשים מבוגרים, תוך התאמת השירותים לצרכים השונים</w:t>
      </w:r>
      <w:r w:rsidRPr="00785269">
        <w:rPr>
          <w:rFonts w:ascii="Heebo" w:eastAsia="Times New Roman" w:hAnsi="Heebo" w:cs="Heebo" w:hint="cs"/>
          <w:color w:val="000000"/>
          <w:kern w:val="0"/>
          <w14:ligatures w14:val="none"/>
        </w:rPr>
        <w:t>.</w:t>
      </w:r>
    </w:p>
    <w:p w14:paraId="5C963FB8" w14:textId="67BB0FFA" w:rsidR="004A787E" w:rsidRPr="00B90DDC" w:rsidDel="00ED62B8" w:rsidRDefault="00304F2F" w:rsidP="00ED62B8">
      <w:pPr>
        <w:shd w:val="clear" w:color="auto" w:fill="FFFFFF"/>
        <w:bidi/>
        <w:spacing w:before="100" w:beforeAutospacing="1" w:after="100" w:afterAutospacing="1"/>
        <w:outlineLvl w:val="2"/>
        <w:rPr>
          <w:del w:id="112" w:author="אביעד יצחקי" w:date="2024-11-14T21:59:00Z"/>
          <w:rFonts w:ascii="Heebo" w:eastAsia="Times New Roman" w:hAnsi="Heebo" w:cs="Heebo"/>
          <w:color w:val="FF0000"/>
          <w:kern w:val="0"/>
          <w14:ligatures w14:val="none"/>
        </w:rPr>
      </w:pPr>
      <w:r w:rsidRPr="00304F2F">
        <w:rPr>
          <w:rFonts w:ascii="Heebo" w:eastAsia="Times New Roman" w:hAnsi="Heebo" w:cs="Heebo" w:hint="cs"/>
          <w:color w:val="FF0000"/>
          <w:kern w:val="0"/>
          <w:rtl/>
          <w14:ligatures w14:val="none"/>
        </w:rPr>
        <w:t xml:space="preserve">שלב 1: </w:t>
      </w:r>
      <w:r w:rsidR="00B90DDC" w:rsidRPr="00B90DDC">
        <w:rPr>
          <w:rFonts w:ascii="Heebo" w:hAnsi="Heebo" w:cs="Heebo" w:hint="cs"/>
          <w:color w:val="FF0000"/>
          <w:rtl/>
        </w:rPr>
        <w:t xml:space="preserve">זיהוי תרחישי חיים </w:t>
      </w:r>
      <w:ins w:id="113" w:author="אביעד יצחקי" w:date="2024-11-14T21:55:00Z">
        <w:r w:rsidR="00ED62B8">
          <w:rPr>
            <w:rFonts w:ascii="Heebo" w:hAnsi="Heebo" w:cs="Heebo" w:hint="cs"/>
            <w:color w:val="FF0000"/>
            <w:rtl/>
          </w:rPr>
          <w:t xml:space="preserve">וצרכים </w:t>
        </w:r>
      </w:ins>
      <w:r w:rsidR="00B90DDC" w:rsidRPr="00B90DDC">
        <w:rPr>
          <w:rFonts w:ascii="Heebo" w:hAnsi="Heebo" w:cs="Heebo" w:hint="cs"/>
          <w:color w:val="FF0000"/>
          <w:rtl/>
        </w:rPr>
        <w:t xml:space="preserve">יומיומיים של </w:t>
      </w:r>
      <w:del w:id="114" w:author="Edna Laufer Globus" w:date="2024-11-14T14:07:00Z">
        <w:r w:rsidR="00B90DDC" w:rsidRPr="00B90DDC" w:rsidDel="003A3BEC">
          <w:rPr>
            <w:rFonts w:ascii="Heebo" w:hAnsi="Heebo" w:cs="Heebo" w:hint="cs"/>
            <w:color w:val="FF0000"/>
            <w:rtl/>
          </w:rPr>
          <w:delText>קשישים</w:delText>
        </w:r>
      </w:del>
      <w:ins w:id="115" w:author="Edna Laufer Globus" w:date="2024-11-14T14:07:00Z">
        <w:r w:rsidR="003A3BEC">
          <w:rPr>
            <w:rFonts w:ascii="Heebo" w:hAnsi="Heebo" w:cs="Heebo" w:hint="cs"/>
            <w:color w:val="FF0000"/>
            <w:rtl/>
          </w:rPr>
          <w:t>אזרחים וותיקים</w:t>
        </w:r>
      </w:ins>
      <w:ins w:id="116" w:author="אביעד יצחקי" w:date="2024-11-14T21:56:00Z">
        <w:r w:rsidR="00ED62B8">
          <w:rPr>
            <w:rFonts w:ascii="Heebo" w:eastAsia="Times New Roman" w:hAnsi="Heebo" w:cs="Heebo" w:hint="cs"/>
            <w:color w:val="FF0000"/>
            <w:kern w:val="0"/>
            <w:rtl/>
            <w14:ligatures w14:val="none"/>
          </w:rPr>
          <w:t xml:space="preserve"> </w:t>
        </w:r>
      </w:ins>
    </w:p>
    <w:p w14:paraId="15B150FD" w14:textId="433FE14C" w:rsidR="00B90DDC" w:rsidRPr="00B90DDC" w:rsidRDefault="00B90DDC" w:rsidP="00B90DDC">
      <w:pPr>
        <w:numPr>
          <w:ilvl w:val="0"/>
          <w:numId w:val="2"/>
        </w:numPr>
        <w:bidi/>
        <w:rPr>
          <w:rFonts w:ascii="Heebo" w:hAnsi="Heebo" w:cs="Heebo"/>
        </w:rPr>
      </w:pPr>
      <w:r w:rsidRPr="00B90DDC">
        <w:rPr>
          <w:rFonts w:ascii="Heebo" w:hAnsi="Heebo" w:cs="Heebo" w:hint="cs"/>
          <w:b/>
          <w:bCs/>
          <w:rtl/>
        </w:rPr>
        <w:t>זהו</w:t>
      </w:r>
      <w:r w:rsidRPr="00B90DDC">
        <w:rPr>
          <w:rFonts w:ascii="Heebo" w:hAnsi="Heebo" w:cs="Heebo" w:hint="cs"/>
          <w:rtl/>
        </w:rPr>
        <w:t xml:space="preserve"> תרחישים יומיומיים</w:t>
      </w:r>
      <w:r>
        <w:rPr>
          <w:rFonts w:ascii="Heebo" w:hAnsi="Heebo" w:cs="Heebo" w:hint="cs"/>
          <w:rtl/>
        </w:rPr>
        <w:t xml:space="preserve"> של </w:t>
      </w:r>
      <w:del w:id="117" w:author="Edna Laufer Globus" w:date="2024-11-14T14:07:00Z">
        <w:r w:rsidDel="003A3BEC">
          <w:rPr>
            <w:rFonts w:ascii="Heebo" w:hAnsi="Heebo" w:cs="Heebo" w:hint="cs"/>
            <w:rtl/>
          </w:rPr>
          <w:delText>קשישים</w:delText>
        </w:r>
      </w:del>
      <w:ins w:id="118" w:author="Edna Laufer Globus" w:date="2024-11-14T14:07:00Z">
        <w:r w:rsidR="003A3BEC">
          <w:rPr>
            <w:rFonts w:ascii="Heebo" w:hAnsi="Heebo" w:cs="Heebo" w:hint="cs"/>
            <w:rtl/>
          </w:rPr>
          <w:t>אזרחים וותיקים</w:t>
        </w:r>
      </w:ins>
      <w:r w:rsidRPr="00B90DDC">
        <w:rPr>
          <w:rFonts w:ascii="Heebo" w:hAnsi="Heebo" w:cs="Heebo" w:hint="cs"/>
          <w:rtl/>
        </w:rPr>
        <w:t>, כמו ביקור אצל רופא, השתתפות באירוע חברתי, ביצוע קניות, פעילות גופנית</w:t>
      </w:r>
      <w:del w:id="119" w:author="Edna Laufer Globus" w:date="2024-11-14T14:07:00Z">
        <w:r w:rsidRPr="00B90DDC" w:rsidDel="003A3BEC">
          <w:rPr>
            <w:rFonts w:ascii="Heebo" w:hAnsi="Heebo" w:cs="Heebo" w:hint="cs"/>
            <w:rtl/>
          </w:rPr>
          <w:delText>,</w:delText>
        </w:r>
      </w:del>
      <w:r w:rsidRPr="00B90DDC">
        <w:rPr>
          <w:rFonts w:ascii="Heebo" w:hAnsi="Heebo" w:cs="Heebo" w:hint="cs"/>
          <w:rtl/>
        </w:rPr>
        <w:t xml:space="preserve"> וכדומה</w:t>
      </w:r>
      <w:r w:rsidRPr="00B90DDC">
        <w:rPr>
          <w:rFonts w:ascii="Heebo" w:hAnsi="Heebo" w:cs="Heebo" w:hint="cs"/>
        </w:rPr>
        <w:t>.</w:t>
      </w:r>
    </w:p>
    <w:p w14:paraId="4E7CC74F" w14:textId="76E8371E" w:rsidR="00B90DDC" w:rsidRPr="00B90DDC" w:rsidRDefault="00B90DDC" w:rsidP="00B90DDC">
      <w:pPr>
        <w:numPr>
          <w:ilvl w:val="0"/>
          <w:numId w:val="2"/>
        </w:numPr>
        <w:bidi/>
        <w:rPr>
          <w:rFonts w:ascii="Heebo" w:hAnsi="Heebo" w:cs="Heebo"/>
        </w:rPr>
      </w:pPr>
      <w:r>
        <w:rPr>
          <w:rFonts w:ascii="Heebo" w:hAnsi="Heebo" w:cs="Heebo" w:hint="cs"/>
          <w:b/>
          <w:bCs/>
          <w:rtl/>
        </w:rPr>
        <w:t>חישבו</w:t>
      </w:r>
      <w:r w:rsidRPr="00B90DDC">
        <w:rPr>
          <w:rFonts w:ascii="Heebo" w:hAnsi="Heebo" w:cs="Heebo" w:hint="cs"/>
          <w:rtl/>
        </w:rPr>
        <w:t xml:space="preserve"> באיזה סביבה מתרחש כל תרחיש (בבית, מחוץ לבית, מרכז קהילתי, אונליין</w:t>
      </w:r>
      <w:r>
        <w:rPr>
          <w:rFonts w:ascii="Heebo" w:hAnsi="Heebo" w:cs="Heebo" w:hint="cs"/>
          <w:rtl/>
        </w:rPr>
        <w:t>)</w:t>
      </w:r>
      <w:r w:rsidRPr="00B90DDC">
        <w:rPr>
          <w:rFonts w:ascii="Heebo" w:hAnsi="Heebo" w:cs="Heebo" w:hint="cs"/>
        </w:rPr>
        <w:t>.</w:t>
      </w:r>
    </w:p>
    <w:p w14:paraId="5E737F57" w14:textId="77777777" w:rsidR="00B90DDC" w:rsidRDefault="00B90DDC" w:rsidP="00B90DDC">
      <w:pPr>
        <w:bidi/>
        <w:rPr>
          <w:rFonts w:ascii="Heebo" w:hAnsi="Heebo" w:cs="Heebo"/>
          <w:b/>
          <w:bCs/>
          <w:rtl/>
        </w:rPr>
      </w:pPr>
    </w:p>
    <w:p w14:paraId="3BC99198" w14:textId="33C9C411" w:rsidR="00B90DDC" w:rsidRPr="00B90DDC" w:rsidRDefault="00B90DDC" w:rsidP="00F4682F">
      <w:pPr>
        <w:bidi/>
        <w:spacing w:after="240"/>
        <w:rPr>
          <w:rFonts w:ascii="Heebo" w:hAnsi="Heebo" w:cs="Heebo"/>
          <w:color w:val="FF0000"/>
        </w:rPr>
      </w:pPr>
      <w:r w:rsidRPr="00B90DDC">
        <w:rPr>
          <w:rFonts w:ascii="Heebo" w:hAnsi="Heebo" w:cs="Heebo" w:hint="cs"/>
          <w:color w:val="FF0000"/>
          <w:rtl/>
        </w:rPr>
        <w:t>שלב 2: התאמת שירותים לצרכים בתרחישים</w:t>
      </w:r>
    </w:p>
    <w:p w14:paraId="3EE34C7C" w14:textId="1C365821" w:rsidR="00B90DDC" w:rsidRPr="00B90DDC" w:rsidRDefault="00B90DDC" w:rsidP="00B90DDC">
      <w:pPr>
        <w:numPr>
          <w:ilvl w:val="0"/>
          <w:numId w:val="11"/>
        </w:numPr>
        <w:bidi/>
        <w:rPr>
          <w:rFonts w:ascii="Heebo" w:hAnsi="Heebo" w:cs="Heebo"/>
        </w:rPr>
      </w:pPr>
      <w:r w:rsidRPr="00B90DDC">
        <w:rPr>
          <w:rFonts w:ascii="Heebo" w:hAnsi="Heebo" w:cs="Heebo" w:hint="cs"/>
          <w:rtl/>
        </w:rPr>
        <w:t>לכל תרחיש</w:t>
      </w:r>
      <w:r>
        <w:rPr>
          <w:rFonts w:ascii="Heebo" w:hAnsi="Heebo" w:cs="Heebo" w:hint="cs"/>
          <w:rtl/>
        </w:rPr>
        <w:t xml:space="preserve"> זהו</w:t>
      </w:r>
      <w:r w:rsidRPr="00B90DDC">
        <w:rPr>
          <w:rFonts w:ascii="Heebo" w:hAnsi="Heebo" w:cs="Heebo" w:hint="cs"/>
          <w:b/>
          <w:bCs/>
          <w:rtl/>
        </w:rPr>
        <w:t xml:space="preserve"> </w:t>
      </w:r>
      <w:r w:rsidRPr="00B90DDC">
        <w:rPr>
          <w:rFonts w:ascii="Heebo" w:hAnsi="Heebo" w:cs="Heebo" w:hint="cs"/>
          <w:rtl/>
        </w:rPr>
        <w:t>שירותים מתאימים</w:t>
      </w:r>
      <w:r w:rsidR="00F627D9">
        <w:rPr>
          <w:rFonts w:ascii="Heebo" w:hAnsi="Heebo" w:cs="Heebo" w:hint="cs"/>
          <w:rtl/>
        </w:rPr>
        <w:t xml:space="preserve"> להכנ</w:t>
      </w:r>
      <w:ins w:id="120" w:author="Edna Laufer Globus" w:date="2024-11-14T10:22:00Z">
        <w:r w:rsidR="00AD5DE6">
          <w:rPr>
            <w:rFonts w:ascii="Heebo" w:hAnsi="Heebo" w:cs="Heebo" w:hint="cs"/>
            <w:rtl/>
          </w:rPr>
          <w:t>י</w:t>
        </w:r>
      </w:ins>
      <w:r w:rsidR="00F627D9">
        <w:rPr>
          <w:rFonts w:ascii="Heebo" w:hAnsi="Heebo" w:cs="Heebo" w:hint="cs"/>
          <w:rtl/>
        </w:rPr>
        <w:t>ס לסל</w:t>
      </w:r>
      <w:r w:rsidRPr="00B90DDC">
        <w:rPr>
          <w:rFonts w:ascii="Heebo" w:hAnsi="Heebo" w:cs="Heebo" w:hint="cs"/>
          <w:rtl/>
        </w:rPr>
        <w:t> שיתמכו בצרכים הפיזיים, החברתיים, הכלכליים, והקוגניטיביים של האדם. למשל</w:t>
      </w:r>
      <w:r w:rsidRPr="00B90DDC">
        <w:rPr>
          <w:rFonts w:ascii="Heebo" w:hAnsi="Heebo" w:cs="Heebo" w:hint="cs"/>
        </w:rPr>
        <w:t>:</w:t>
      </w:r>
    </w:p>
    <w:p w14:paraId="30FA09D7" w14:textId="77777777" w:rsidR="00B90DDC" w:rsidRPr="00B90DDC" w:rsidRDefault="00B90DDC" w:rsidP="00B90DDC">
      <w:pPr>
        <w:numPr>
          <w:ilvl w:val="1"/>
          <w:numId w:val="11"/>
        </w:numPr>
        <w:bidi/>
        <w:rPr>
          <w:rFonts w:ascii="Heebo" w:hAnsi="Heebo" w:cs="Heebo"/>
        </w:rPr>
      </w:pPr>
      <w:r w:rsidRPr="00B90DDC">
        <w:rPr>
          <w:rFonts w:ascii="Heebo" w:hAnsi="Heebo" w:cs="Heebo" w:hint="cs"/>
          <w:rtl/>
        </w:rPr>
        <w:t>תרחיש: ביקור אצל רופא</w:t>
      </w:r>
    </w:p>
    <w:p w14:paraId="035839F4" w14:textId="77777777" w:rsidR="00B90DDC" w:rsidRPr="00B90DDC" w:rsidRDefault="00B90DDC" w:rsidP="00F4682F">
      <w:pPr>
        <w:numPr>
          <w:ilvl w:val="2"/>
          <w:numId w:val="11"/>
        </w:numPr>
        <w:bidi/>
        <w:rPr>
          <w:rFonts w:ascii="Heebo" w:hAnsi="Heebo" w:cs="Heebo"/>
        </w:rPr>
      </w:pPr>
      <w:r w:rsidRPr="00B90DDC">
        <w:rPr>
          <w:rFonts w:ascii="Heebo" w:hAnsi="Heebo" w:cs="Heebo" w:hint="cs"/>
          <w:rtl/>
        </w:rPr>
        <w:t>שירותי תחבורה מותאמים</w:t>
      </w:r>
      <w:r w:rsidRPr="00B90DDC">
        <w:rPr>
          <w:rFonts w:ascii="Heebo" w:hAnsi="Heebo" w:cs="Heebo" w:hint="cs"/>
        </w:rPr>
        <w:t>.</w:t>
      </w:r>
    </w:p>
    <w:p w14:paraId="6AB3E5A2" w14:textId="22DB7F6C" w:rsidR="00B90DDC" w:rsidRDefault="00B90DDC" w:rsidP="00F4682F">
      <w:pPr>
        <w:numPr>
          <w:ilvl w:val="2"/>
          <w:numId w:val="11"/>
        </w:numPr>
        <w:bidi/>
        <w:rPr>
          <w:ins w:id="121" w:author="אביעד יצחקי" w:date="2024-11-14T21:58:00Z"/>
          <w:rFonts w:ascii="Heebo" w:hAnsi="Heebo" w:cs="Heebo"/>
        </w:rPr>
      </w:pPr>
      <w:r w:rsidRPr="00B90DDC">
        <w:rPr>
          <w:rFonts w:ascii="Heebo" w:hAnsi="Heebo" w:cs="Heebo" w:hint="cs"/>
          <w:rtl/>
        </w:rPr>
        <w:t>ליווי אישי או מתנדבים שמסייעים בקביעת תורים</w:t>
      </w:r>
      <w:r w:rsidRPr="00B90DDC">
        <w:rPr>
          <w:rFonts w:ascii="Heebo" w:hAnsi="Heebo" w:cs="Heebo" w:hint="cs"/>
        </w:rPr>
        <w:t>.</w:t>
      </w:r>
    </w:p>
    <w:p w14:paraId="59B42088" w14:textId="6B26B65E" w:rsidR="00ED62B8" w:rsidRPr="00B90DDC" w:rsidRDefault="00ED62B8" w:rsidP="00ED62B8">
      <w:pPr>
        <w:numPr>
          <w:ilvl w:val="2"/>
          <w:numId w:val="11"/>
        </w:numPr>
        <w:bidi/>
        <w:rPr>
          <w:rFonts w:ascii="Heebo" w:hAnsi="Heebo" w:cs="Heebo"/>
        </w:rPr>
      </w:pPr>
      <w:ins w:id="122" w:author="אביעד יצחקי" w:date="2024-11-14T21:58:00Z">
        <w:r>
          <w:rPr>
            <w:rFonts w:ascii="Heebo" w:hAnsi="Heebo" w:cs="Heebo" w:hint="cs"/>
            <w:rtl/>
          </w:rPr>
          <w:t>ביקור אונליין/התייעצות טלפונית</w:t>
        </w:r>
      </w:ins>
    </w:p>
    <w:p w14:paraId="127D6733" w14:textId="6AF57EC8" w:rsidR="00B90DDC" w:rsidRPr="00B90DDC" w:rsidDel="002F7A08" w:rsidRDefault="00B90DDC" w:rsidP="00F4682F">
      <w:pPr>
        <w:numPr>
          <w:ilvl w:val="2"/>
          <w:numId w:val="11"/>
        </w:numPr>
        <w:bidi/>
        <w:rPr>
          <w:del w:id="123" w:author="Edna Laufer Globus" w:date="2024-11-14T10:35:00Z"/>
          <w:rFonts w:ascii="Heebo" w:hAnsi="Heebo" w:cs="Heebo"/>
        </w:rPr>
      </w:pPr>
      <w:del w:id="124" w:author="Edna Laufer Globus" w:date="2024-11-14T10:35:00Z">
        <w:r w:rsidRPr="00B90DDC" w:rsidDel="002F7A08">
          <w:rPr>
            <w:rFonts w:ascii="Heebo" w:hAnsi="Heebo" w:cs="Heebo" w:hint="cs"/>
            <w:rtl/>
          </w:rPr>
          <w:delText>סיוע כלכלי לניהול עלויות רפואיות</w:delText>
        </w:r>
      </w:del>
      <w:del w:id="125" w:author="Edna Laufer Globus" w:date="2024-11-14T10:34:00Z">
        <w:r w:rsidRPr="00B90DDC" w:rsidDel="002F7A08">
          <w:rPr>
            <w:rFonts w:ascii="Heebo" w:hAnsi="Heebo" w:cs="Heebo" w:hint="cs"/>
          </w:rPr>
          <w:delText>.</w:delText>
        </w:r>
      </w:del>
    </w:p>
    <w:p w14:paraId="6FECBFDA" w14:textId="77777777" w:rsidR="00B90DDC" w:rsidRPr="00B90DDC" w:rsidRDefault="00B90DDC" w:rsidP="00B90DDC">
      <w:pPr>
        <w:numPr>
          <w:ilvl w:val="1"/>
          <w:numId w:val="11"/>
        </w:numPr>
        <w:bidi/>
        <w:rPr>
          <w:rFonts w:ascii="Heebo" w:hAnsi="Heebo" w:cs="Heebo"/>
        </w:rPr>
      </w:pPr>
      <w:r w:rsidRPr="00B90DDC">
        <w:rPr>
          <w:rFonts w:ascii="Heebo" w:hAnsi="Heebo" w:cs="Heebo" w:hint="cs"/>
          <w:rtl/>
        </w:rPr>
        <w:t>תרחיש: השתתפות בפעילות קהילתית</w:t>
      </w:r>
    </w:p>
    <w:p w14:paraId="4D29C367" w14:textId="77777777" w:rsidR="00ED62B8" w:rsidRDefault="00B90DDC" w:rsidP="00ED62B8">
      <w:pPr>
        <w:numPr>
          <w:ilvl w:val="2"/>
          <w:numId w:val="11"/>
        </w:numPr>
        <w:bidi/>
        <w:rPr>
          <w:ins w:id="126" w:author="אביעד יצחקי" w:date="2024-11-14T21:58:00Z"/>
          <w:rFonts w:ascii="Heebo" w:hAnsi="Heebo" w:cs="Heebo"/>
        </w:rPr>
      </w:pPr>
      <w:r w:rsidRPr="00B90DDC">
        <w:rPr>
          <w:rFonts w:ascii="Heebo" w:hAnsi="Heebo" w:cs="Heebo" w:hint="cs"/>
          <w:rtl/>
        </w:rPr>
        <w:t xml:space="preserve">פעילויות מועדון קהילתי </w:t>
      </w:r>
      <w:del w:id="127" w:author="אביעד יצחקי" w:date="2024-11-14T21:58:00Z">
        <w:r w:rsidRPr="00B90DDC" w:rsidDel="00ED62B8">
          <w:rPr>
            <w:rFonts w:ascii="Heebo" w:hAnsi="Heebo" w:cs="Heebo" w:hint="cs"/>
            <w:rtl/>
          </w:rPr>
          <w:delText xml:space="preserve">או </w:delText>
        </w:r>
      </w:del>
    </w:p>
    <w:p w14:paraId="68891477" w14:textId="7947A8F5" w:rsidR="00B90DDC" w:rsidRPr="00B90DDC" w:rsidRDefault="00B90DDC" w:rsidP="00ED62B8">
      <w:pPr>
        <w:numPr>
          <w:ilvl w:val="2"/>
          <w:numId w:val="11"/>
        </w:numPr>
        <w:bidi/>
        <w:rPr>
          <w:rFonts w:ascii="Heebo" w:hAnsi="Heebo" w:cs="Heebo"/>
        </w:rPr>
      </w:pPr>
      <w:r w:rsidRPr="00B90DDC">
        <w:rPr>
          <w:rFonts w:ascii="Heebo" w:hAnsi="Heebo" w:cs="Heebo" w:hint="cs"/>
          <w:rtl/>
        </w:rPr>
        <w:t>מפגש דיגיטלי עם הדרכה טכנולוגית</w:t>
      </w:r>
      <w:r w:rsidRPr="00B90DDC">
        <w:rPr>
          <w:rFonts w:ascii="Heebo" w:hAnsi="Heebo" w:cs="Heebo" w:hint="cs"/>
        </w:rPr>
        <w:t>.</w:t>
      </w:r>
    </w:p>
    <w:p w14:paraId="6DE30640" w14:textId="74906A5F" w:rsidR="00B90DDC" w:rsidRPr="00B90DDC" w:rsidDel="00F627D9" w:rsidRDefault="00B90DDC" w:rsidP="00B90DDC">
      <w:pPr>
        <w:numPr>
          <w:ilvl w:val="2"/>
          <w:numId w:val="11"/>
        </w:numPr>
        <w:bidi/>
        <w:rPr>
          <w:del w:id="128" w:author="Keren Shaked" w:date="2024-11-13T20:24:00Z"/>
          <w:rFonts w:ascii="Heebo" w:hAnsi="Heebo" w:cs="Heebo"/>
        </w:rPr>
      </w:pPr>
      <w:del w:id="129" w:author="Keren Shaked" w:date="2024-11-13T20:24:00Z">
        <w:r w:rsidRPr="00B90DDC" w:rsidDel="00F627D9">
          <w:rPr>
            <w:rFonts w:ascii="Heebo" w:hAnsi="Heebo" w:cs="Heebo" w:hint="cs"/>
            <w:rtl/>
          </w:rPr>
          <w:delText>תמיכה כלכלית לפעילויות שאינן מסובסדות</w:delText>
        </w:r>
        <w:r w:rsidRPr="00B90DDC" w:rsidDel="00F627D9">
          <w:rPr>
            <w:rFonts w:ascii="Heebo" w:hAnsi="Heebo" w:cs="Heebo" w:hint="cs"/>
          </w:rPr>
          <w:delText>.</w:delText>
        </w:r>
      </w:del>
    </w:p>
    <w:p w14:paraId="3973AA1B" w14:textId="77777777" w:rsidR="00B90DDC" w:rsidRPr="00B90DDC" w:rsidRDefault="00B90DDC" w:rsidP="00B90DDC">
      <w:pPr>
        <w:numPr>
          <w:ilvl w:val="2"/>
          <w:numId w:val="11"/>
        </w:numPr>
        <w:bidi/>
        <w:rPr>
          <w:rFonts w:ascii="Heebo" w:hAnsi="Heebo" w:cs="Heebo"/>
        </w:rPr>
      </w:pPr>
      <w:r w:rsidRPr="00B90DDC">
        <w:rPr>
          <w:rFonts w:ascii="Heebo" w:hAnsi="Heebo" w:cs="Heebo" w:hint="cs"/>
          <w:rtl/>
        </w:rPr>
        <w:t>מתנדבים לסיוע בניידות, גם למשתמשים בכיסאות גלגלים</w:t>
      </w:r>
      <w:r w:rsidRPr="00B90DDC">
        <w:rPr>
          <w:rFonts w:ascii="Heebo" w:hAnsi="Heebo" w:cs="Heebo" w:hint="cs"/>
        </w:rPr>
        <w:t>.</w:t>
      </w:r>
    </w:p>
    <w:p w14:paraId="55EF5648" w14:textId="04C8CC64" w:rsidR="004A787E" w:rsidRPr="00304F2F" w:rsidRDefault="004A787E" w:rsidP="00304F2F">
      <w:pPr>
        <w:shd w:val="clear" w:color="auto" w:fill="FFFFFF"/>
        <w:bidi/>
        <w:spacing w:before="100" w:beforeAutospacing="1" w:after="100" w:afterAutospacing="1"/>
        <w:outlineLvl w:val="2"/>
        <w:rPr>
          <w:rFonts w:ascii="Heebo" w:eastAsia="Times New Roman" w:hAnsi="Heebo" w:cs="Heebo"/>
          <w:color w:val="FF0000"/>
          <w:kern w:val="0"/>
          <w14:ligatures w14:val="none"/>
        </w:rPr>
      </w:pPr>
      <w:r w:rsidRPr="00304F2F">
        <w:rPr>
          <w:rFonts w:ascii="Heebo" w:eastAsia="Times New Roman" w:hAnsi="Heebo" w:cs="Heebo" w:hint="cs"/>
          <w:color w:val="FF0000"/>
          <w:kern w:val="0"/>
          <w:rtl/>
          <w14:ligatures w14:val="none"/>
        </w:rPr>
        <w:t xml:space="preserve">שלב 3: </w:t>
      </w:r>
      <w:r w:rsidR="00137683" w:rsidRPr="00137683">
        <w:rPr>
          <w:rFonts w:ascii="Heebo" w:eastAsia="Times New Roman" w:hAnsi="Heebo" w:cs="Heebo" w:hint="cs"/>
          <w:color w:val="FF0000"/>
          <w:kern w:val="0"/>
          <w:rtl/>
          <w14:ligatures w14:val="none"/>
        </w:rPr>
        <w:t>חלוקת השירותים לקטגוריות לפי צרכים מרכזיים</w:t>
      </w:r>
    </w:p>
    <w:p w14:paraId="220BAF88" w14:textId="5F681CD6" w:rsidR="00137683" w:rsidRPr="00785269" w:rsidRDefault="00137683" w:rsidP="00137683">
      <w:pPr>
        <w:numPr>
          <w:ilvl w:val="0"/>
          <w:numId w:val="12"/>
        </w:numPr>
        <w:shd w:val="clear" w:color="auto" w:fill="FFFFFF"/>
        <w:bidi/>
        <w:rPr>
          <w:rFonts w:ascii="Heebo" w:eastAsia="Times New Roman" w:hAnsi="Heebo" w:cs="Heebo"/>
          <w:color w:val="000000"/>
          <w:kern w:val="0"/>
          <w14:ligatures w14:val="none"/>
        </w:rPr>
      </w:pPr>
      <w:r w:rsidRPr="00137683">
        <w:rPr>
          <w:rFonts w:ascii="Heebo" w:eastAsia="Times New Roman" w:hAnsi="Heebo" w:cs="Heebo" w:hint="cs"/>
          <w:b/>
          <w:bCs/>
          <w:color w:val="000000"/>
          <w:kern w:val="0"/>
          <w:rtl/>
          <w14:ligatures w14:val="none"/>
        </w:rPr>
        <w:t>צרכים פיזיים</w:t>
      </w:r>
      <w:r w:rsidRPr="00785269">
        <w:rPr>
          <w:rFonts w:ascii="Heebo" w:eastAsia="Times New Roman" w:hAnsi="Heebo" w:cs="Heebo" w:hint="cs"/>
          <w:color w:val="000000"/>
          <w:kern w:val="0"/>
          <w:rtl/>
          <w14:ligatures w14:val="none"/>
        </w:rPr>
        <w:t> </w:t>
      </w:r>
      <w:r>
        <w:rPr>
          <w:rFonts w:ascii="Heebo" w:eastAsia="Times New Roman" w:hAnsi="Heebo" w:cs="Heebo" w:hint="cs"/>
          <w:color w:val="000000"/>
          <w:kern w:val="0"/>
          <w:rtl/>
          <w14:ligatures w14:val="none"/>
        </w:rPr>
        <w:t>-</w:t>
      </w:r>
      <w:r w:rsidRPr="00785269">
        <w:rPr>
          <w:rFonts w:ascii="Heebo" w:eastAsia="Times New Roman" w:hAnsi="Heebo" w:cs="Heebo" w:hint="cs"/>
          <w:color w:val="000000"/>
          <w:kern w:val="0"/>
          <w14:ligatures w14:val="none"/>
        </w:rPr>
        <w:t xml:space="preserve"> </w:t>
      </w:r>
      <w:r w:rsidRPr="00785269">
        <w:rPr>
          <w:rFonts w:ascii="Heebo" w:eastAsia="Times New Roman" w:hAnsi="Heebo" w:cs="Heebo" w:hint="cs"/>
          <w:color w:val="000000"/>
          <w:kern w:val="0"/>
          <w:rtl/>
          <w14:ligatures w14:val="none"/>
        </w:rPr>
        <w:t>אילו שירותים יסייעו לניהול בריאות, ניידות, ובטיחות</w:t>
      </w:r>
      <w:r w:rsidRPr="00785269">
        <w:rPr>
          <w:rFonts w:ascii="Heebo" w:eastAsia="Times New Roman" w:hAnsi="Heebo" w:cs="Heebo" w:hint="cs"/>
          <w:color w:val="000000"/>
          <w:kern w:val="0"/>
          <w14:ligatures w14:val="none"/>
        </w:rPr>
        <w:t>?</w:t>
      </w:r>
    </w:p>
    <w:p w14:paraId="3559AF60" w14:textId="5DBBE90B" w:rsidR="00137683" w:rsidRPr="00785269" w:rsidRDefault="00137683" w:rsidP="00137683">
      <w:pPr>
        <w:numPr>
          <w:ilvl w:val="0"/>
          <w:numId w:val="12"/>
        </w:numPr>
        <w:shd w:val="clear" w:color="auto" w:fill="FFFFFF"/>
        <w:bidi/>
        <w:rPr>
          <w:rFonts w:ascii="Heebo" w:eastAsia="Times New Roman" w:hAnsi="Heebo" w:cs="Heebo"/>
          <w:color w:val="000000"/>
          <w:kern w:val="0"/>
          <w14:ligatures w14:val="none"/>
        </w:rPr>
      </w:pPr>
      <w:r w:rsidRPr="00137683">
        <w:rPr>
          <w:rFonts w:ascii="Heebo" w:eastAsia="Times New Roman" w:hAnsi="Heebo" w:cs="Heebo" w:hint="cs"/>
          <w:b/>
          <w:bCs/>
          <w:color w:val="000000"/>
          <w:kern w:val="0"/>
          <w:rtl/>
          <w14:ligatures w14:val="none"/>
        </w:rPr>
        <w:t>צרכים חברתיים</w:t>
      </w:r>
      <w:r w:rsidRPr="00785269">
        <w:rPr>
          <w:rFonts w:ascii="Heebo" w:eastAsia="Times New Roman" w:hAnsi="Heebo" w:cs="Heebo" w:hint="cs"/>
          <w:color w:val="000000"/>
          <w:kern w:val="0"/>
          <w:rtl/>
          <w14:ligatures w14:val="none"/>
        </w:rPr>
        <w:t> </w:t>
      </w:r>
      <w:r>
        <w:rPr>
          <w:rFonts w:ascii="Heebo" w:eastAsia="Times New Roman" w:hAnsi="Heebo" w:cs="Heebo" w:hint="cs"/>
          <w:color w:val="000000"/>
          <w:kern w:val="0"/>
          <w:rtl/>
          <w14:ligatures w14:val="none"/>
        </w:rPr>
        <w:t xml:space="preserve">- </w:t>
      </w:r>
      <w:r w:rsidRPr="00785269">
        <w:rPr>
          <w:rFonts w:ascii="Heebo" w:eastAsia="Times New Roman" w:hAnsi="Heebo" w:cs="Heebo" w:hint="cs"/>
          <w:color w:val="000000"/>
          <w:kern w:val="0"/>
          <w:rtl/>
          <w14:ligatures w14:val="none"/>
        </w:rPr>
        <w:t>מה יאפשר חיי קהילה תוססים ותחושת שייכות</w:t>
      </w:r>
      <w:r w:rsidRPr="00785269">
        <w:rPr>
          <w:rFonts w:ascii="Heebo" w:eastAsia="Times New Roman" w:hAnsi="Heebo" w:cs="Heebo" w:hint="cs"/>
          <w:color w:val="000000"/>
          <w:kern w:val="0"/>
          <w14:ligatures w14:val="none"/>
        </w:rPr>
        <w:t>?</w:t>
      </w:r>
    </w:p>
    <w:p w14:paraId="4CA9CDD7" w14:textId="57C68B4C" w:rsidR="00137683" w:rsidRPr="00785269" w:rsidRDefault="00137683" w:rsidP="00137683">
      <w:pPr>
        <w:numPr>
          <w:ilvl w:val="0"/>
          <w:numId w:val="12"/>
        </w:numPr>
        <w:shd w:val="clear" w:color="auto" w:fill="FFFFFF"/>
        <w:bidi/>
        <w:rPr>
          <w:rFonts w:ascii="Heebo" w:eastAsia="Times New Roman" w:hAnsi="Heebo" w:cs="Heebo"/>
          <w:color w:val="000000"/>
          <w:kern w:val="0"/>
          <w14:ligatures w14:val="none"/>
        </w:rPr>
      </w:pPr>
      <w:r w:rsidRPr="00137683">
        <w:rPr>
          <w:rFonts w:ascii="Heebo" w:eastAsia="Times New Roman" w:hAnsi="Heebo" w:cs="Heebo" w:hint="cs"/>
          <w:b/>
          <w:bCs/>
          <w:color w:val="000000"/>
          <w:kern w:val="0"/>
          <w:rtl/>
          <w14:ligatures w14:val="none"/>
        </w:rPr>
        <w:t>צרכים כלכליים</w:t>
      </w:r>
      <w:r w:rsidRPr="00785269">
        <w:rPr>
          <w:rFonts w:ascii="Heebo" w:eastAsia="Times New Roman" w:hAnsi="Heebo" w:cs="Heebo" w:hint="cs"/>
          <w:color w:val="000000"/>
          <w:kern w:val="0"/>
          <w:rtl/>
          <w14:ligatures w14:val="none"/>
        </w:rPr>
        <w:t> </w:t>
      </w:r>
      <w:r>
        <w:rPr>
          <w:rFonts w:ascii="Heebo" w:eastAsia="Times New Roman" w:hAnsi="Heebo" w:cs="Heebo" w:hint="cs"/>
          <w:color w:val="000000"/>
          <w:kern w:val="0"/>
          <w:rtl/>
          <w14:ligatures w14:val="none"/>
        </w:rPr>
        <w:t>-</w:t>
      </w:r>
      <w:r w:rsidRPr="00785269">
        <w:rPr>
          <w:rFonts w:ascii="Heebo" w:eastAsia="Times New Roman" w:hAnsi="Heebo" w:cs="Heebo" w:hint="cs"/>
          <w:color w:val="000000"/>
          <w:kern w:val="0"/>
          <w14:ligatures w14:val="none"/>
        </w:rPr>
        <w:t xml:space="preserve"> </w:t>
      </w:r>
      <w:r w:rsidRPr="00785269">
        <w:rPr>
          <w:rFonts w:ascii="Heebo" w:eastAsia="Times New Roman" w:hAnsi="Heebo" w:cs="Heebo" w:hint="cs"/>
          <w:color w:val="000000"/>
          <w:kern w:val="0"/>
          <w:rtl/>
          <w14:ligatures w14:val="none"/>
        </w:rPr>
        <w:t>מהם השירותים שיאפשרו ניהול כלכלי נכון וגישה לתמיכה כספית</w:t>
      </w:r>
      <w:r w:rsidRPr="00785269">
        <w:rPr>
          <w:rFonts w:ascii="Heebo" w:eastAsia="Times New Roman" w:hAnsi="Heebo" w:cs="Heebo" w:hint="cs"/>
          <w:color w:val="000000"/>
          <w:kern w:val="0"/>
          <w14:ligatures w14:val="none"/>
        </w:rPr>
        <w:t>?</w:t>
      </w:r>
    </w:p>
    <w:p w14:paraId="294A9463" w14:textId="0CE82DE8" w:rsidR="00137683" w:rsidRPr="00785269" w:rsidRDefault="00137683" w:rsidP="00137683">
      <w:pPr>
        <w:numPr>
          <w:ilvl w:val="0"/>
          <w:numId w:val="12"/>
        </w:numPr>
        <w:shd w:val="clear" w:color="auto" w:fill="FFFFFF"/>
        <w:bidi/>
        <w:rPr>
          <w:rFonts w:ascii="Heebo" w:eastAsia="Times New Roman" w:hAnsi="Heebo" w:cs="Heebo"/>
          <w:color w:val="000000"/>
          <w:kern w:val="0"/>
          <w14:ligatures w14:val="none"/>
        </w:rPr>
      </w:pPr>
      <w:r w:rsidRPr="00137683">
        <w:rPr>
          <w:rFonts w:ascii="Heebo" w:eastAsia="Times New Roman" w:hAnsi="Heebo" w:cs="Heebo" w:hint="cs"/>
          <w:b/>
          <w:bCs/>
          <w:color w:val="000000"/>
          <w:kern w:val="0"/>
          <w:rtl/>
          <w14:ligatures w14:val="none"/>
        </w:rPr>
        <w:t>צרכים קוגניטיביים</w:t>
      </w:r>
      <w:r w:rsidRPr="00785269">
        <w:rPr>
          <w:rFonts w:ascii="Heebo" w:eastAsia="Times New Roman" w:hAnsi="Heebo" w:cs="Heebo" w:hint="cs"/>
          <w:color w:val="000000"/>
          <w:kern w:val="0"/>
          <w:rtl/>
          <w14:ligatures w14:val="none"/>
        </w:rPr>
        <w:t> </w:t>
      </w:r>
      <w:r>
        <w:rPr>
          <w:rFonts w:ascii="Heebo" w:eastAsia="Times New Roman" w:hAnsi="Heebo" w:cs="Heebo" w:hint="cs"/>
          <w:color w:val="000000"/>
          <w:kern w:val="0"/>
          <w:rtl/>
          <w14:ligatures w14:val="none"/>
        </w:rPr>
        <w:t xml:space="preserve">- </w:t>
      </w:r>
      <w:r w:rsidRPr="00785269">
        <w:rPr>
          <w:rFonts w:ascii="Heebo" w:eastAsia="Times New Roman" w:hAnsi="Heebo" w:cs="Heebo" w:hint="cs"/>
          <w:color w:val="000000"/>
          <w:kern w:val="0"/>
          <w:rtl/>
          <w14:ligatures w14:val="none"/>
        </w:rPr>
        <w:t>אילו שירותים יחזקו את התפקוד הקוגניטיבי וישמרו על חדות מנטלית</w:t>
      </w:r>
      <w:r w:rsidRPr="00785269">
        <w:rPr>
          <w:rFonts w:ascii="Heebo" w:eastAsia="Times New Roman" w:hAnsi="Heebo" w:cs="Heebo" w:hint="cs"/>
          <w:color w:val="000000"/>
          <w:kern w:val="0"/>
          <w14:ligatures w14:val="none"/>
        </w:rPr>
        <w:t>?</w:t>
      </w:r>
    </w:p>
    <w:p w14:paraId="2D2B674B" w14:textId="556ACA08" w:rsidR="00137683" w:rsidRPr="00785269" w:rsidRDefault="00137683" w:rsidP="00137683">
      <w:pPr>
        <w:numPr>
          <w:ilvl w:val="0"/>
          <w:numId w:val="12"/>
        </w:numPr>
        <w:shd w:val="clear" w:color="auto" w:fill="FFFFFF"/>
        <w:bidi/>
        <w:rPr>
          <w:rFonts w:ascii="Heebo" w:eastAsia="Times New Roman" w:hAnsi="Heebo" w:cs="Heebo"/>
          <w:color w:val="000000"/>
          <w:kern w:val="0"/>
          <w14:ligatures w14:val="none"/>
        </w:rPr>
      </w:pPr>
      <w:r w:rsidRPr="00137683">
        <w:rPr>
          <w:rFonts w:ascii="Heebo" w:eastAsia="Times New Roman" w:hAnsi="Heebo" w:cs="Heebo" w:hint="cs"/>
          <w:b/>
          <w:bCs/>
          <w:color w:val="000000"/>
          <w:kern w:val="0"/>
          <w:rtl/>
          <w14:ligatures w14:val="none"/>
        </w:rPr>
        <w:t>צרכים דיגיטליים וטכנולוגיים</w:t>
      </w:r>
      <w:r w:rsidRPr="00785269">
        <w:rPr>
          <w:rFonts w:ascii="Heebo" w:eastAsia="Times New Roman" w:hAnsi="Heebo" w:cs="Heebo" w:hint="cs"/>
          <w:color w:val="000000"/>
          <w:kern w:val="0"/>
          <w:rtl/>
          <w14:ligatures w14:val="none"/>
        </w:rPr>
        <w:t> </w:t>
      </w:r>
      <w:r w:rsidR="00D536C1">
        <w:rPr>
          <w:rFonts w:ascii="Heebo" w:eastAsia="Times New Roman" w:hAnsi="Heebo" w:cs="Heebo" w:hint="cs"/>
          <w:color w:val="000000"/>
          <w:kern w:val="0"/>
          <w:rtl/>
          <w14:ligatures w14:val="none"/>
        </w:rPr>
        <w:t>-</w:t>
      </w:r>
      <w:r w:rsidRPr="00785269">
        <w:rPr>
          <w:rFonts w:ascii="Heebo" w:eastAsia="Times New Roman" w:hAnsi="Heebo" w:cs="Heebo" w:hint="cs"/>
          <w:color w:val="000000"/>
          <w:kern w:val="0"/>
          <w14:ligatures w14:val="none"/>
        </w:rPr>
        <w:t xml:space="preserve"> </w:t>
      </w:r>
      <w:r w:rsidRPr="00785269">
        <w:rPr>
          <w:rFonts w:ascii="Heebo" w:eastAsia="Times New Roman" w:hAnsi="Heebo" w:cs="Heebo" w:hint="cs"/>
          <w:color w:val="000000"/>
          <w:kern w:val="0"/>
          <w:rtl/>
          <w14:ligatures w14:val="none"/>
        </w:rPr>
        <w:t>מה נדרש כדי להבטיח הנגשה ונוחות בשימוש בשירותים מקוונים ובאפליקציות</w:t>
      </w:r>
      <w:r w:rsidRPr="00785269">
        <w:rPr>
          <w:rFonts w:ascii="Heebo" w:eastAsia="Times New Roman" w:hAnsi="Heebo" w:cs="Heebo" w:hint="cs"/>
          <w:color w:val="000000"/>
          <w:kern w:val="0"/>
          <w14:ligatures w14:val="none"/>
        </w:rPr>
        <w:t>?</w:t>
      </w:r>
    </w:p>
    <w:p w14:paraId="0D99322C" w14:textId="46ADDE1B" w:rsidR="004A787E" w:rsidRPr="00304F2F" w:rsidRDefault="004A787E" w:rsidP="00304F2F">
      <w:pPr>
        <w:shd w:val="clear" w:color="auto" w:fill="FFFFFF"/>
        <w:bidi/>
        <w:spacing w:before="100" w:beforeAutospacing="1" w:after="100" w:afterAutospacing="1"/>
        <w:outlineLvl w:val="2"/>
        <w:rPr>
          <w:rFonts w:ascii="Heebo" w:eastAsia="Times New Roman" w:hAnsi="Heebo" w:cs="Heebo"/>
          <w:color w:val="FF0000"/>
          <w:kern w:val="0"/>
          <w14:ligatures w14:val="none"/>
        </w:rPr>
      </w:pPr>
      <w:r w:rsidRPr="00304F2F">
        <w:rPr>
          <w:rFonts w:ascii="Heebo" w:eastAsia="Times New Roman" w:hAnsi="Heebo" w:cs="Heebo" w:hint="cs"/>
          <w:color w:val="FF0000"/>
          <w:kern w:val="0"/>
          <w:rtl/>
          <w14:ligatures w14:val="none"/>
        </w:rPr>
        <w:t>שלב 4: מיון שירותים בהתאם למבנה הארגוני</w:t>
      </w:r>
      <w:ins w:id="130" w:author="אביעד יצחקי" w:date="2024-11-14T22:12:00Z">
        <w:r w:rsidR="000F39DC">
          <w:rPr>
            <w:rFonts w:ascii="Heebo" w:eastAsia="Times New Roman" w:hAnsi="Heebo" w:cs="Heebo" w:hint="cs"/>
            <w:color w:val="FF0000"/>
            <w:kern w:val="0"/>
            <w:rtl/>
            <w14:ligatures w14:val="none"/>
          </w:rPr>
          <w:t xml:space="preserve"> המוצע- שירות קהילתי,</w:t>
        </w:r>
      </w:ins>
      <w:ins w:id="131" w:author="אביעד יצחקי" w:date="2024-11-14T22:13:00Z">
        <w:r w:rsidR="000F39DC">
          <w:rPr>
            <w:rFonts w:ascii="Heebo" w:eastAsia="Times New Roman" w:hAnsi="Heebo" w:cs="Heebo" w:hint="cs"/>
            <w:color w:val="FF0000"/>
            <w:kern w:val="0"/>
            <w:rtl/>
            <w14:ligatures w14:val="none"/>
          </w:rPr>
          <w:t xml:space="preserve"> שירות מקומי,</w:t>
        </w:r>
      </w:ins>
      <w:ins w:id="132" w:author="אביעד יצחקי" w:date="2024-11-14T22:12:00Z">
        <w:r w:rsidR="000F39DC">
          <w:rPr>
            <w:rFonts w:ascii="Heebo" w:eastAsia="Times New Roman" w:hAnsi="Heebo" w:cs="Heebo" w:hint="cs"/>
            <w:color w:val="FF0000"/>
            <w:kern w:val="0"/>
            <w:rtl/>
            <w14:ligatures w14:val="none"/>
          </w:rPr>
          <w:t xml:space="preserve"> ספקי שירותים</w:t>
        </w:r>
      </w:ins>
      <w:ins w:id="133" w:author="אביעד יצחקי" w:date="2024-11-14T22:13:00Z">
        <w:r w:rsidR="000F39DC">
          <w:rPr>
            <w:rFonts w:ascii="Heebo" w:eastAsia="Times New Roman" w:hAnsi="Heebo" w:cs="Heebo" w:hint="cs"/>
            <w:color w:val="FF0000"/>
            <w:kern w:val="0"/>
            <w:rtl/>
            <w14:ligatures w14:val="none"/>
          </w:rPr>
          <w:t xml:space="preserve"> ארצי</w:t>
        </w:r>
      </w:ins>
      <w:ins w:id="134" w:author="אביעד יצחקי" w:date="2024-11-14T22:12:00Z">
        <w:r w:rsidR="000F39DC">
          <w:rPr>
            <w:rFonts w:ascii="Heebo" w:eastAsia="Times New Roman" w:hAnsi="Heebo" w:cs="Heebo" w:hint="cs"/>
            <w:color w:val="FF0000"/>
            <w:kern w:val="0"/>
            <w:rtl/>
            <w14:ligatures w14:val="none"/>
          </w:rPr>
          <w:t>, מחלקה</w:t>
        </w:r>
      </w:ins>
      <w:ins w:id="135" w:author="אביעד יצחקי" w:date="2024-11-14T22:13:00Z">
        <w:r w:rsidR="000F39DC">
          <w:rPr>
            <w:rFonts w:ascii="Heebo" w:eastAsia="Times New Roman" w:hAnsi="Heebo" w:cs="Heebo" w:hint="cs"/>
            <w:color w:val="FF0000"/>
            <w:kern w:val="0"/>
            <w:rtl/>
            <w14:ligatures w14:val="none"/>
          </w:rPr>
          <w:t>/בטלא/ קופח</w:t>
        </w:r>
      </w:ins>
    </w:p>
    <w:p w14:paraId="74D4BFEB" w14:textId="46544464" w:rsidR="00AD5DE6" w:rsidRDefault="00F4682F" w:rsidP="00D536C1">
      <w:pPr>
        <w:shd w:val="clear" w:color="auto" w:fill="FFFFFF"/>
        <w:bidi/>
        <w:spacing w:before="100" w:beforeAutospacing="1" w:after="100" w:afterAutospacing="1"/>
        <w:ind w:left="360"/>
        <w:outlineLvl w:val="2"/>
        <w:rPr>
          <w:ins w:id="136" w:author="Edna Laufer Globus" w:date="2024-11-14T10:25:00Z"/>
          <w:rFonts w:ascii="Heebo" w:eastAsia="Times New Roman" w:hAnsi="Heebo" w:cs="Heebo"/>
          <w:color w:val="000000"/>
          <w:kern w:val="0"/>
          <w:rtl/>
          <w14:ligatures w14:val="none"/>
        </w:rPr>
      </w:pPr>
      <w:r w:rsidRPr="00E84888">
        <w:rPr>
          <w:rFonts w:ascii="Heebo" w:eastAsia="Times New Roman" w:hAnsi="Heebo" w:cs="Heebo" w:hint="cs"/>
          <w:color w:val="000000"/>
          <w:kern w:val="0"/>
          <w:rtl/>
          <w14:ligatures w14:val="none"/>
        </w:rPr>
        <w:t>מיינו</w:t>
      </w:r>
      <w:r w:rsidR="004A787E" w:rsidRPr="00E84888">
        <w:rPr>
          <w:rFonts w:ascii="Heebo" w:eastAsia="Times New Roman" w:hAnsi="Heebo" w:cs="Heebo" w:hint="cs"/>
          <w:color w:val="000000"/>
          <w:kern w:val="0"/>
          <w:rtl/>
          <w14:ligatures w14:val="none"/>
        </w:rPr>
        <w:t xml:space="preserve"> את השירותים שזוהו בקטגוריות השירותים לתוך קטגוריות </w:t>
      </w:r>
      <w:r w:rsidR="00F627D9" w:rsidRPr="00E84888">
        <w:rPr>
          <w:rFonts w:ascii="Heebo" w:eastAsia="Times New Roman" w:hAnsi="Heebo" w:cs="Heebo" w:hint="cs"/>
          <w:color w:val="000000"/>
          <w:kern w:val="0"/>
          <w:rtl/>
          <w14:ligatures w14:val="none"/>
        </w:rPr>
        <w:t>הגופים</w:t>
      </w:r>
      <w:r w:rsidR="004A787E" w:rsidRPr="00E84888">
        <w:rPr>
          <w:rFonts w:ascii="Heebo" w:eastAsia="Times New Roman" w:hAnsi="Heebo" w:cs="Heebo" w:hint="cs"/>
          <w:color w:val="000000"/>
          <w:kern w:val="0"/>
          <w:rtl/>
          <w14:ligatures w14:val="none"/>
        </w:rPr>
        <w:t xml:space="preserve"> </w:t>
      </w:r>
      <w:r w:rsidRPr="00E84888">
        <w:rPr>
          <w:rFonts w:ascii="Heebo" w:eastAsia="Times New Roman" w:hAnsi="Heebo" w:cs="Heebo" w:hint="cs"/>
          <w:color w:val="000000"/>
          <w:kern w:val="0"/>
          <w:rtl/>
          <w14:ligatures w14:val="none"/>
        </w:rPr>
        <w:t>וספקי השירותי</w:t>
      </w:r>
      <w:r w:rsidR="00D536C1" w:rsidRPr="00E84888">
        <w:rPr>
          <w:rFonts w:ascii="Heebo" w:eastAsia="Times New Roman" w:hAnsi="Heebo" w:cs="Heebo" w:hint="cs"/>
          <w:color w:val="000000"/>
          <w:kern w:val="0"/>
          <w:rtl/>
          <w14:ligatures w14:val="none"/>
        </w:rPr>
        <w:t xml:space="preserve">ם השונים: </w:t>
      </w:r>
      <w:ins w:id="137" w:author="אביעד יצחקי" w:date="2024-11-14T21:59:00Z">
        <w:r w:rsidR="00ED62B8">
          <w:rPr>
            <w:rFonts w:ascii="Heebo" w:eastAsia="Times New Roman" w:hAnsi="Heebo" w:cs="Heebo" w:hint="cs"/>
            <w:color w:val="000000"/>
            <w:kern w:val="0"/>
            <w:rtl/>
            <w14:ligatures w14:val="none"/>
          </w:rPr>
          <w:t xml:space="preserve">המחלקה, </w:t>
        </w:r>
      </w:ins>
      <w:r w:rsidR="00D536C1" w:rsidRPr="00E84888">
        <w:rPr>
          <w:rFonts w:ascii="Heebo" w:eastAsia="Times New Roman" w:hAnsi="Heebo" w:cs="Heebo" w:hint="cs"/>
          <w:color w:val="000000"/>
          <w:kern w:val="0"/>
          <w:rtl/>
          <w14:ligatures w14:val="none"/>
        </w:rPr>
        <w:t xml:space="preserve">ביטוח לאומי, קופ״ח, מתנ״סים, שירותים חברתיים בקהילה, ספקים פרטיים </w:t>
      </w:r>
      <w:r w:rsidR="00E84888" w:rsidRPr="00E84888">
        <w:rPr>
          <w:rFonts w:ascii="Heebo" w:eastAsia="Times New Roman" w:hAnsi="Heebo" w:cs="Heebo" w:hint="cs"/>
          <w:color w:val="000000"/>
          <w:kern w:val="0"/>
          <w:rtl/>
          <w14:ligatures w14:val="none"/>
        </w:rPr>
        <w:t xml:space="preserve">בטבלה </w:t>
      </w:r>
    </w:p>
    <w:p w14:paraId="71B28194" w14:textId="77777777" w:rsidR="00AD5DE6" w:rsidRDefault="00AD5DE6" w:rsidP="00AD5DE6">
      <w:pPr>
        <w:shd w:val="clear" w:color="auto" w:fill="FFFFFF"/>
        <w:bidi/>
        <w:spacing w:before="100" w:beforeAutospacing="1" w:after="100" w:afterAutospacing="1"/>
        <w:ind w:left="360"/>
        <w:outlineLvl w:val="2"/>
        <w:rPr>
          <w:ins w:id="138" w:author="Edna Laufer Globus" w:date="2024-11-14T10:25:00Z"/>
          <w:rFonts w:ascii="Heebo" w:eastAsia="Times New Roman" w:hAnsi="Heebo" w:cs="Heebo"/>
          <w:color w:val="000000"/>
          <w:kern w:val="0"/>
          <w:rtl/>
          <w14:ligatures w14:val="none"/>
        </w:rPr>
      </w:pPr>
    </w:p>
    <w:p w14:paraId="41A43B5D" w14:textId="14DBD9D0" w:rsidR="00D536C1" w:rsidRPr="00D536C1" w:rsidRDefault="00D536C1" w:rsidP="00AD5DE6">
      <w:pPr>
        <w:shd w:val="clear" w:color="auto" w:fill="FFFFFF"/>
        <w:bidi/>
        <w:spacing w:before="100" w:beforeAutospacing="1" w:after="100" w:afterAutospacing="1"/>
        <w:ind w:left="360"/>
        <w:outlineLvl w:val="2"/>
        <w:rPr>
          <w:rFonts w:ascii="Heebo" w:eastAsia="Times New Roman" w:hAnsi="Heebo" w:cs="Heebo"/>
          <w:color w:val="FF0000"/>
          <w:kern w:val="0"/>
          <w:rtl/>
          <w14:ligatures w14:val="none"/>
        </w:rPr>
      </w:pPr>
      <w:r w:rsidRPr="00D536C1">
        <w:rPr>
          <w:rFonts w:ascii="Heebo" w:eastAsia="Times New Roman" w:hAnsi="Heebo" w:cs="Heebo" w:hint="cs"/>
          <w:b/>
          <w:bCs/>
          <w:color w:val="FF0000"/>
          <w:kern w:val="0"/>
          <w:rtl/>
          <w14:ligatures w14:val="none"/>
        </w:rPr>
        <w:t xml:space="preserve">קבוצה #2 </w:t>
      </w:r>
      <w:r w:rsidRPr="00D536C1">
        <w:rPr>
          <w:rFonts w:ascii="Heebo" w:eastAsia="Times New Roman" w:hAnsi="Heebo" w:cs="Heebo"/>
          <w:b/>
          <w:bCs/>
          <w:color w:val="FF0000"/>
          <w:kern w:val="0"/>
          <w:rtl/>
          <w14:ligatures w14:val="none"/>
        </w:rPr>
        <w:t>–</w:t>
      </w:r>
      <w:r w:rsidRPr="00D536C1">
        <w:rPr>
          <w:rFonts w:ascii="Heebo" w:eastAsia="Times New Roman" w:hAnsi="Heebo" w:cs="Heebo" w:hint="cs"/>
          <w:b/>
          <w:bCs/>
          <w:color w:val="FF0000"/>
          <w:kern w:val="0"/>
          <w:rtl/>
          <w14:ligatures w14:val="none"/>
        </w:rPr>
        <w:t xml:space="preserve"> תהליכי העבודה שיתמכו בהספקת השירותי</w:t>
      </w:r>
      <w:r w:rsidRPr="00D536C1">
        <w:rPr>
          <w:rFonts w:ascii="Heebo" w:eastAsia="Times New Roman" w:hAnsi="Heebo" w:cs="Heebo" w:hint="eastAsia"/>
          <w:b/>
          <w:bCs/>
          <w:color w:val="FF0000"/>
          <w:kern w:val="0"/>
          <w:rtl/>
          <w14:ligatures w14:val="none"/>
        </w:rPr>
        <w:t>ם</w:t>
      </w:r>
      <w:r w:rsidRPr="00D536C1">
        <w:rPr>
          <w:rFonts w:ascii="Heebo" w:eastAsia="Times New Roman" w:hAnsi="Heebo" w:cs="Heebo" w:hint="cs"/>
          <w:b/>
          <w:bCs/>
          <w:color w:val="FF0000"/>
          <w:kern w:val="0"/>
          <w:rtl/>
          <w14:ligatures w14:val="none"/>
        </w:rPr>
        <w:t xml:space="preserve"> </w:t>
      </w:r>
      <w:del w:id="139" w:author="Edna Laufer Globus" w:date="2024-11-14T13:47:00Z">
        <w:r w:rsidRPr="00D536C1" w:rsidDel="00632655">
          <w:rPr>
            <w:rFonts w:ascii="Heebo" w:eastAsia="Times New Roman" w:hAnsi="Heebo" w:cs="Heebo" w:hint="cs"/>
            <w:b/>
            <w:bCs/>
            <w:color w:val="FF0000"/>
            <w:kern w:val="0"/>
            <w:rtl/>
            <w14:ligatures w14:val="none"/>
          </w:rPr>
          <w:delText xml:space="preserve">לקשיש </w:delText>
        </w:r>
      </w:del>
      <w:ins w:id="140" w:author="Edna Laufer Globus" w:date="2024-11-14T13:47:00Z">
        <w:r w:rsidR="00632655" w:rsidRPr="00D536C1">
          <w:rPr>
            <w:rFonts w:ascii="Heebo" w:eastAsia="Times New Roman" w:hAnsi="Heebo" w:cs="Heebo" w:hint="cs"/>
            <w:b/>
            <w:bCs/>
            <w:color w:val="FF0000"/>
            <w:kern w:val="0"/>
            <w:rtl/>
            <w14:ligatures w14:val="none"/>
          </w:rPr>
          <w:t>ל</w:t>
        </w:r>
        <w:r w:rsidR="00632655">
          <w:rPr>
            <w:rFonts w:ascii="Heebo" w:eastAsia="Times New Roman" w:hAnsi="Heebo" w:cs="Heebo" w:hint="cs"/>
            <w:b/>
            <w:bCs/>
            <w:color w:val="FF0000"/>
            <w:kern w:val="0"/>
            <w:rtl/>
            <w14:ligatures w14:val="none"/>
          </w:rPr>
          <w:t>אזרחים הוותיקים</w:t>
        </w:r>
        <w:r w:rsidR="00632655" w:rsidRPr="00D536C1">
          <w:rPr>
            <w:rFonts w:ascii="Heebo" w:eastAsia="Times New Roman" w:hAnsi="Heebo" w:cs="Heebo" w:hint="cs"/>
            <w:b/>
            <w:bCs/>
            <w:color w:val="FF0000"/>
            <w:kern w:val="0"/>
            <w:rtl/>
            <w14:ligatures w14:val="none"/>
          </w:rPr>
          <w:t xml:space="preserve"> </w:t>
        </w:r>
      </w:ins>
      <w:r w:rsidRPr="00D536C1">
        <w:rPr>
          <w:rFonts w:ascii="Heebo" w:eastAsia="Times New Roman" w:hAnsi="Heebo" w:cs="Heebo" w:hint="cs"/>
          <w:b/>
          <w:bCs/>
          <w:color w:val="FF0000"/>
          <w:kern w:val="0"/>
          <w:rtl/>
          <w14:ligatures w14:val="none"/>
        </w:rPr>
        <w:t xml:space="preserve">/ </w:t>
      </w:r>
      <w:r w:rsidRPr="00D536C1">
        <w:rPr>
          <w:rFonts w:ascii="Heebo" w:eastAsia="Times New Roman" w:hAnsi="Heebo" w:cs="Heebo" w:hint="cs"/>
          <w:color w:val="FF0000"/>
          <w:kern w:val="0"/>
          <w:rtl/>
          <w14:ligatures w14:val="none"/>
        </w:rPr>
        <w:t>עבודה על גבי גיליונו</w:t>
      </w:r>
      <w:r w:rsidRPr="00D536C1">
        <w:rPr>
          <w:rFonts w:ascii="Heebo" w:eastAsia="Times New Roman" w:hAnsi="Heebo" w:cs="Heebo" w:hint="eastAsia"/>
          <w:color w:val="FF0000"/>
          <w:kern w:val="0"/>
          <w:rtl/>
          <w14:ligatures w14:val="none"/>
        </w:rPr>
        <w:t>ת</w:t>
      </w:r>
      <w:r w:rsidRPr="00D536C1">
        <w:rPr>
          <w:rFonts w:ascii="Heebo" w:eastAsia="Times New Roman" w:hAnsi="Heebo" w:cs="Heebo" w:hint="cs"/>
          <w:color w:val="FF0000"/>
          <w:kern w:val="0"/>
          <w:rtl/>
          <w14:ligatures w14:val="none"/>
        </w:rPr>
        <w:t xml:space="preserve"> עבודה</w:t>
      </w:r>
    </w:p>
    <w:p w14:paraId="572CB26E" w14:textId="278A8278" w:rsidR="00C70215" w:rsidRDefault="00D536C1" w:rsidP="000F39DC">
      <w:pPr>
        <w:shd w:val="clear" w:color="auto" w:fill="FFFFFF"/>
        <w:bidi/>
        <w:spacing w:before="100" w:beforeAutospacing="1" w:after="100" w:afterAutospacing="1"/>
        <w:ind w:left="360"/>
        <w:rPr>
          <w:rFonts w:ascii="Heebo" w:eastAsia="Times New Roman" w:hAnsi="Heebo" w:cs="Heebo"/>
          <w:color w:val="000000"/>
          <w:kern w:val="0"/>
          <w:rtl/>
          <w14:ligatures w14:val="none"/>
        </w:rPr>
      </w:pPr>
      <w:r w:rsidRPr="00D536C1">
        <w:rPr>
          <w:rFonts w:ascii="Heebo" w:eastAsia="Times New Roman" w:hAnsi="Heebo" w:cs="Heebo" w:hint="cs"/>
          <w:b/>
          <w:bCs/>
          <w:color w:val="000000"/>
          <w:kern w:val="0"/>
          <w:rtl/>
          <w14:ligatures w14:val="none"/>
        </w:rPr>
        <w:t>המטר</w:t>
      </w:r>
      <w:r>
        <w:rPr>
          <w:rFonts w:ascii="Heebo" w:eastAsia="Times New Roman" w:hAnsi="Heebo" w:cs="Heebo" w:hint="cs"/>
          <w:b/>
          <w:bCs/>
          <w:color w:val="000000"/>
          <w:kern w:val="0"/>
          <w:rtl/>
          <w14:ligatures w14:val="none"/>
        </w:rPr>
        <w:t>ה:</w:t>
      </w:r>
      <w:r w:rsidRPr="00D536C1">
        <w:rPr>
          <w:rFonts w:ascii="Heebo" w:eastAsia="Times New Roman" w:hAnsi="Heebo" w:cs="Heebo" w:hint="cs"/>
          <w:color w:val="000000"/>
          <w:kern w:val="0"/>
          <w14:ligatures w14:val="none"/>
        </w:rPr>
        <w:t> </w:t>
      </w:r>
      <w:r w:rsidRPr="00D536C1">
        <w:rPr>
          <w:rFonts w:ascii="Heebo" w:eastAsia="Times New Roman" w:hAnsi="Heebo" w:cs="Heebo" w:hint="cs"/>
          <w:color w:val="000000"/>
          <w:kern w:val="0"/>
          <w:rtl/>
          <w14:ligatures w14:val="none"/>
        </w:rPr>
        <w:t xml:space="preserve">לזהות, לנתח ולבנות מפה ברורה של תהליך אספקת השירות </w:t>
      </w:r>
      <w:ins w:id="141" w:author="אביעד יצחקי" w:date="2024-11-14T22:03:00Z">
        <w:r w:rsidR="001F5AD1">
          <w:rPr>
            <w:rFonts w:ascii="Heebo" w:eastAsia="Times New Roman" w:hAnsi="Heebo" w:cs="Heebo" w:hint="cs"/>
            <w:color w:val="000000"/>
            <w:kern w:val="0"/>
            <w:rtl/>
            <w14:ligatures w14:val="none"/>
          </w:rPr>
          <w:t>המוצע</w:t>
        </w:r>
      </w:ins>
      <w:del w:id="142" w:author="אביעד יצחקי" w:date="2024-11-14T22:03:00Z">
        <w:r w:rsidRPr="00D536C1" w:rsidDel="001F5AD1">
          <w:rPr>
            <w:rFonts w:ascii="Heebo" w:eastAsia="Times New Roman" w:hAnsi="Heebo" w:cs="Heebo" w:hint="cs"/>
            <w:color w:val="000000"/>
            <w:kern w:val="0"/>
            <w:rtl/>
            <w14:ligatures w14:val="none"/>
          </w:rPr>
          <w:delText xml:space="preserve">לקשישים </w:delText>
        </w:r>
      </w:del>
      <w:ins w:id="143" w:author="אביעד יצחקי" w:date="2024-11-14T22:03:00Z">
        <w:r w:rsidR="001F5AD1" w:rsidRPr="00D536C1">
          <w:rPr>
            <w:rFonts w:ascii="Heebo" w:eastAsia="Times New Roman" w:hAnsi="Heebo" w:cs="Heebo" w:hint="cs"/>
            <w:color w:val="000000"/>
            <w:kern w:val="0"/>
            <w:rtl/>
            <w14:ligatures w14:val="none"/>
          </w:rPr>
          <w:t>ל</w:t>
        </w:r>
        <w:r w:rsidR="001F5AD1">
          <w:rPr>
            <w:rFonts w:ascii="Heebo" w:eastAsia="Times New Roman" w:hAnsi="Heebo" w:cs="Heebo" w:hint="cs"/>
            <w:color w:val="000000"/>
            <w:kern w:val="0"/>
            <w:rtl/>
            <w14:ligatures w14:val="none"/>
          </w:rPr>
          <w:t>זקנים</w:t>
        </w:r>
        <w:r w:rsidR="001F5AD1" w:rsidRPr="00D536C1">
          <w:rPr>
            <w:rFonts w:ascii="Heebo" w:eastAsia="Times New Roman" w:hAnsi="Heebo" w:cs="Heebo" w:hint="cs"/>
            <w:color w:val="000000"/>
            <w:kern w:val="0"/>
            <w:rtl/>
            <w14:ligatures w14:val="none"/>
          </w:rPr>
          <w:t xml:space="preserve"> </w:t>
        </w:r>
      </w:ins>
      <w:r w:rsidRPr="00D536C1">
        <w:rPr>
          <w:rFonts w:ascii="Heebo" w:eastAsia="Times New Roman" w:hAnsi="Heebo" w:cs="Heebo" w:hint="cs"/>
          <w:color w:val="000000"/>
          <w:kern w:val="0"/>
          <w:rtl/>
          <w14:ligatures w14:val="none"/>
        </w:rPr>
        <w:t>תוך התייחסות לכל הגורמים המעורבים</w:t>
      </w:r>
      <w:ins w:id="144" w:author="אביעד יצחקי" w:date="2024-11-14T22:15:00Z">
        <w:r w:rsidR="000F39DC">
          <w:rPr>
            <w:rFonts w:ascii="Heebo" w:eastAsia="Times New Roman" w:hAnsi="Heebo" w:cs="Heebo" w:hint="cs"/>
            <w:color w:val="000000"/>
            <w:kern w:val="0"/>
            <w:rtl/>
            <w14:ligatures w14:val="none"/>
          </w:rPr>
          <w:t xml:space="preserve"> באקוסיסטם</w:t>
        </w:r>
      </w:ins>
      <w:del w:id="145" w:author="אביעד יצחקי" w:date="2024-11-14T22:15:00Z">
        <w:r w:rsidRPr="00D536C1" w:rsidDel="000F39DC">
          <w:rPr>
            <w:rFonts w:ascii="Heebo" w:eastAsia="Times New Roman" w:hAnsi="Heebo" w:cs="Heebo" w:hint="cs"/>
            <w:color w:val="000000"/>
            <w:kern w:val="0"/>
            <w:rtl/>
            <w14:ligatures w14:val="none"/>
          </w:rPr>
          <w:delText>,</w:delText>
        </w:r>
      </w:del>
      <w:ins w:id="146" w:author="אביעד יצחקי" w:date="2024-11-14T22:15:00Z">
        <w:r w:rsidR="000F39DC">
          <w:rPr>
            <w:rFonts w:ascii="Heebo" w:eastAsia="Times New Roman" w:hAnsi="Heebo" w:cs="Heebo" w:hint="cs"/>
            <w:color w:val="000000"/>
            <w:kern w:val="0"/>
            <w:rtl/>
            <w14:ligatures w14:val="none"/>
          </w:rPr>
          <w:t>-</w:t>
        </w:r>
      </w:ins>
      <w:r w:rsidRPr="00D536C1">
        <w:rPr>
          <w:rFonts w:ascii="Heebo" w:eastAsia="Times New Roman" w:hAnsi="Heebo" w:cs="Heebo" w:hint="cs"/>
          <w:color w:val="000000"/>
          <w:kern w:val="0"/>
          <w:rtl/>
          <w14:ligatures w14:val="none"/>
        </w:rPr>
        <w:t xml:space="preserve"> תחומי אחריותם, הממשקים ביניהם, ונקודות החיבור לשירותים </w:t>
      </w:r>
      <w:del w:id="147" w:author="Edna Laufer Globus" w:date="2024-11-14T14:06:00Z">
        <w:r w:rsidRPr="00D536C1" w:rsidDel="003A3BEC">
          <w:rPr>
            <w:rFonts w:ascii="Heebo" w:eastAsia="Times New Roman" w:hAnsi="Heebo" w:cs="Heebo" w:hint="cs"/>
            <w:color w:val="000000"/>
            <w:kern w:val="0"/>
            <w:rtl/>
            <w14:ligatures w14:val="none"/>
          </w:rPr>
          <w:delText>הקיימים</w:delText>
        </w:r>
        <w:r w:rsidR="00C70215" w:rsidDel="003A3BEC">
          <w:rPr>
            <w:rFonts w:ascii="Heebo" w:eastAsia="Times New Roman" w:hAnsi="Heebo" w:cs="Heebo" w:hint="cs"/>
            <w:color w:val="000000"/>
            <w:kern w:val="0"/>
            <w:rtl/>
            <w14:ligatures w14:val="none"/>
          </w:rPr>
          <w:delText xml:space="preserve"> </w:delText>
        </w:r>
      </w:del>
      <w:ins w:id="148" w:author="Edna Laufer Globus" w:date="2024-11-14T14:06:00Z">
        <w:r w:rsidR="003A3BEC">
          <w:rPr>
            <w:rFonts w:ascii="Heebo" w:eastAsia="Times New Roman" w:hAnsi="Heebo" w:cs="Heebo" w:hint="cs"/>
            <w:color w:val="000000"/>
            <w:kern w:val="0"/>
            <w:rtl/>
            <w14:ligatures w14:val="none"/>
          </w:rPr>
          <w:t xml:space="preserve">השונים </w:t>
        </w:r>
      </w:ins>
      <w:r w:rsidR="00C70215" w:rsidRPr="00785269">
        <w:rPr>
          <w:rFonts w:ascii="Heebo" w:eastAsia="Times New Roman" w:hAnsi="Heebo" w:cs="Heebo" w:hint="cs"/>
          <w:color w:val="000000"/>
          <w:kern w:val="0"/>
          <w:rtl/>
          <w14:ligatures w14:val="none"/>
        </w:rPr>
        <w:t>כדי ליצור מבנה תומך ואפקטיבי</w:t>
      </w:r>
      <w:r w:rsidR="00C70215">
        <w:rPr>
          <w:rFonts w:ascii="Heebo" w:eastAsia="Times New Roman" w:hAnsi="Heebo" w:cs="Heebo" w:hint="cs"/>
          <w:color w:val="000000"/>
          <w:kern w:val="0"/>
          <w:rtl/>
          <w14:ligatures w14:val="none"/>
        </w:rPr>
        <w:t>.</w:t>
      </w:r>
    </w:p>
    <w:p w14:paraId="5BB3761E" w14:textId="15C785BA" w:rsidR="00C70215" w:rsidRPr="00C70215" w:rsidRDefault="00C70215" w:rsidP="00C70215">
      <w:pPr>
        <w:shd w:val="clear" w:color="auto" w:fill="FFFFFF"/>
        <w:bidi/>
        <w:spacing w:before="100" w:beforeAutospacing="1" w:after="100" w:afterAutospacing="1"/>
        <w:outlineLvl w:val="3"/>
        <w:rPr>
          <w:rFonts w:ascii="Heebo" w:eastAsia="Times New Roman" w:hAnsi="Heebo" w:cs="Heebo"/>
          <w:color w:val="FF0000"/>
          <w:kern w:val="0"/>
          <w14:ligatures w14:val="none"/>
        </w:rPr>
      </w:pPr>
      <w:r w:rsidRPr="00C70215">
        <w:rPr>
          <w:rFonts w:ascii="Heebo" w:eastAsia="Times New Roman" w:hAnsi="Heebo" w:cs="Heebo" w:hint="cs"/>
          <w:color w:val="FF0000"/>
          <w:kern w:val="0"/>
          <w:rtl/>
          <w14:ligatures w14:val="none"/>
        </w:rPr>
        <w:lastRenderedPageBreak/>
        <w:t>שלב 1: זיהוי גורמים מעורבים ומיפוי תחומי אחריות</w:t>
      </w:r>
    </w:p>
    <w:p w14:paraId="3A2A3D8D" w14:textId="27CED154" w:rsidR="00C70215" w:rsidRPr="00785269" w:rsidRDefault="00F627D9" w:rsidP="00C70215">
      <w:pPr>
        <w:numPr>
          <w:ilvl w:val="0"/>
          <w:numId w:val="14"/>
        </w:numPr>
        <w:shd w:val="clear" w:color="auto" w:fill="FFFFFF"/>
        <w:bidi/>
        <w:spacing w:before="120" w:after="120"/>
        <w:rPr>
          <w:rFonts w:ascii="Heebo" w:eastAsia="Times New Roman" w:hAnsi="Heebo" w:cs="Heebo"/>
          <w:color w:val="000000"/>
          <w:kern w:val="0"/>
          <w14:ligatures w14:val="none"/>
        </w:rPr>
      </w:pPr>
      <w:r>
        <w:rPr>
          <w:rFonts w:ascii="Heebo" w:eastAsia="Times New Roman" w:hAnsi="Heebo" w:cs="Heebo" w:hint="cs"/>
          <w:color w:val="000000"/>
          <w:kern w:val="0"/>
          <w:rtl/>
          <w14:ligatures w14:val="none"/>
        </w:rPr>
        <w:t>הכינו</w:t>
      </w:r>
      <w:r w:rsidRPr="00785269">
        <w:rPr>
          <w:rFonts w:ascii="Heebo" w:eastAsia="Times New Roman" w:hAnsi="Heebo" w:cs="Heebo" w:hint="cs"/>
          <w:color w:val="000000"/>
          <w:kern w:val="0"/>
          <w:rtl/>
          <w14:ligatures w14:val="none"/>
        </w:rPr>
        <w:t xml:space="preserve"> </w:t>
      </w:r>
      <w:r w:rsidR="00C70215" w:rsidRPr="00785269">
        <w:rPr>
          <w:rFonts w:ascii="Heebo" w:eastAsia="Times New Roman" w:hAnsi="Heebo" w:cs="Heebo" w:hint="cs"/>
          <w:color w:val="000000"/>
          <w:kern w:val="0"/>
          <w:rtl/>
          <w14:ligatures w14:val="none"/>
        </w:rPr>
        <w:t>רשימה של כל הגורמים המעורבים</w:t>
      </w:r>
      <w:ins w:id="149" w:author="אביעד יצחקי" w:date="2024-11-14T22:00:00Z">
        <w:r w:rsidR="00ED62B8">
          <w:rPr>
            <w:rFonts w:ascii="Heebo" w:eastAsia="Times New Roman" w:hAnsi="Heebo" w:cs="Heebo" w:hint="cs"/>
            <w:color w:val="000000"/>
            <w:kern w:val="0"/>
            <w:rtl/>
            <w14:ligatures w14:val="none"/>
          </w:rPr>
          <w:t xml:space="preserve"> (והחסרים)</w:t>
        </w:r>
      </w:ins>
      <w:r w:rsidR="00C70215" w:rsidRPr="00785269">
        <w:rPr>
          <w:rFonts w:ascii="Heebo" w:eastAsia="Times New Roman" w:hAnsi="Heebo" w:cs="Heebo" w:hint="cs"/>
          <w:color w:val="000000"/>
          <w:kern w:val="0"/>
          <w:rtl/>
          <w14:ligatures w14:val="none"/>
        </w:rPr>
        <w:t>, כולל ספקי שירותים, מתאמות שירות</w:t>
      </w:r>
      <w:ins w:id="150" w:author="אביעד יצחקי" w:date="2024-11-14T22:00:00Z">
        <w:r w:rsidR="00ED62B8">
          <w:rPr>
            <w:rFonts w:ascii="Heebo" w:eastAsia="Times New Roman" w:hAnsi="Heebo" w:cs="Heebo" w:hint="cs"/>
            <w:color w:val="000000"/>
            <w:kern w:val="0"/>
            <w:rtl/>
            <w14:ligatures w14:val="none"/>
          </w:rPr>
          <w:t xml:space="preserve"> (טרם..)</w:t>
        </w:r>
      </w:ins>
      <w:r w:rsidR="00C70215" w:rsidRPr="00785269">
        <w:rPr>
          <w:rFonts w:ascii="Heebo" w:eastAsia="Times New Roman" w:hAnsi="Heebo" w:cs="Heebo" w:hint="cs"/>
          <w:color w:val="000000"/>
          <w:kern w:val="0"/>
          <w:rtl/>
          <w14:ligatures w14:val="none"/>
        </w:rPr>
        <w:t>, רשויות מקומיות, ביטוח לאומי, קופות חולים, ועוד</w:t>
      </w:r>
      <w:r w:rsidR="00C70215" w:rsidRPr="00785269">
        <w:rPr>
          <w:rFonts w:ascii="Heebo" w:eastAsia="Times New Roman" w:hAnsi="Heebo" w:cs="Heebo" w:hint="cs"/>
          <w:color w:val="000000"/>
          <w:kern w:val="0"/>
          <w14:ligatures w14:val="none"/>
        </w:rPr>
        <w:t>.</w:t>
      </w:r>
    </w:p>
    <w:p w14:paraId="0188183A" w14:textId="704BA329" w:rsidR="00C70215" w:rsidRDefault="00C70215" w:rsidP="001F5AD1">
      <w:pPr>
        <w:numPr>
          <w:ilvl w:val="0"/>
          <w:numId w:val="14"/>
        </w:numPr>
        <w:shd w:val="clear" w:color="auto" w:fill="FFFFFF"/>
        <w:bidi/>
        <w:spacing w:before="120" w:after="120"/>
        <w:rPr>
          <w:ins w:id="151" w:author="Edna Laufer Globus" w:date="2024-11-14T17:02:00Z"/>
          <w:rFonts w:ascii="Heebo" w:eastAsia="Times New Roman" w:hAnsi="Heebo" w:cs="Heebo"/>
          <w:color w:val="000000"/>
          <w:kern w:val="0"/>
          <w14:ligatures w14:val="none"/>
        </w:rPr>
      </w:pPr>
      <w:r w:rsidRPr="00785269">
        <w:rPr>
          <w:rFonts w:ascii="Heebo" w:eastAsia="Times New Roman" w:hAnsi="Heebo" w:cs="Heebo" w:hint="cs"/>
          <w:color w:val="000000"/>
          <w:kern w:val="0"/>
          <w:rtl/>
          <w14:ligatures w14:val="none"/>
        </w:rPr>
        <w:t>לכל גורם, הגדירו בקצרה את תחום האחריות של</w:t>
      </w:r>
      <w:r w:rsidR="00E84888">
        <w:rPr>
          <w:rFonts w:ascii="Heebo" w:eastAsia="Times New Roman" w:hAnsi="Heebo" w:cs="Heebo" w:hint="cs"/>
          <w:color w:val="000000"/>
          <w:kern w:val="0"/>
          <w:rtl/>
          <w14:ligatures w14:val="none"/>
        </w:rPr>
        <w:t xml:space="preserve">ו בהקשר </w:t>
      </w:r>
      <w:ins w:id="152" w:author="אביעד יצחקי" w:date="2024-11-14T22:02:00Z">
        <w:r w:rsidR="001F5AD1">
          <w:rPr>
            <w:rFonts w:ascii="Heebo" w:eastAsia="Times New Roman" w:hAnsi="Heebo" w:cs="Heebo" w:hint="cs"/>
            <w:color w:val="000000"/>
            <w:kern w:val="0"/>
            <w:rtl/>
            <w14:ligatures w14:val="none"/>
          </w:rPr>
          <w:t xml:space="preserve">המענה </w:t>
        </w:r>
      </w:ins>
      <w:del w:id="153" w:author="אביעד יצחקי" w:date="2024-11-14T22:02:00Z">
        <w:r w:rsidR="00E84888" w:rsidDel="001F5AD1">
          <w:rPr>
            <w:rFonts w:ascii="Heebo" w:eastAsia="Times New Roman" w:hAnsi="Heebo" w:cs="Heebo" w:hint="cs"/>
            <w:color w:val="000000"/>
            <w:kern w:val="0"/>
            <w:rtl/>
            <w14:ligatures w14:val="none"/>
          </w:rPr>
          <w:delText xml:space="preserve">של </w:delText>
        </w:r>
      </w:del>
      <w:ins w:id="154" w:author="אביעד יצחקי" w:date="2024-11-14T22:02:00Z">
        <w:r w:rsidR="001F5AD1">
          <w:rPr>
            <w:rFonts w:ascii="Heebo" w:eastAsia="Times New Roman" w:hAnsi="Heebo" w:cs="Heebo" w:hint="cs"/>
            <w:color w:val="000000"/>
            <w:kern w:val="0"/>
            <w:rtl/>
            <w14:ligatures w14:val="none"/>
          </w:rPr>
          <w:t>ו</w:t>
        </w:r>
      </w:ins>
      <w:r w:rsidR="00E84888">
        <w:rPr>
          <w:rFonts w:ascii="Heebo" w:eastAsia="Times New Roman" w:hAnsi="Heebo" w:cs="Heebo" w:hint="cs"/>
          <w:color w:val="000000"/>
          <w:kern w:val="0"/>
          <w:rtl/>
          <w14:ligatures w14:val="none"/>
        </w:rPr>
        <w:t>הס</w:t>
      </w:r>
      <w:ins w:id="155" w:author="אביעד יצחקי" w:date="2024-11-14T22:02:00Z">
        <w:r w:rsidR="001F5AD1">
          <w:rPr>
            <w:rFonts w:ascii="Heebo" w:eastAsia="Times New Roman" w:hAnsi="Heebo" w:cs="Heebo" w:hint="cs"/>
            <w:color w:val="000000"/>
            <w:kern w:val="0"/>
            <w:rtl/>
            <w14:ligatures w14:val="none"/>
          </w:rPr>
          <w:t>ל שירותים</w:t>
        </w:r>
      </w:ins>
      <w:del w:id="156" w:author="אביעד יצחקי" w:date="2024-11-14T22:02:00Z">
        <w:r w:rsidR="00E84888" w:rsidDel="001F5AD1">
          <w:rPr>
            <w:rFonts w:ascii="Heebo" w:eastAsia="Times New Roman" w:hAnsi="Heebo" w:cs="Heebo" w:hint="cs"/>
            <w:color w:val="000000"/>
            <w:kern w:val="0"/>
            <w:rtl/>
            <w14:ligatures w14:val="none"/>
          </w:rPr>
          <w:delText>ל</w:delText>
        </w:r>
      </w:del>
      <w:r w:rsidRPr="00785269">
        <w:rPr>
          <w:rFonts w:ascii="Heebo" w:eastAsia="Times New Roman" w:hAnsi="Heebo" w:cs="Heebo" w:hint="cs"/>
          <w:color w:val="000000"/>
          <w:kern w:val="0"/>
          <w14:ligatures w14:val="none"/>
        </w:rPr>
        <w:t>.</w:t>
      </w:r>
    </w:p>
    <w:p w14:paraId="79638C50" w14:textId="4EF1CB6E" w:rsidR="00561E02" w:rsidRDefault="00561E02" w:rsidP="00561E02">
      <w:pPr>
        <w:numPr>
          <w:ilvl w:val="0"/>
          <w:numId w:val="14"/>
        </w:numPr>
        <w:shd w:val="clear" w:color="auto" w:fill="FFFFFF"/>
        <w:bidi/>
        <w:spacing w:before="120" w:after="120"/>
        <w:rPr>
          <w:rFonts w:ascii="Heebo" w:eastAsia="Times New Roman" w:hAnsi="Heebo" w:cs="Heebo"/>
          <w:color w:val="000000"/>
          <w:kern w:val="0"/>
          <w14:ligatures w14:val="none"/>
        </w:rPr>
      </w:pPr>
      <w:ins w:id="157" w:author="Edna Laufer Globus" w:date="2024-11-14T17:02:00Z">
        <w:r>
          <w:rPr>
            <w:rFonts w:ascii="Heebo" w:eastAsia="Times New Roman" w:hAnsi="Heebo" w:cs="Heebo" w:hint="cs"/>
            <w:color w:val="000000"/>
            <w:kern w:val="0"/>
            <w:rtl/>
            <w14:ligatures w14:val="none"/>
          </w:rPr>
          <w:t xml:space="preserve">מה הדרישות שלנו מכל </w:t>
        </w:r>
      </w:ins>
      <w:ins w:id="158" w:author="אביעד יצחקי" w:date="2024-11-14T22:02:00Z">
        <w:r w:rsidR="001F5AD1">
          <w:rPr>
            <w:rFonts w:ascii="Heebo" w:eastAsia="Times New Roman" w:hAnsi="Heebo" w:cs="Heebo" w:hint="cs"/>
            <w:color w:val="000000"/>
            <w:kern w:val="0"/>
            <w:rtl/>
            <w14:ligatures w14:val="none"/>
          </w:rPr>
          <w:t>שחקן ו</w:t>
        </w:r>
      </w:ins>
      <w:ins w:id="159" w:author="Edna Laufer Globus" w:date="2024-11-14T17:02:00Z">
        <w:r>
          <w:rPr>
            <w:rFonts w:ascii="Heebo" w:eastAsia="Times New Roman" w:hAnsi="Heebo" w:cs="Heebo" w:hint="cs"/>
            <w:color w:val="000000"/>
            <w:kern w:val="0"/>
            <w:rtl/>
            <w14:ligatures w14:val="none"/>
          </w:rPr>
          <w:t>ספק</w:t>
        </w:r>
      </w:ins>
    </w:p>
    <w:p w14:paraId="110FECB0" w14:textId="35520BE9" w:rsidR="00C70215" w:rsidRPr="00C70215" w:rsidRDefault="00C70215" w:rsidP="00C70215">
      <w:pPr>
        <w:shd w:val="clear" w:color="auto" w:fill="FFFFFF"/>
        <w:bidi/>
        <w:spacing w:before="100" w:beforeAutospacing="1" w:after="100" w:afterAutospacing="1"/>
        <w:outlineLvl w:val="3"/>
        <w:rPr>
          <w:rFonts w:ascii="Heebo" w:eastAsia="Times New Roman" w:hAnsi="Heebo" w:cs="Heebo"/>
          <w:color w:val="FF0000"/>
          <w:kern w:val="0"/>
          <w14:ligatures w14:val="none"/>
        </w:rPr>
      </w:pPr>
      <w:r w:rsidRPr="00C70215">
        <w:rPr>
          <w:rFonts w:ascii="Heebo" w:eastAsia="Times New Roman" w:hAnsi="Heebo" w:cs="Heebo" w:hint="cs"/>
          <w:color w:val="FF0000"/>
          <w:kern w:val="0"/>
          <w:rtl/>
          <w14:ligatures w14:val="none"/>
        </w:rPr>
        <w:t>שלב 2: מיפוי ממשקים ונקודות חפיפה בין הגורמים</w:t>
      </w:r>
    </w:p>
    <w:p w14:paraId="13BD51D6" w14:textId="403242FE" w:rsidR="00C70215" w:rsidRPr="00785269" w:rsidRDefault="00C70215" w:rsidP="00C70215">
      <w:pPr>
        <w:numPr>
          <w:ilvl w:val="0"/>
          <w:numId w:val="15"/>
        </w:numPr>
        <w:shd w:val="clear" w:color="auto" w:fill="FFFFFF"/>
        <w:bidi/>
        <w:spacing w:before="120" w:after="120"/>
        <w:rPr>
          <w:rFonts w:ascii="Heebo" w:eastAsia="Times New Roman" w:hAnsi="Heebo" w:cs="Heebo"/>
          <w:color w:val="000000"/>
          <w:kern w:val="0"/>
          <w14:ligatures w14:val="none"/>
        </w:rPr>
      </w:pPr>
      <w:r w:rsidRPr="00785269">
        <w:rPr>
          <w:rFonts w:ascii="Heebo" w:eastAsia="Times New Roman" w:hAnsi="Heebo" w:cs="Heebo" w:hint="cs"/>
          <w:color w:val="000000"/>
          <w:kern w:val="0"/>
          <w:rtl/>
          <w14:ligatures w14:val="none"/>
        </w:rPr>
        <w:t xml:space="preserve">בחנו את הרשימה </w:t>
      </w:r>
      <w:r w:rsidR="00E84888" w:rsidRPr="00785269">
        <w:rPr>
          <w:rFonts w:ascii="Heebo" w:eastAsia="Times New Roman" w:hAnsi="Heebo" w:cs="Heebo" w:hint="cs"/>
          <w:color w:val="000000"/>
          <w:kern w:val="0"/>
          <w:rtl/>
          <w14:ligatures w14:val="none"/>
        </w:rPr>
        <w:t>מ</w:t>
      </w:r>
      <w:r w:rsidR="00E84888">
        <w:rPr>
          <w:rFonts w:ascii="Heebo" w:eastAsia="Times New Roman" w:hAnsi="Heebo" w:cs="Heebo" w:hint="cs"/>
          <w:color w:val="000000"/>
          <w:kern w:val="0"/>
          <w:rtl/>
          <w14:ligatures w14:val="none"/>
        </w:rPr>
        <w:t>שלב</w:t>
      </w:r>
      <w:r w:rsidR="00E84888" w:rsidRPr="00785269">
        <w:rPr>
          <w:rFonts w:ascii="Heebo" w:eastAsia="Times New Roman" w:hAnsi="Heebo" w:cs="Heebo" w:hint="cs"/>
          <w:color w:val="000000"/>
          <w:kern w:val="0"/>
          <w:rtl/>
          <w14:ligatures w14:val="none"/>
        </w:rPr>
        <w:t xml:space="preserve"> </w:t>
      </w:r>
      <w:r w:rsidRPr="00785269">
        <w:rPr>
          <w:rFonts w:ascii="Heebo" w:eastAsia="Times New Roman" w:hAnsi="Heebo" w:cs="Heebo" w:hint="cs"/>
          <w:color w:val="000000"/>
          <w:kern w:val="0"/>
          <w:rtl/>
          <w14:ligatures w14:val="none"/>
        </w:rPr>
        <w:t>1 ומצאו נקודות חפיפה שבהן גורמים שונים פועלים במקביל או חייבים לתאם ביניהם</w:t>
      </w:r>
      <w:r w:rsidRPr="00785269">
        <w:rPr>
          <w:rFonts w:ascii="Heebo" w:eastAsia="Times New Roman" w:hAnsi="Heebo" w:cs="Heebo" w:hint="cs"/>
          <w:color w:val="000000"/>
          <w:kern w:val="0"/>
          <w14:ligatures w14:val="none"/>
        </w:rPr>
        <w:t>.</w:t>
      </w:r>
    </w:p>
    <w:p w14:paraId="60F94399" w14:textId="77777777" w:rsidR="00C70215" w:rsidRDefault="00C70215" w:rsidP="00C70215">
      <w:pPr>
        <w:numPr>
          <w:ilvl w:val="0"/>
          <w:numId w:val="15"/>
        </w:numPr>
        <w:shd w:val="clear" w:color="auto" w:fill="FFFFFF"/>
        <w:bidi/>
        <w:spacing w:before="120" w:after="120"/>
        <w:rPr>
          <w:rFonts w:ascii="Heebo" w:eastAsia="Times New Roman" w:hAnsi="Heebo" w:cs="Heebo"/>
          <w:color w:val="000000"/>
          <w:kern w:val="0"/>
          <w14:ligatures w14:val="none"/>
        </w:rPr>
      </w:pPr>
      <w:r w:rsidRPr="00785269">
        <w:rPr>
          <w:rFonts w:ascii="Heebo" w:eastAsia="Times New Roman" w:hAnsi="Heebo" w:cs="Heebo" w:hint="cs"/>
          <w:color w:val="000000"/>
          <w:kern w:val="0"/>
          <w:rtl/>
          <w14:ligatures w14:val="none"/>
        </w:rPr>
        <w:t>ציינו מהו תהליך העבודה בכל נקודת חפיפה ומהי הדרך להבטיח עבודה רציפה ומסונכרנת בין הגורמים</w:t>
      </w:r>
      <w:r w:rsidRPr="00785269">
        <w:rPr>
          <w:rFonts w:ascii="Heebo" w:eastAsia="Times New Roman" w:hAnsi="Heebo" w:cs="Heebo" w:hint="cs"/>
          <w:color w:val="000000"/>
          <w:kern w:val="0"/>
          <w14:ligatures w14:val="none"/>
        </w:rPr>
        <w:t>.</w:t>
      </w:r>
    </w:p>
    <w:p w14:paraId="59CF7BA4" w14:textId="73BF4B95" w:rsidR="00C70215" w:rsidRPr="00C70215" w:rsidRDefault="00C70215" w:rsidP="00C70215">
      <w:pPr>
        <w:shd w:val="clear" w:color="auto" w:fill="FFFFFF"/>
        <w:bidi/>
        <w:spacing w:before="100" w:beforeAutospacing="1" w:after="100" w:afterAutospacing="1"/>
        <w:outlineLvl w:val="3"/>
        <w:rPr>
          <w:rFonts w:ascii="Heebo" w:eastAsia="Times New Roman" w:hAnsi="Heebo" w:cs="Heebo"/>
          <w:color w:val="FF0000"/>
          <w:kern w:val="0"/>
          <w14:ligatures w14:val="none"/>
        </w:rPr>
      </w:pPr>
      <w:r>
        <w:rPr>
          <w:rFonts w:ascii="Heebo" w:eastAsia="Times New Roman" w:hAnsi="Heebo" w:cs="Heebo" w:hint="cs"/>
          <w:color w:val="FF0000"/>
          <w:kern w:val="0"/>
          <w:rtl/>
          <w14:ligatures w14:val="none"/>
        </w:rPr>
        <w:t>שלב</w:t>
      </w:r>
      <w:r w:rsidRPr="00C70215">
        <w:rPr>
          <w:rFonts w:ascii="Heebo" w:eastAsia="Times New Roman" w:hAnsi="Heebo" w:cs="Heebo" w:hint="cs"/>
          <w:color w:val="FF0000"/>
          <w:kern w:val="0"/>
          <w:rtl/>
          <w14:ligatures w14:val="none"/>
        </w:rPr>
        <w:t xml:space="preserve"> 3: תיאור התהליך מנקודת מבט של כל גורם</w:t>
      </w:r>
    </w:p>
    <w:p w14:paraId="3DE0BFF3" w14:textId="77777777" w:rsidR="00C70215" w:rsidRPr="00785269" w:rsidRDefault="00C70215" w:rsidP="00C70215">
      <w:pPr>
        <w:numPr>
          <w:ilvl w:val="0"/>
          <w:numId w:val="16"/>
        </w:numPr>
        <w:shd w:val="clear" w:color="auto" w:fill="FFFFFF"/>
        <w:bidi/>
        <w:spacing w:before="120" w:after="120"/>
        <w:rPr>
          <w:rFonts w:ascii="Heebo" w:eastAsia="Times New Roman" w:hAnsi="Heebo" w:cs="Heebo"/>
          <w:color w:val="000000"/>
          <w:kern w:val="0"/>
          <w14:ligatures w14:val="none"/>
        </w:rPr>
      </w:pPr>
      <w:r w:rsidRPr="00785269">
        <w:rPr>
          <w:rFonts w:ascii="Heebo" w:eastAsia="Times New Roman" w:hAnsi="Heebo" w:cs="Heebo" w:hint="cs"/>
          <w:color w:val="000000"/>
          <w:kern w:val="0"/>
          <w:rtl/>
          <w14:ligatures w14:val="none"/>
        </w:rPr>
        <w:t>כל משתתף יתמקד בגורם מסוים ויתאר את התהליך מנקודת מבטו, כולל תחומי אחריות, ממשקים עם גורמים אחרים, ואתגרים אפשריים</w:t>
      </w:r>
      <w:r w:rsidRPr="00785269">
        <w:rPr>
          <w:rFonts w:ascii="Heebo" w:eastAsia="Times New Roman" w:hAnsi="Heebo" w:cs="Heebo" w:hint="cs"/>
          <w:color w:val="000000"/>
          <w:kern w:val="0"/>
          <w14:ligatures w14:val="none"/>
        </w:rPr>
        <w:t>.</w:t>
      </w:r>
    </w:p>
    <w:p w14:paraId="7230A910" w14:textId="77777777" w:rsidR="00C70215" w:rsidRDefault="00C70215" w:rsidP="00C70215">
      <w:pPr>
        <w:numPr>
          <w:ilvl w:val="0"/>
          <w:numId w:val="16"/>
        </w:numPr>
        <w:shd w:val="clear" w:color="auto" w:fill="FFFFFF"/>
        <w:bidi/>
        <w:spacing w:before="120" w:after="120"/>
        <w:rPr>
          <w:rFonts w:ascii="Heebo" w:eastAsia="Times New Roman" w:hAnsi="Heebo" w:cs="Heebo"/>
          <w:color w:val="000000"/>
          <w:kern w:val="0"/>
          <w14:ligatures w14:val="none"/>
        </w:rPr>
      </w:pPr>
      <w:r w:rsidRPr="00785269">
        <w:rPr>
          <w:rFonts w:ascii="Heebo" w:eastAsia="Times New Roman" w:hAnsi="Heebo" w:cs="Heebo" w:hint="cs"/>
          <w:color w:val="000000"/>
          <w:kern w:val="0"/>
          <w:rtl/>
          <w14:ligatures w14:val="none"/>
        </w:rPr>
        <w:t>בסוף, יבחנו המשתתפים איך כל נקודת מבט משתלבת בתהליך הכולל וכיצד ניתן לשפר את שיתוף הפעולה</w:t>
      </w:r>
      <w:r w:rsidRPr="00785269">
        <w:rPr>
          <w:rFonts w:ascii="Heebo" w:eastAsia="Times New Roman" w:hAnsi="Heebo" w:cs="Heebo" w:hint="cs"/>
          <w:color w:val="000000"/>
          <w:kern w:val="0"/>
          <w14:ligatures w14:val="none"/>
        </w:rPr>
        <w:t>.</w:t>
      </w:r>
    </w:p>
    <w:p w14:paraId="10316F9F" w14:textId="193CEEE4" w:rsidR="00C70215" w:rsidRPr="00C70215" w:rsidRDefault="00C70215" w:rsidP="00C70215">
      <w:pPr>
        <w:shd w:val="clear" w:color="auto" w:fill="FFFFFF"/>
        <w:bidi/>
        <w:spacing w:before="100" w:beforeAutospacing="1" w:after="100" w:afterAutospacing="1"/>
        <w:outlineLvl w:val="3"/>
        <w:rPr>
          <w:rFonts w:ascii="Heebo" w:eastAsia="Times New Roman" w:hAnsi="Heebo" w:cs="Heebo"/>
          <w:color w:val="FF0000"/>
          <w:kern w:val="0"/>
          <w14:ligatures w14:val="none"/>
        </w:rPr>
      </w:pPr>
      <w:r w:rsidRPr="00C70215">
        <w:rPr>
          <w:rFonts w:ascii="Heebo" w:eastAsia="Times New Roman" w:hAnsi="Heebo" w:cs="Heebo" w:hint="cs"/>
          <w:color w:val="FF0000"/>
          <w:kern w:val="0"/>
          <w:rtl/>
          <w14:ligatures w14:val="none"/>
        </w:rPr>
        <w:t>שלב 4: זיהוי חיבורים נוספים עם שירותים משלימים</w:t>
      </w:r>
    </w:p>
    <w:p w14:paraId="62422796" w14:textId="77777777" w:rsidR="00C70215" w:rsidRPr="00785269" w:rsidRDefault="00C70215" w:rsidP="00C70215">
      <w:pPr>
        <w:numPr>
          <w:ilvl w:val="0"/>
          <w:numId w:val="17"/>
        </w:numPr>
        <w:shd w:val="clear" w:color="auto" w:fill="FFFFFF"/>
        <w:bidi/>
        <w:spacing w:before="120" w:after="120"/>
        <w:rPr>
          <w:rFonts w:ascii="Heebo" w:eastAsia="Times New Roman" w:hAnsi="Heebo" w:cs="Heebo"/>
          <w:color w:val="000000"/>
          <w:kern w:val="0"/>
          <w14:ligatures w14:val="none"/>
        </w:rPr>
      </w:pPr>
      <w:r w:rsidRPr="00785269">
        <w:rPr>
          <w:rFonts w:ascii="Heebo" w:eastAsia="Times New Roman" w:hAnsi="Heebo" w:cs="Heebo" w:hint="cs"/>
          <w:color w:val="000000"/>
          <w:kern w:val="0"/>
          <w:rtl/>
          <w14:ligatures w14:val="none"/>
        </w:rPr>
        <w:t>חשבו על גורמים נוספים שיכולים להציע שירותים משלימים, כמו עמותות, מתנדבים, שירותי פנאי, וכדומה</w:t>
      </w:r>
      <w:r w:rsidRPr="00785269">
        <w:rPr>
          <w:rFonts w:ascii="Heebo" w:eastAsia="Times New Roman" w:hAnsi="Heebo" w:cs="Heebo" w:hint="cs"/>
          <w:color w:val="000000"/>
          <w:kern w:val="0"/>
          <w14:ligatures w14:val="none"/>
        </w:rPr>
        <w:t>.</w:t>
      </w:r>
    </w:p>
    <w:p w14:paraId="57BE4F6B" w14:textId="53F4779B" w:rsidR="003A3BEC" w:rsidRPr="00561E02" w:rsidRDefault="00C70215">
      <w:pPr>
        <w:numPr>
          <w:ilvl w:val="0"/>
          <w:numId w:val="17"/>
        </w:numPr>
        <w:shd w:val="clear" w:color="auto" w:fill="FFFFFF"/>
        <w:bidi/>
        <w:spacing w:before="120" w:after="120"/>
        <w:rPr>
          <w:ins w:id="160" w:author="Edna Laufer Globus" w:date="2024-11-14T14:08:00Z"/>
          <w:rFonts w:ascii="Heebo" w:eastAsia="Times New Roman" w:hAnsi="Heebo" w:cs="Heebo"/>
          <w:color w:val="000000"/>
          <w:kern w:val="0"/>
          <w:rtl/>
          <w14:ligatures w14:val="none"/>
        </w:rPr>
        <w:pPrChange w:id="161" w:author="Edna Laufer Globus" w:date="2024-11-14T17:02:00Z">
          <w:pPr>
            <w:shd w:val="clear" w:color="auto" w:fill="FFFFFF"/>
            <w:bidi/>
            <w:spacing w:before="120" w:after="120"/>
          </w:pPr>
        </w:pPrChange>
      </w:pPr>
      <w:r w:rsidRPr="00785269">
        <w:rPr>
          <w:rFonts w:ascii="Heebo" w:eastAsia="Times New Roman" w:hAnsi="Heebo" w:cs="Heebo" w:hint="cs"/>
          <w:color w:val="000000"/>
          <w:kern w:val="0"/>
          <w:rtl/>
          <w14:ligatures w14:val="none"/>
        </w:rPr>
        <w:t>לכל שירות, ציינו כיצד הוא מתחבר לשירותים הקיימים וכיצד ניתן לשלבו במערך</w:t>
      </w:r>
      <w:r w:rsidRPr="00785269">
        <w:rPr>
          <w:rFonts w:ascii="Heebo" w:eastAsia="Times New Roman" w:hAnsi="Heebo" w:cs="Heebo" w:hint="cs"/>
          <w:color w:val="000000"/>
          <w:kern w:val="0"/>
          <w14:ligatures w14:val="none"/>
        </w:rPr>
        <w:t>.</w:t>
      </w:r>
    </w:p>
    <w:p w14:paraId="709DBF56" w14:textId="77777777" w:rsidR="00561E02" w:rsidRDefault="00561E02" w:rsidP="003A3BEC">
      <w:pPr>
        <w:shd w:val="clear" w:color="auto" w:fill="FFFFFF"/>
        <w:bidi/>
        <w:spacing w:before="120" w:after="120"/>
        <w:rPr>
          <w:ins w:id="162" w:author="Edna Laufer Globus" w:date="2024-11-14T17:03:00Z"/>
          <w:rFonts w:ascii="Heebo" w:eastAsia="Times New Roman" w:hAnsi="Heebo" w:cs="Heebo"/>
          <w:color w:val="FF0000"/>
          <w:kern w:val="0"/>
          <w:rtl/>
          <w14:ligatures w14:val="none"/>
        </w:rPr>
      </w:pPr>
    </w:p>
    <w:p w14:paraId="62A02E1A" w14:textId="340F69B9" w:rsidR="003A3BEC" w:rsidRDefault="003A3BEC" w:rsidP="000F39DC">
      <w:pPr>
        <w:shd w:val="clear" w:color="auto" w:fill="FFFFFF"/>
        <w:bidi/>
        <w:spacing w:before="120" w:after="120"/>
        <w:rPr>
          <w:rFonts w:ascii="Heebo" w:eastAsia="Times New Roman" w:hAnsi="Heebo" w:cs="Heebo"/>
          <w:color w:val="000000"/>
          <w:kern w:val="0"/>
          <w14:ligatures w14:val="none"/>
        </w:rPr>
        <w:pPrChange w:id="163" w:author="אביעד יצחקי" w:date="2024-11-14T22:16:00Z">
          <w:pPr>
            <w:numPr>
              <w:numId w:val="17"/>
            </w:numPr>
            <w:shd w:val="clear" w:color="auto" w:fill="FFFFFF"/>
            <w:tabs>
              <w:tab w:val="num" w:pos="720"/>
            </w:tabs>
            <w:bidi/>
            <w:spacing w:before="120" w:after="120"/>
            <w:ind w:left="720" w:hanging="360"/>
          </w:pPr>
        </w:pPrChange>
      </w:pPr>
      <w:ins w:id="164" w:author="Edna Laufer Globus" w:date="2024-11-14T14:08:00Z">
        <w:r w:rsidRPr="003A3BEC">
          <w:rPr>
            <w:rFonts w:ascii="Heebo" w:eastAsia="Times New Roman" w:hAnsi="Heebo" w:cs="Heebo" w:hint="eastAsia"/>
            <w:color w:val="FF0000"/>
            <w:kern w:val="0"/>
            <w:rtl/>
            <w14:ligatures w14:val="none"/>
            <w:rPrChange w:id="165" w:author="Edna Laufer Globus" w:date="2024-11-14T14:08:00Z">
              <w:rPr>
                <w:rFonts w:ascii="Heebo" w:eastAsia="Times New Roman" w:hAnsi="Heebo" w:cs="Heebo" w:hint="eastAsia"/>
                <w:color w:val="000000"/>
                <w:kern w:val="0"/>
                <w:rtl/>
                <w14:ligatures w14:val="none"/>
              </w:rPr>
            </w:rPrChange>
          </w:rPr>
          <w:t>שלב</w:t>
        </w:r>
        <w:r w:rsidRPr="003A3BEC">
          <w:rPr>
            <w:rFonts w:ascii="Heebo" w:eastAsia="Times New Roman" w:hAnsi="Heebo" w:cs="Heebo"/>
            <w:color w:val="FF0000"/>
            <w:kern w:val="0"/>
            <w:rtl/>
            <w14:ligatures w14:val="none"/>
            <w:rPrChange w:id="166" w:author="Edna Laufer Globus" w:date="2024-11-14T14:08:00Z">
              <w:rPr>
                <w:rFonts w:ascii="Heebo" w:eastAsia="Times New Roman" w:hAnsi="Heebo" w:cs="Heebo"/>
                <w:color w:val="000000"/>
                <w:kern w:val="0"/>
                <w:rtl/>
                <w14:ligatures w14:val="none"/>
              </w:rPr>
            </w:rPrChange>
          </w:rPr>
          <w:t xml:space="preserve"> 5: </w:t>
        </w:r>
        <w:r w:rsidRPr="003A3BEC">
          <w:rPr>
            <w:rFonts w:ascii="Heebo" w:eastAsia="Times New Roman" w:hAnsi="Heebo" w:cs="Heebo" w:hint="eastAsia"/>
            <w:color w:val="FF0000"/>
            <w:kern w:val="0"/>
            <w:rtl/>
            <w14:ligatures w14:val="none"/>
            <w:rPrChange w:id="167" w:author="Edna Laufer Globus" w:date="2024-11-14T14:08:00Z">
              <w:rPr>
                <w:rFonts w:ascii="Heebo" w:eastAsia="Times New Roman" w:hAnsi="Heebo" w:cs="Heebo" w:hint="eastAsia"/>
                <w:b/>
                <w:bCs/>
                <w:color w:val="FF0000"/>
                <w:kern w:val="0"/>
                <w:rtl/>
                <w14:ligatures w14:val="none"/>
              </w:rPr>
            </w:rPrChange>
          </w:rPr>
          <w:t>איפון</w:t>
        </w:r>
        <w:r w:rsidRPr="003A3BEC">
          <w:rPr>
            <w:rFonts w:ascii="Heebo" w:eastAsia="Times New Roman" w:hAnsi="Heebo" w:cs="Heebo"/>
            <w:color w:val="FF0000"/>
            <w:kern w:val="0"/>
            <w:rtl/>
            <w14:ligatures w14:val="none"/>
            <w:rPrChange w:id="168" w:author="Edna Laufer Globus" w:date="2024-11-14T14:08:00Z">
              <w:rPr>
                <w:rFonts w:ascii="Heebo" w:eastAsia="Times New Roman" w:hAnsi="Heebo" w:cs="Heebo"/>
                <w:b/>
                <w:bCs/>
                <w:color w:val="FF0000"/>
                <w:kern w:val="0"/>
                <w:rtl/>
                <w14:ligatures w14:val="none"/>
              </w:rPr>
            </w:rPrChange>
          </w:rPr>
          <w:t xml:space="preserve"> </w:t>
        </w:r>
        <w:r w:rsidRPr="003A3BEC">
          <w:rPr>
            <w:rFonts w:ascii="Heebo" w:eastAsia="Times New Roman" w:hAnsi="Heebo" w:cs="Heebo" w:hint="eastAsia"/>
            <w:color w:val="FF0000"/>
            <w:kern w:val="0"/>
            <w:rtl/>
            <w14:ligatures w14:val="none"/>
            <w:rPrChange w:id="169" w:author="Edna Laufer Globus" w:date="2024-11-14T14:08:00Z">
              <w:rPr>
                <w:rFonts w:ascii="Heebo" w:eastAsia="Times New Roman" w:hAnsi="Heebo" w:cs="Heebo" w:hint="eastAsia"/>
                <w:b/>
                <w:bCs/>
                <w:color w:val="FF0000"/>
                <w:kern w:val="0"/>
                <w:rtl/>
                <w14:ligatures w14:val="none"/>
              </w:rPr>
            </w:rPrChange>
          </w:rPr>
          <w:t>הפרסונות</w:t>
        </w:r>
        <w:r w:rsidRPr="003A3BEC">
          <w:rPr>
            <w:rFonts w:ascii="Heebo" w:eastAsia="Times New Roman" w:hAnsi="Heebo" w:cs="Heebo"/>
            <w:color w:val="FF0000"/>
            <w:kern w:val="0"/>
            <w:rtl/>
            <w14:ligatures w14:val="none"/>
            <w:rPrChange w:id="170" w:author="Edna Laufer Globus" w:date="2024-11-14T14:08:00Z">
              <w:rPr>
                <w:rFonts w:ascii="Heebo" w:eastAsia="Times New Roman" w:hAnsi="Heebo" w:cs="Heebo"/>
                <w:b/>
                <w:bCs/>
                <w:color w:val="FF0000"/>
                <w:kern w:val="0"/>
                <w:rtl/>
                <w14:ligatures w14:val="none"/>
              </w:rPr>
            </w:rPrChange>
          </w:rPr>
          <w:t xml:space="preserve"> </w:t>
        </w:r>
        <w:r w:rsidRPr="003A3BEC">
          <w:rPr>
            <w:rFonts w:ascii="Heebo" w:eastAsia="Times New Roman" w:hAnsi="Heebo" w:cs="Heebo" w:hint="eastAsia"/>
            <w:color w:val="FF0000"/>
            <w:kern w:val="0"/>
            <w:rtl/>
            <w14:ligatures w14:val="none"/>
            <w:rPrChange w:id="171" w:author="Edna Laufer Globus" w:date="2024-11-14T14:08:00Z">
              <w:rPr>
                <w:rFonts w:ascii="Heebo" w:eastAsia="Times New Roman" w:hAnsi="Heebo" w:cs="Heebo" w:hint="eastAsia"/>
                <w:b/>
                <w:bCs/>
                <w:color w:val="FF0000"/>
                <w:kern w:val="0"/>
                <w:rtl/>
                <w14:ligatures w14:val="none"/>
              </w:rPr>
            </w:rPrChange>
          </w:rPr>
          <w:t>של</w:t>
        </w:r>
        <w:r w:rsidRPr="003A3BEC">
          <w:rPr>
            <w:rFonts w:ascii="Heebo" w:eastAsia="Times New Roman" w:hAnsi="Heebo" w:cs="Heebo"/>
            <w:color w:val="FF0000"/>
            <w:kern w:val="0"/>
            <w:rtl/>
            <w14:ligatures w14:val="none"/>
            <w:rPrChange w:id="172" w:author="Edna Laufer Globus" w:date="2024-11-14T14:08:00Z">
              <w:rPr>
                <w:rFonts w:ascii="Heebo" w:eastAsia="Times New Roman" w:hAnsi="Heebo" w:cs="Heebo"/>
                <w:b/>
                <w:bCs/>
                <w:color w:val="FF0000"/>
                <w:kern w:val="0"/>
                <w:rtl/>
                <w14:ligatures w14:val="none"/>
              </w:rPr>
            </w:rPrChange>
          </w:rPr>
          <w:t xml:space="preserve"> </w:t>
        </w:r>
        <w:r w:rsidRPr="003A3BEC">
          <w:rPr>
            <w:rFonts w:ascii="Heebo" w:eastAsia="Times New Roman" w:hAnsi="Heebo" w:cs="Heebo" w:hint="eastAsia"/>
            <w:color w:val="FF0000"/>
            <w:kern w:val="0"/>
            <w:rtl/>
            <w14:ligatures w14:val="none"/>
            <w:rPrChange w:id="173" w:author="Edna Laufer Globus" w:date="2024-11-14T14:08:00Z">
              <w:rPr>
                <w:rFonts w:ascii="Heebo" w:eastAsia="Times New Roman" w:hAnsi="Heebo" w:cs="Heebo" w:hint="eastAsia"/>
                <w:b/>
                <w:bCs/>
                <w:color w:val="FF0000"/>
                <w:kern w:val="0"/>
                <w:rtl/>
                <w14:ligatures w14:val="none"/>
              </w:rPr>
            </w:rPrChange>
          </w:rPr>
          <w:t>גורמי</w:t>
        </w:r>
        <w:r w:rsidRPr="003A3BEC">
          <w:rPr>
            <w:rFonts w:ascii="Heebo" w:eastAsia="Times New Roman" w:hAnsi="Heebo" w:cs="Heebo"/>
            <w:color w:val="FF0000"/>
            <w:kern w:val="0"/>
            <w:rtl/>
            <w14:ligatures w14:val="none"/>
            <w:rPrChange w:id="174" w:author="Edna Laufer Globus" w:date="2024-11-14T14:08:00Z">
              <w:rPr>
                <w:rFonts w:ascii="Heebo" w:eastAsia="Times New Roman" w:hAnsi="Heebo" w:cs="Heebo"/>
                <w:b/>
                <w:bCs/>
                <w:color w:val="FF0000"/>
                <w:kern w:val="0"/>
                <w:rtl/>
                <w14:ligatures w14:val="none"/>
              </w:rPr>
            </w:rPrChange>
          </w:rPr>
          <w:t xml:space="preserve"> </w:t>
        </w:r>
        <w:r w:rsidRPr="003A3BEC">
          <w:rPr>
            <w:rFonts w:ascii="Heebo" w:eastAsia="Times New Roman" w:hAnsi="Heebo" w:cs="Heebo" w:hint="eastAsia"/>
            <w:color w:val="FF0000"/>
            <w:kern w:val="0"/>
            <w:rtl/>
            <w14:ligatures w14:val="none"/>
            <w:rPrChange w:id="175" w:author="Edna Laufer Globus" w:date="2024-11-14T14:08:00Z">
              <w:rPr>
                <w:rFonts w:ascii="Heebo" w:eastAsia="Times New Roman" w:hAnsi="Heebo" w:cs="Heebo" w:hint="eastAsia"/>
                <w:b/>
                <w:bCs/>
                <w:color w:val="FF0000"/>
                <w:kern w:val="0"/>
                <w:rtl/>
                <w14:ligatures w14:val="none"/>
              </w:rPr>
            </w:rPrChange>
          </w:rPr>
          <w:t>המקצוע</w:t>
        </w:r>
        <w:r w:rsidRPr="003A3BEC">
          <w:rPr>
            <w:rFonts w:ascii="Heebo" w:eastAsia="Times New Roman" w:hAnsi="Heebo" w:cs="Heebo"/>
            <w:color w:val="FF0000"/>
            <w:kern w:val="0"/>
            <w:rtl/>
            <w14:ligatures w14:val="none"/>
            <w:rPrChange w:id="176" w:author="Edna Laufer Globus" w:date="2024-11-14T14:08:00Z">
              <w:rPr>
                <w:rFonts w:ascii="Heebo" w:eastAsia="Times New Roman" w:hAnsi="Heebo" w:cs="Heebo"/>
                <w:b/>
                <w:bCs/>
                <w:color w:val="FF0000"/>
                <w:kern w:val="0"/>
                <w:rtl/>
                <w14:ligatures w14:val="none"/>
              </w:rPr>
            </w:rPrChange>
          </w:rPr>
          <w:t xml:space="preserve"> </w:t>
        </w:r>
        <w:r w:rsidRPr="003A3BEC">
          <w:rPr>
            <w:rFonts w:ascii="Heebo" w:eastAsia="Times New Roman" w:hAnsi="Heebo" w:cs="Heebo" w:hint="eastAsia"/>
            <w:color w:val="FF0000"/>
            <w:kern w:val="0"/>
            <w:rtl/>
            <w14:ligatures w14:val="none"/>
            <w:rPrChange w:id="177" w:author="Edna Laufer Globus" w:date="2024-11-14T14:08:00Z">
              <w:rPr>
                <w:rFonts w:ascii="Heebo" w:eastAsia="Times New Roman" w:hAnsi="Heebo" w:cs="Heebo" w:hint="eastAsia"/>
                <w:b/>
                <w:bCs/>
                <w:color w:val="FF0000"/>
                <w:kern w:val="0"/>
                <w:rtl/>
                <w14:ligatures w14:val="none"/>
              </w:rPr>
            </w:rPrChange>
          </w:rPr>
          <w:t>הנדרשים</w:t>
        </w:r>
        <w:r w:rsidRPr="003A3BEC">
          <w:rPr>
            <w:rFonts w:ascii="Heebo" w:eastAsia="Times New Roman" w:hAnsi="Heebo" w:cs="Heebo"/>
            <w:color w:val="FF0000"/>
            <w:kern w:val="0"/>
            <w:rtl/>
            <w14:ligatures w14:val="none"/>
            <w:rPrChange w:id="178" w:author="Edna Laufer Globus" w:date="2024-11-14T14:08:00Z">
              <w:rPr>
                <w:rFonts w:ascii="Heebo" w:eastAsia="Times New Roman" w:hAnsi="Heebo" w:cs="Heebo"/>
                <w:b/>
                <w:bCs/>
                <w:color w:val="FF0000"/>
                <w:kern w:val="0"/>
                <w:rtl/>
                <w14:ligatures w14:val="none"/>
              </w:rPr>
            </w:rPrChange>
          </w:rPr>
          <w:t xml:space="preserve"> </w:t>
        </w:r>
        <w:r w:rsidRPr="003A3BEC">
          <w:rPr>
            <w:rFonts w:ascii="Heebo" w:eastAsia="Times New Roman" w:hAnsi="Heebo" w:cs="Heebo" w:hint="eastAsia"/>
            <w:color w:val="FF0000"/>
            <w:kern w:val="0"/>
            <w:rtl/>
            <w14:ligatures w14:val="none"/>
            <w:rPrChange w:id="179" w:author="Edna Laufer Globus" w:date="2024-11-14T14:08:00Z">
              <w:rPr>
                <w:rFonts w:ascii="Heebo" w:eastAsia="Times New Roman" w:hAnsi="Heebo" w:cs="Heebo" w:hint="eastAsia"/>
                <w:b/>
                <w:bCs/>
                <w:color w:val="FF0000"/>
                <w:kern w:val="0"/>
                <w:rtl/>
                <w14:ligatures w14:val="none"/>
              </w:rPr>
            </w:rPrChange>
          </w:rPr>
          <w:t>במתן</w:t>
        </w:r>
        <w:r w:rsidRPr="003A3BEC">
          <w:rPr>
            <w:rFonts w:ascii="Heebo" w:eastAsia="Times New Roman" w:hAnsi="Heebo" w:cs="Heebo"/>
            <w:color w:val="FF0000"/>
            <w:kern w:val="0"/>
            <w:rtl/>
            <w14:ligatures w14:val="none"/>
            <w:rPrChange w:id="180" w:author="Edna Laufer Globus" w:date="2024-11-14T14:08:00Z">
              <w:rPr>
                <w:rFonts w:ascii="Heebo" w:eastAsia="Times New Roman" w:hAnsi="Heebo" w:cs="Heebo"/>
                <w:b/>
                <w:bCs/>
                <w:color w:val="FF0000"/>
                <w:kern w:val="0"/>
                <w:rtl/>
                <w14:ligatures w14:val="none"/>
              </w:rPr>
            </w:rPrChange>
          </w:rPr>
          <w:t xml:space="preserve"> </w:t>
        </w:r>
        <w:r w:rsidRPr="003A3BEC">
          <w:rPr>
            <w:rFonts w:ascii="Heebo" w:eastAsia="Times New Roman" w:hAnsi="Heebo" w:cs="Heebo" w:hint="eastAsia"/>
            <w:color w:val="FF0000"/>
            <w:kern w:val="0"/>
            <w:rtl/>
            <w14:ligatures w14:val="none"/>
            <w:rPrChange w:id="181" w:author="Edna Laufer Globus" w:date="2024-11-14T14:08:00Z">
              <w:rPr>
                <w:rFonts w:ascii="Heebo" w:eastAsia="Times New Roman" w:hAnsi="Heebo" w:cs="Heebo" w:hint="eastAsia"/>
                <w:b/>
                <w:bCs/>
                <w:color w:val="FF0000"/>
                <w:kern w:val="0"/>
                <w:rtl/>
                <w14:ligatures w14:val="none"/>
              </w:rPr>
            </w:rPrChange>
          </w:rPr>
          <w:t>השירות</w:t>
        </w:r>
      </w:ins>
      <w:ins w:id="182" w:author="אביעד יצחקי" w:date="2024-11-14T22:01:00Z">
        <w:r w:rsidR="00ED62B8">
          <w:rPr>
            <w:rFonts w:ascii="Heebo" w:eastAsia="Times New Roman" w:hAnsi="Heebo" w:cs="Heebo" w:hint="cs"/>
            <w:color w:val="FF0000"/>
            <w:kern w:val="0"/>
            <w:rtl/>
            <w14:ligatures w14:val="none"/>
          </w:rPr>
          <w:t xml:space="preserve"> (אולי מתאמת שירות מתאים יותר לקב' הראשונה לאפיין</w:t>
        </w:r>
      </w:ins>
      <w:ins w:id="183" w:author="אביעד יצחקי" w:date="2024-11-14T22:09:00Z">
        <w:r w:rsidR="001F5AD1">
          <w:rPr>
            <w:rFonts w:ascii="Heebo" w:eastAsia="Times New Roman" w:hAnsi="Heebo" w:cs="Heebo" w:hint="cs"/>
            <w:color w:val="FF0000"/>
            <w:kern w:val="0"/>
            <w:rtl/>
            <w14:ligatures w14:val="none"/>
          </w:rPr>
          <w:t xml:space="preserve"> כי היא עובדת קודם כל מול האזרח</w:t>
        </w:r>
      </w:ins>
      <w:ins w:id="184" w:author="אביעד יצחקי" w:date="2024-11-14T22:16:00Z">
        <w:r w:rsidR="000F39DC">
          <w:rPr>
            <w:rFonts w:ascii="Heebo" w:eastAsia="Times New Roman" w:hAnsi="Heebo" w:cs="Heebo" w:hint="cs"/>
            <w:color w:val="FF0000"/>
            <w:kern w:val="0"/>
            <w:rtl/>
            <w14:ligatures w14:val="none"/>
          </w:rPr>
          <w:t>)</w:t>
        </w:r>
      </w:ins>
    </w:p>
    <w:p w14:paraId="0322C471" w14:textId="77777777" w:rsidR="003A3BEC" w:rsidRPr="00785269" w:rsidRDefault="003A3BEC" w:rsidP="003A3BEC">
      <w:pPr>
        <w:numPr>
          <w:ilvl w:val="0"/>
          <w:numId w:val="19"/>
        </w:numPr>
        <w:shd w:val="clear" w:color="auto" w:fill="FFFFFF"/>
        <w:bidi/>
        <w:rPr>
          <w:ins w:id="185" w:author="Edna Laufer Globus" w:date="2024-11-14T14:09:00Z"/>
          <w:rFonts w:ascii="Heebo" w:eastAsia="Times New Roman" w:hAnsi="Heebo" w:cs="Heebo"/>
          <w:color w:val="000000"/>
          <w:kern w:val="0"/>
          <w14:ligatures w14:val="none"/>
        </w:rPr>
      </w:pPr>
      <w:ins w:id="186" w:author="Edna Laufer Globus" w:date="2024-11-14T14:09:00Z">
        <w:r w:rsidRPr="00785269">
          <w:rPr>
            <w:rFonts w:ascii="Heebo" w:eastAsia="Times New Roman" w:hAnsi="Heebo" w:cs="Heebo" w:hint="cs"/>
            <w:color w:val="000000"/>
            <w:kern w:val="0"/>
            <w:rtl/>
            <w14:ligatures w14:val="none"/>
          </w:rPr>
          <w:t xml:space="preserve">בחרו 2-3 סוגי תפקידים עיקריים בתהליך אספקת השירות </w:t>
        </w:r>
      </w:ins>
    </w:p>
    <w:p w14:paraId="67D6DD91" w14:textId="77777777" w:rsidR="003A3BEC" w:rsidRPr="00847259" w:rsidRDefault="003A3BEC" w:rsidP="003A3BEC">
      <w:pPr>
        <w:shd w:val="clear" w:color="auto" w:fill="FFFFFF"/>
        <w:bidi/>
        <w:ind w:left="360" w:firstLine="360"/>
        <w:rPr>
          <w:ins w:id="187" w:author="Edna Laufer Globus" w:date="2024-11-14T14:09:00Z"/>
          <w:rFonts w:ascii="Heebo" w:eastAsia="Times New Roman" w:hAnsi="Heebo" w:cs="Heebo"/>
          <w:color w:val="000000"/>
          <w:kern w:val="0"/>
          <w14:ligatures w14:val="none"/>
        </w:rPr>
      </w:pPr>
      <w:ins w:id="188" w:author="Edna Laufer Globus" w:date="2024-11-14T14:09:00Z">
        <w:r w:rsidRPr="00847259">
          <w:rPr>
            <w:rFonts w:ascii="Heebo" w:eastAsia="Times New Roman" w:hAnsi="Heebo" w:cs="Heebo" w:hint="cs"/>
            <w:color w:val="000000"/>
            <w:kern w:val="0"/>
            <w:rtl/>
            <w14:ligatures w14:val="none"/>
          </w:rPr>
          <w:t>דוגמאות לתפקידים אפשריים</w:t>
        </w:r>
        <w:r w:rsidRPr="00847259">
          <w:rPr>
            <w:rFonts w:ascii="Heebo" w:eastAsia="Times New Roman" w:hAnsi="Heebo" w:cs="Heebo" w:hint="cs"/>
            <w:color w:val="000000"/>
            <w:kern w:val="0"/>
            <w14:ligatures w14:val="none"/>
          </w:rPr>
          <w:t>:</w:t>
        </w:r>
      </w:ins>
    </w:p>
    <w:p w14:paraId="38FEFE90" w14:textId="77777777" w:rsidR="003A3BEC" w:rsidRPr="00847259" w:rsidRDefault="003A3BEC" w:rsidP="003A3BEC">
      <w:pPr>
        <w:numPr>
          <w:ilvl w:val="1"/>
          <w:numId w:val="19"/>
        </w:numPr>
        <w:shd w:val="clear" w:color="auto" w:fill="FFFFFF"/>
        <w:bidi/>
        <w:rPr>
          <w:ins w:id="189" w:author="Edna Laufer Globus" w:date="2024-11-14T14:09:00Z"/>
          <w:rFonts w:ascii="Heebo" w:eastAsia="Times New Roman" w:hAnsi="Heebo" w:cs="Heebo"/>
          <w:color w:val="000000"/>
          <w:kern w:val="0"/>
          <w14:ligatures w14:val="none"/>
        </w:rPr>
      </w:pPr>
      <w:ins w:id="190" w:author="Edna Laufer Globus" w:date="2024-11-14T14:09:00Z">
        <w:r w:rsidRPr="00847259">
          <w:rPr>
            <w:rFonts w:ascii="Heebo" w:eastAsia="Times New Roman" w:hAnsi="Heebo" w:cs="Heebo" w:hint="cs"/>
            <w:b/>
            <w:bCs/>
            <w:color w:val="000000"/>
            <w:kern w:val="0"/>
            <w:rtl/>
            <w14:ligatures w14:val="none"/>
          </w:rPr>
          <w:t>מתאמת שירות</w:t>
        </w:r>
        <w:r>
          <w:rPr>
            <w:rFonts w:ascii="Heebo" w:eastAsia="Times New Roman" w:hAnsi="Heebo" w:cs="Heebo" w:hint="cs"/>
            <w:color w:val="000000"/>
            <w:kern w:val="0"/>
            <w:rtl/>
            <w14:ligatures w14:val="none"/>
          </w:rPr>
          <w:t>:</w:t>
        </w:r>
        <w:r w:rsidRPr="00847259">
          <w:rPr>
            <w:rFonts w:ascii="Heebo" w:eastAsia="Times New Roman" w:hAnsi="Heebo" w:cs="Heebo" w:hint="cs"/>
            <w:color w:val="000000"/>
            <w:kern w:val="0"/>
            <w14:ligatures w14:val="none"/>
          </w:rPr>
          <w:t> </w:t>
        </w:r>
        <w:r w:rsidRPr="00847259">
          <w:rPr>
            <w:rFonts w:ascii="Heebo" w:eastAsia="Times New Roman" w:hAnsi="Heebo" w:cs="Heebo" w:hint="cs"/>
            <w:color w:val="000000"/>
            <w:kern w:val="0"/>
            <w:rtl/>
            <w14:ligatures w14:val="none"/>
          </w:rPr>
          <w:t>אחראית על תיאום וקישור בין קשישים לבין ספקי השירות</w:t>
        </w:r>
        <w:r w:rsidRPr="00847259">
          <w:rPr>
            <w:rFonts w:ascii="Heebo" w:eastAsia="Times New Roman" w:hAnsi="Heebo" w:cs="Heebo" w:hint="cs"/>
            <w:color w:val="000000"/>
            <w:kern w:val="0"/>
            <w14:ligatures w14:val="none"/>
          </w:rPr>
          <w:t>.</w:t>
        </w:r>
      </w:ins>
    </w:p>
    <w:p w14:paraId="2978A099" w14:textId="77777777" w:rsidR="003A3BEC" w:rsidRPr="00847259" w:rsidRDefault="003A3BEC" w:rsidP="003A3BEC">
      <w:pPr>
        <w:numPr>
          <w:ilvl w:val="1"/>
          <w:numId w:val="19"/>
        </w:numPr>
        <w:shd w:val="clear" w:color="auto" w:fill="FFFFFF"/>
        <w:bidi/>
        <w:rPr>
          <w:ins w:id="191" w:author="Edna Laufer Globus" w:date="2024-11-14T14:09:00Z"/>
          <w:rFonts w:ascii="Heebo" w:eastAsia="Times New Roman" w:hAnsi="Heebo" w:cs="Heebo"/>
          <w:color w:val="000000"/>
          <w:kern w:val="0"/>
          <w14:ligatures w14:val="none"/>
        </w:rPr>
      </w:pPr>
      <w:ins w:id="192" w:author="Edna Laufer Globus" w:date="2024-11-14T14:09:00Z">
        <w:r w:rsidRPr="00847259">
          <w:rPr>
            <w:rFonts w:ascii="Heebo" w:eastAsia="Times New Roman" w:hAnsi="Heebo" w:cs="Heebo" w:hint="cs"/>
            <w:b/>
            <w:bCs/>
            <w:color w:val="000000"/>
            <w:kern w:val="0"/>
            <w:rtl/>
            <w14:ligatures w14:val="none"/>
          </w:rPr>
          <w:t>ספק שירותי</w:t>
        </w:r>
        <w:r>
          <w:rPr>
            <w:rFonts w:ascii="Heebo" w:eastAsia="Times New Roman" w:hAnsi="Heebo" w:cs="Heebo" w:hint="cs"/>
            <w:b/>
            <w:bCs/>
            <w:color w:val="000000"/>
            <w:kern w:val="0"/>
            <w:rtl/>
            <w14:ligatures w14:val="none"/>
          </w:rPr>
          <w:t>ם</w:t>
        </w:r>
        <w:r>
          <w:rPr>
            <w:rFonts w:ascii="Heebo" w:eastAsia="Times New Roman" w:hAnsi="Heebo" w:cs="Heebo" w:hint="cs"/>
            <w:color w:val="000000"/>
            <w:kern w:val="0"/>
            <w:rtl/>
            <w14:ligatures w14:val="none"/>
          </w:rPr>
          <w:t>:</w:t>
        </w:r>
        <w:r w:rsidRPr="00847259">
          <w:rPr>
            <w:rFonts w:ascii="Heebo" w:eastAsia="Times New Roman" w:hAnsi="Heebo" w:cs="Heebo" w:hint="cs"/>
            <w:color w:val="000000"/>
            <w:kern w:val="0"/>
            <w14:ligatures w14:val="none"/>
          </w:rPr>
          <w:t> </w:t>
        </w:r>
        <w:r>
          <w:rPr>
            <w:rFonts w:ascii="Heebo" w:eastAsia="Times New Roman" w:hAnsi="Heebo" w:cs="Heebo" w:hint="cs"/>
            <w:color w:val="000000"/>
            <w:kern w:val="0"/>
            <w:rtl/>
            <w14:ligatures w14:val="none"/>
          </w:rPr>
          <w:t>למשל מאמן כושר/ פיזיותרפיסט</w:t>
        </w:r>
        <w:r w:rsidRPr="00847259">
          <w:rPr>
            <w:rFonts w:ascii="Heebo" w:eastAsia="Times New Roman" w:hAnsi="Heebo" w:cs="Heebo" w:hint="cs"/>
            <w:color w:val="000000"/>
            <w:kern w:val="0"/>
            <w14:ligatures w14:val="none"/>
          </w:rPr>
          <w:t>.</w:t>
        </w:r>
      </w:ins>
    </w:p>
    <w:p w14:paraId="13B5CF99" w14:textId="77777777" w:rsidR="003A3BEC" w:rsidRDefault="003A3BEC" w:rsidP="003A3BEC">
      <w:pPr>
        <w:numPr>
          <w:ilvl w:val="1"/>
          <w:numId w:val="19"/>
        </w:numPr>
        <w:shd w:val="clear" w:color="auto" w:fill="FFFFFF"/>
        <w:bidi/>
        <w:rPr>
          <w:ins w:id="193" w:author="Edna Laufer Globus" w:date="2024-11-14T17:03:00Z"/>
          <w:rFonts w:ascii="Heebo" w:eastAsia="Times New Roman" w:hAnsi="Heebo" w:cs="Heebo"/>
          <w:color w:val="000000"/>
          <w:kern w:val="0"/>
          <w14:ligatures w14:val="none"/>
        </w:rPr>
      </w:pPr>
      <w:ins w:id="194" w:author="Edna Laufer Globus" w:date="2024-11-14T14:09:00Z">
        <w:r w:rsidRPr="00847259">
          <w:rPr>
            <w:rFonts w:ascii="Heebo" w:eastAsia="Times New Roman" w:hAnsi="Heebo" w:cs="Heebo" w:hint="cs"/>
            <w:b/>
            <w:bCs/>
            <w:color w:val="000000"/>
            <w:kern w:val="0"/>
            <w:rtl/>
            <w14:ligatures w14:val="none"/>
          </w:rPr>
          <w:t>מנהלת קהילה</w:t>
        </w:r>
        <w:r>
          <w:rPr>
            <w:rFonts w:ascii="Heebo" w:eastAsia="Times New Roman" w:hAnsi="Heebo" w:cs="Heebo" w:hint="cs"/>
            <w:color w:val="000000"/>
            <w:kern w:val="0"/>
            <w:rtl/>
            <w14:ligatures w14:val="none"/>
          </w:rPr>
          <w:t>:</w:t>
        </w:r>
        <w:r w:rsidRPr="00847259">
          <w:rPr>
            <w:rFonts w:ascii="Heebo" w:eastAsia="Times New Roman" w:hAnsi="Heebo" w:cs="Heebo" w:hint="cs"/>
            <w:color w:val="000000"/>
            <w:kern w:val="0"/>
            <w14:ligatures w14:val="none"/>
          </w:rPr>
          <w:t> </w:t>
        </w:r>
        <w:r w:rsidRPr="00847259">
          <w:rPr>
            <w:rFonts w:ascii="Heebo" w:eastAsia="Times New Roman" w:hAnsi="Heebo" w:cs="Heebo" w:hint="cs"/>
            <w:color w:val="000000"/>
            <w:kern w:val="0"/>
            <w:rtl/>
            <w14:ligatures w14:val="none"/>
          </w:rPr>
          <w:t>אחראית על ארגון פעילויות קהילתיות ושמירה על קשר עם הקשישים</w:t>
        </w:r>
        <w:r w:rsidRPr="00847259">
          <w:rPr>
            <w:rFonts w:ascii="Heebo" w:eastAsia="Times New Roman" w:hAnsi="Heebo" w:cs="Heebo" w:hint="cs"/>
            <w:color w:val="000000"/>
            <w:kern w:val="0"/>
            <w14:ligatures w14:val="none"/>
          </w:rPr>
          <w:t>.</w:t>
        </w:r>
      </w:ins>
    </w:p>
    <w:p w14:paraId="0AD31A70" w14:textId="77777777" w:rsidR="00561E02" w:rsidRDefault="00561E02">
      <w:pPr>
        <w:shd w:val="clear" w:color="auto" w:fill="FFFFFF"/>
        <w:bidi/>
        <w:ind w:left="1440"/>
        <w:rPr>
          <w:ins w:id="195" w:author="Edna Laufer Globus" w:date="2024-11-14T16:34:00Z"/>
          <w:rFonts w:ascii="Heebo" w:eastAsia="Times New Roman" w:hAnsi="Heebo" w:cs="Heebo"/>
          <w:color w:val="000000"/>
          <w:kern w:val="0"/>
          <w14:ligatures w14:val="none"/>
        </w:rPr>
        <w:pPrChange w:id="196" w:author="Edna Laufer Globus" w:date="2024-11-14T17:03:00Z">
          <w:pPr>
            <w:numPr>
              <w:ilvl w:val="1"/>
              <w:numId w:val="19"/>
            </w:numPr>
            <w:shd w:val="clear" w:color="auto" w:fill="FFFFFF"/>
            <w:tabs>
              <w:tab w:val="num" w:pos="1440"/>
            </w:tabs>
            <w:bidi/>
            <w:ind w:left="1440" w:hanging="360"/>
          </w:pPr>
        </w:pPrChange>
      </w:pPr>
    </w:p>
    <w:p w14:paraId="63B8B8DD" w14:textId="459E3519" w:rsidR="002104A7" w:rsidRDefault="002104A7" w:rsidP="002104A7">
      <w:pPr>
        <w:pStyle w:val="a4"/>
        <w:numPr>
          <w:ilvl w:val="0"/>
          <w:numId w:val="19"/>
        </w:numPr>
        <w:shd w:val="clear" w:color="auto" w:fill="FFFFFF"/>
        <w:bidi/>
        <w:rPr>
          <w:ins w:id="197" w:author="Edna Laufer Globus" w:date="2024-11-14T16:35:00Z"/>
          <w:rFonts w:ascii="Heebo" w:eastAsia="Times New Roman" w:hAnsi="Heebo" w:cs="Heebo"/>
          <w:color w:val="000000"/>
          <w:kern w:val="0"/>
          <w14:ligatures w14:val="none"/>
        </w:rPr>
      </w:pPr>
      <w:ins w:id="198" w:author="Edna Laufer Globus" w:date="2024-11-14T16:34:00Z">
        <w:r>
          <w:rPr>
            <w:rFonts w:ascii="Heebo" w:eastAsia="Times New Roman" w:hAnsi="Heebo" w:cs="Heebo" w:hint="cs"/>
            <w:color w:val="000000"/>
            <w:kern w:val="0"/>
            <w:rtl/>
            <w14:ligatures w14:val="none"/>
          </w:rPr>
          <w:t>הציגו</w:t>
        </w:r>
        <w:r w:rsidRPr="002104A7">
          <w:rPr>
            <w:rFonts w:ascii="Heebo" w:eastAsia="Times New Roman" w:hAnsi="Heebo" w:cs="Heebo" w:hint="cs"/>
            <w:color w:val="000000"/>
            <w:kern w:val="0"/>
            <w:rtl/>
            <w14:ligatures w14:val="none"/>
          </w:rPr>
          <w:t xml:space="preserve"> בצורה מפורטת את הפרסונה על פי פרמטרים קבועים שמגדירים את תפקידו, אחריותו, מיומנויותיו והכשרתו</w:t>
        </w:r>
        <w:r w:rsidRPr="002104A7">
          <w:rPr>
            <w:rFonts w:ascii="Heebo" w:eastAsia="Times New Roman" w:hAnsi="Heebo" w:cs="Heebo" w:hint="cs"/>
            <w:color w:val="000000"/>
            <w:kern w:val="0"/>
            <w14:ligatures w14:val="none"/>
          </w:rPr>
          <w:t>.</w:t>
        </w:r>
      </w:ins>
    </w:p>
    <w:p w14:paraId="60D2E193" w14:textId="77777777" w:rsidR="002104A7" w:rsidRPr="002104A7" w:rsidRDefault="002104A7">
      <w:pPr>
        <w:pStyle w:val="a4"/>
        <w:shd w:val="clear" w:color="auto" w:fill="FFFFFF"/>
        <w:bidi/>
        <w:rPr>
          <w:ins w:id="199" w:author="Edna Laufer Globus" w:date="2024-11-14T16:34:00Z"/>
          <w:rFonts w:ascii="Heebo" w:eastAsia="Times New Roman" w:hAnsi="Heebo" w:cs="Heebo"/>
          <w:color w:val="000000"/>
          <w:kern w:val="0"/>
          <w14:ligatures w14:val="none"/>
          <w:rPrChange w:id="200" w:author="Edna Laufer Globus" w:date="2024-11-14T16:35:00Z">
            <w:rPr>
              <w:ins w:id="201" w:author="Edna Laufer Globus" w:date="2024-11-14T16:34:00Z"/>
            </w:rPr>
          </w:rPrChange>
        </w:rPr>
        <w:pPrChange w:id="202" w:author="Edna Laufer Globus" w:date="2024-11-14T16:35:00Z">
          <w:pPr>
            <w:pStyle w:val="a4"/>
            <w:numPr>
              <w:numId w:val="19"/>
            </w:numPr>
            <w:shd w:val="clear" w:color="auto" w:fill="FFFFFF"/>
            <w:tabs>
              <w:tab w:val="num" w:pos="720"/>
            </w:tabs>
            <w:bidi/>
            <w:ind w:hanging="360"/>
          </w:pPr>
        </w:pPrChange>
      </w:pPr>
    </w:p>
    <w:tbl>
      <w:tblPr>
        <w:tblStyle w:val="a5"/>
        <w:tblW w:w="9791" w:type="dxa"/>
        <w:tblLook w:val="04A0" w:firstRow="1" w:lastRow="0" w:firstColumn="1" w:lastColumn="0" w:noHBand="0" w:noVBand="1"/>
      </w:tblPr>
      <w:tblGrid>
        <w:gridCol w:w="7225"/>
        <w:gridCol w:w="2566"/>
      </w:tblGrid>
      <w:tr w:rsidR="002104A7" w:rsidRPr="00785269" w14:paraId="6DFCF8CF" w14:textId="77777777" w:rsidTr="006C7320">
        <w:trPr>
          <w:ins w:id="203" w:author="Edna Laufer Globus" w:date="2024-11-14T16:34:00Z"/>
        </w:trPr>
        <w:tc>
          <w:tcPr>
            <w:tcW w:w="7225" w:type="dxa"/>
            <w:hideMark/>
          </w:tcPr>
          <w:p w14:paraId="4098EDB9" w14:textId="77777777" w:rsidR="002104A7" w:rsidRPr="00785269" w:rsidRDefault="002104A7" w:rsidP="006C7320">
            <w:pPr>
              <w:bidi/>
              <w:rPr>
                <w:ins w:id="204" w:author="Edna Laufer Globus" w:date="2024-11-14T16:34:00Z"/>
                <w:rFonts w:ascii="Heebo" w:eastAsia="Times New Roman" w:hAnsi="Heebo" w:cs="Heebo"/>
                <w:b/>
                <w:bCs/>
                <w:kern w:val="0"/>
                <w:sz w:val="21"/>
                <w:szCs w:val="21"/>
                <w14:ligatures w14:val="none"/>
              </w:rPr>
            </w:pPr>
            <w:ins w:id="205" w:author="Edna Laufer Globus" w:date="2024-11-14T16:34:00Z">
              <w:r w:rsidRPr="00785269">
                <w:rPr>
                  <w:rFonts w:ascii="Heebo" w:eastAsia="Times New Roman" w:hAnsi="Heebo" w:cs="Heebo" w:hint="cs"/>
                  <w:b/>
                  <w:bCs/>
                  <w:kern w:val="0"/>
                  <w:sz w:val="21"/>
                  <w:szCs w:val="21"/>
                  <w:rtl/>
                  <w14:ligatures w14:val="none"/>
                </w:rPr>
                <w:t>פירוט</w:t>
              </w:r>
            </w:ins>
          </w:p>
        </w:tc>
        <w:tc>
          <w:tcPr>
            <w:tcW w:w="2566" w:type="dxa"/>
          </w:tcPr>
          <w:p w14:paraId="45E49A37" w14:textId="77777777" w:rsidR="002104A7" w:rsidRPr="00785269" w:rsidRDefault="002104A7" w:rsidP="006C7320">
            <w:pPr>
              <w:bidi/>
              <w:rPr>
                <w:ins w:id="206" w:author="Edna Laufer Globus" w:date="2024-11-14T16:34:00Z"/>
                <w:rFonts w:ascii="Heebo" w:eastAsia="Times New Roman" w:hAnsi="Heebo" w:cs="Heebo"/>
                <w:b/>
                <w:bCs/>
                <w:kern w:val="0"/>
                <w:sz w:val="21"/>
                <w:szCs w:val="21"/>
                <w:rtl/>
                <w14:ligatures w14:val="none"/>
              </w:rPr>
            </w:pPr>
            <w:ins w:id="207" w:author="Edna Laufer Globus" w:date="2024-11-14T16:34:00Z">
              <w:r w:rsidRPr="00785269">
                <w:rPr>
                  <w:rFonts w:ascii="Heebo" w:eastAsia="Times New Roman" w:hAnsi="Heebo" w:cs="Heebo" w:hint="cs"/>
                  <w:b/>
                  <w:bCs/>
                  <w:kern w:val="0"/>
                  <w:sz w:val="21"/>
                  <w:szCs w:val="21"/>
                  <w:rtl/>
                  <w14:ligatures w14:val="none"/>
                </w:rPr>
                <w:t>מאפיין</w:t>
              </w:r>
            </w:ins>
          </w:p>
        </w:tc>
      </w:tr>
      <w:tr w:rsidR="002104A7" w:rsidRPr="00785269" w14:paraId="2F383E8C" w14:textId="77777777" w:rsidTr="006C7320">
        <w:trPr>
          <w:ins w:id="208" w:author="Edna Laufer Globus" w:date="2024-11-14T16:34:00Z"/>
        </w:trPr>
        <w:tc>
          <w:tcPr>
            <w:tcW w:w="7225" w:type="dxa"/>
            <w:hideMark/>
          </w:tcPr>
          <w:p w14:paraId="1CE20C52" w14:textId="77777777" w:rsidR="002104A7" w:rsidRPr="00785269" w:rsidRDefault="002104A7" w:rsidP="006C7320">
            <w:pPr>
              <w:bidi/>
              <w:rPr>
                <w:ins w:id="209" w:author="Edna Laufer Globus" w:date="2024-11-14T16:34:00Z"/>
                <w:rFonts w:ascii="Heebo" w:eastAsia="Times New Roman" w:hAnsi="Heebo" w:cs="Heebo"/>
                <w:kern w:val="0"/>
                <w:sz w:val="21"/>
                <w:szCs w:val="21"/>
                <w14:ligatures w14:val="none"/>
              </w:rPr>
            </w:pPr>
            <w:ins w:id="210" w:author="Edna Laufer Globus" w:date="2024-11-14T16:34:00Z">
              <w:r w:rsidRPr="00785269">
                <w:rPr>
                  <w:rFonts w:ascii="Heebo" w:eastAsia="Times New Roman" w:hAnsi="Heebo" w:cs="Heebo" w:hint="cs"/>
                  <w:kern w:val="0"/>
                  <w:sz w:val="21"/>
                  <w:szCs w:val="21"/>
                  <w:rtl/>
                  <w14:ligatures w14:val="none"/>
                </w:rPr>
                <w:t>שם ייצוגי עבור הפרסונה, לדוגמה "</w:t>
              </w:r>
              <w:r>
                <w:rPr>
                  <w:rFonts w:ascii="Heebo" w:eastAsia="Times New Roman" w:hAnsi="Heebo" w:cs="Heebo" w:hint="cs"/>
                  <w:kern w:val="0"/>
                  <w:sz w:val="21"/>
                  <w:szCs w:val="21"/>
                  <w:rtl/>
                  <w14:ligatures w14:val="none"/>
                </w:rPr>
                <w:t>שירה</w:t>
              </w:r>
              <w:r w:rsidRPr="00785269">
                <w:rPr>
                  <w:rFonts w:ascii="Heebo" w:eastAsia="Times New Roman" w:hAnsi="Heebo" w:cs="Heebo" w:hint="cs"/>
                  <w:kern w:val="0"/>
                  <w:sz w:val="21"/>
                  <w:szCs w:val="21"/>
                  <w:rtl/>
                  <w14:ligatures w14:val="none"/>
                </w:rPr>
                <w:t xml:space="preserve"> - מתאמת שירות</w:t>
              </w:r>
              <w:r>
                <w:rPr>
                  <w:rFonts w:ascii="Heebo" w:eastAsia="Times New Roman" w:hAnsi="Heebo" w:cs="Heebo" w:hint="cs"/>
                  <w:kern w:val="0"/>
                  <w:sz w:val="21"/>
                  <w:szCs w:val="21"/>
                  <w:rtl/>
                  <w14:ligatures w14:val="none"/>
                </w:rPr>
                <w:t>״</w:t>
              </w:r>
            </w:ins>
          </w:p>
        </w:tc>
        <w:tc>
          <w:tcPr>
            <w:tcW w:w="2566" w:type="dxa"/>
          </w:tcPr>
          <w:p w14:paraId="26FF67A7" w14:textId="77777777" w:rsidR="002104A7" w:rsidRPr="008236EC" w:rsidRDefault="002104A7" w:rsidP="006C7320">
            <w:pPr>
              <w:bidi/>
              <w:rPr>
                <w:ins w:id="211" w:author="Edna Laufer Globus" w:date="2024-11-14T16:34:00Z"/>
                <w:rFonts w:ascii="Heebo" w:eastAsia="Times New Roman" w:hAnsi="Heebo" w:cs="Heebo"/>
                <w:kern w:val="0"/>
                <w:sz w:val="21"/>
                <w:szCs w:val="21"/>
                <w:rtl/>
                <w14:ligatures w14:val="none"/>
              </w:rPr>
            </w:pPr>
            <w:ins w:id="212" w:author="Edna Laufer Globus" w:date="2024-11-14T16:34:00Z">
              <w:r w:rsidRPr="008236EC">
                <w:rPr>
                  <w:rFonts w:ascii="Heebo" w:eastAsia="Times New Roman" w:hAnsi="Heebo" w:cs="Heebo" w:hint="cs"/>
                  <w:kern w:val="0"/>
                  <w:sz w:val="21"/>
                  <w:szCs w:val="21"/>
                  <w:bdr w:val="single" w:sz="2" w:space="0" w:color="E3E3E3" w:frame="1"/>
                  <w:rtl/>
                  <w14:ligatures w14:val="none"/>
                </w:rPr>
                <w:t>שם פרסונה</w:t>
              </w:r>
            </w:ins>
          </w:p>
        </w:tc>
      </w:tr>
      <w:tr w:rsidR="002104A7" w:rsidRPr="00785269" w14:paraId="56D8120F" w14:textId="77777777" w:rsidTr="006C7320">
        <w:trPr>
          <w:ins w:id="213" w:author="Edna Laufer Globus" w:date="2024-11-14T16:34:00Z"/>
        </w:trPr>
        <w:tc>
          <w:tcPr>
            <w:tcW w:w="7225" w:type="dxa"/>
            <w:hideMark/>
          </w:tcPr>
          <w:p w14:paraId="1BC44246" w14:textId="4A2132FE" w:rsidR="002104A7" w:rsidRPr="00785269" w:rsidRDefault="002104A7" w:rsidP="001F5AD1">
            <w:pPr>
              <w:bidi/>
              <w:rPr>
                <w:ins w:id="214" w:author="Edna Laufer Globus" w:date="2024-11-14T16:34:00Z"/>
                <w:rFonts w:ascii="Heebo" w:eastAsia="Times New Roman" w:hAnsi="Heebo" w:cs="Heebo"/>
                <w:kern w:val="0"/>
                <w:sz w:val="21"/>
                <w:szCs w:val="21"/>
                <w14:ligatures w14:val="none"/>
              </w:rPr>
            </w:pPr>
            <w:ins w:id="215" w:author="Edna Laufer Globus" w:date="2024-11-14T16:34:00Z">
              <w:r w:rsidRPr="00785269">
                <w:rPr>
                  <w:rFonts w:ascii="Heebo" w:eastAsia="Times New Roman" w:hAnsi="Heebo" w:cs="Heebo" w:hint="cs"/>
                  <w:kern w:val="0"/>
                  <w:sz w:val="21"/>
                  <w:szCs w:val="21"/>
                  <w:rtl/>
                  <w14:ligatures w14:val="none"/>
                </w:rPr>
                <w:t>הגדרת תפקיד כללית, לדוגמה "</w:t>
              </w:r>
            </w:ins>
            <w:ins w:id="216" w:author="אביעד יצחקי" w:date="2024-11-14T22:10:00Z">
              <w:r w:rsidR="001F5AD1">
                <w:rPr>
                  <w:rFonts w:ascii="Heebo" w:eastAsia="Times New Roman" w:hAnsi="Heebo" w:cs="Heebo" w:hint="cs"/>
                  <w:kern w:val="0"/>
                  <w:sz w:val="21"/>
                  <w:szCs w:val="21"/>
                  <w:rtl/>
                  <w14:ligatures w14:val="none"/>
                </w:rPr>
                <w:t>קשר אישי, סיוע ו</w:t>
              </w:r>
            </w:ins>
            <w:ins w:id="217" w:author="Edna Laufer Globus" w:date="2024-11-14T16:34:00Z">
              <w:r w:rsidRPr="00785269">
                <w:rPr>
                  <w:rFonts w:ascii="Heebo" w:eastAsia="Times New Roman" w:hAnsi="Heebo" w:cs="Heebo" w:hint="cs"/>
                  <w:kern w:val="0"/>
                  <w:sz w:val="21"/>
                  <w:szCs w:val="21"/>
                  <w:rtl/>
                  <w14:ligatures w14:val="none"/>
                </w:rPr>
                <w:t xml:space="preserve">תיאום </w:t>
              </w:r>
            </w:ins>
            <w:ins w:id="218" w:author="אביעד יצחקי" w:date="2024-11-14T22:10:00Z">
              <w:r w:rsidR="001F5AD1">
                <w:rPr>
                  <w:rFonts w:ascii="Heebo" w:eastAsia="Times New Roman" w:hAnsi="Heebo" w:cs="Heebo" w:hint="cs"/>
                  <w:kern w:val="0"/>
                  <w:sz w:val="21"/>
                  <w:szCs w:val="21"/>
                  <w:rtl/>
                  <w14:ligatures w14:val="none"/>
                </w:rPr>
                <w:t xml:space="preserve">וחיבור </w:t>
              </w:r>
            </w:ins>
            <w:ins w:id="219" w:author="Edna Laufer Globus" w:date="2024-11-14T16:34:00Z">
              <w:r w:rsidRPr="00785269">
                <w:rPr>
                  <w:rFonts w:ascii="Heebo" w:eastAsia="Times New Roman" w:hAnsi="Heebo" w:cs="Heebo" w:hint="cs"/>
                  <w:kern w:val="0"/>
                  <w:sz w:val="21"/>
                  <w:szCs w:val="21"/>
                  <w:rtl/>
                  <w14:ligatures w14:val="none"/>
                </w:rPr>
                <w:t xml:space="preserve">שירותים </w:t>
              </w:r>
              <w:del w:id="220" w:author="אביעד יצחקי" w:date="2024-11-14T22:10:00Z">
                <w:r w:rsidRPr="00785269" w:rsidDel="001F5AD1">
                  <w:rPr>
                    <w:rFonts w:ascii="Heebo" w:eastAsia="Times New Roman" w:hAnsi="Heebo" w:cs="Heebo" w:hint="cs"/>
                    <w:kern w:val="0"/>
                    <w:sz w:val="21"/>
                    <w:szCs w:val="21"/>
                    <w:rtl/>
                    <w14:ligatures w14:val="none"/>
                  </w:rPr>
                  <w:delText>ותקש</w:delText>
                </w:r>
              </w:del>
              <w:del w:id="221" w:author="אביעד יצחקי" w:date="2024-11-14T22:11:00Z">
                <w:r w:rsidRPr="00785269" w:rsidDel="001F5AD1">
                  <w:rPr>
                    <w:rFonts w:ascii="Heebo" w:eastAsia="Times New Roman" w:hAnsi="Heebo" w:cs="Heebo" w:hint="cs"/>
                    <w:kern w:val="0"/>
                    <w:sz w:val="21"/>
                    <w:szCs w:val="21"/>
                    <w:rtl/>
                    <w14:ligatures w14:val="none"/>
                  </w:rPr>
                  <w:delText xml:space="preserve">ורת עם </w:delText>
                </w:r>
              </w:del>
            </w:ins>
            <w:ins w:id="222" w:author="אביעד יצחקי" w:date="2024-11-14T22:11:00Z">
              <w:r w:rsidR="001F5AD1">
                <w:rPr>
                  <w:rFonts w:ascii="Heebo" w:eastAsia="Times New Roman" w:hAnsi="Heebo" w:cs="Heebo" w:hint="cs"/>
                  <w:kern w:val="0"/>
                  <w:sz w:val="21"/>
                  <w:szCs w:val="21"/>
                  <w:rtl/>
                  <w14:ligatures w14:val="none"/>
                </w:rPr>
                <w:t>ל</w:t>
              </w:r>
            </w:ins>
            <w:ins w:id="223" w:author="Edna Laufer Globus" w:date="2024-11-14T16:34:00Z">
              <w:r w:rsidRPr="00785269">
                <w:rPr>
                  <w:rFonts w:ascii="Heebo" w:eastAsia="Times New Roman" w:hAnsi="Heebo" w:cs="Heebo" w:hint="cs"/>
                  <w:kern w:val="0"/>
                  <w:sz w:val="21"/>
                  <w:szCs w:val="21"/>
                  <w:rtl/>
                  <w14:ligatures w14:val="none"/>
                </w:rPr>
                <w:t>לקוחות</w:t>
              </w:r>
              <w:r>
                <w:rPr>
                  <w:rFonts w:ascii="Heebo" w:eastAsia="Times New Roman" w:hAnsi="Heebo" w:cs="Heebo" w:hint="cs"/>
                  <w:kern w:val="0"/>
                  <w:sz w:val="21"/>
                  <w:szCs w:val="21"/>
                  <w:rtl/>
                  <w14:ligatures w14:val="none"/>
                </w:rPr>
                <w:t>״</w:t>
              </w:r>
            </w:ins>
          </w:p>
        </w:tc>
        <w:tc>
          <w:tcPr>
            <w:tcW w:w="2566" w:type="dxa"/>
          </w:tcPr>
          <w:p w14:paraId="532F40DC" w14:textId="77777777" w:rsidR="002104A7" w:rsidRPr="008236EC" w:rsidRDefault="002104A7" w:rsidP="006C7320">
            <w:pPr>
              <w:bidi/>
              <w:rPr>
                <w:ins w:id="224" w:author="Edna Laufer Globus" w:date="2024-11-14T16:34:00Z"/>
                <w:rFonts w:ascii="Heebo" w:eastAsia="Times New Roman" w:hAnsi="Heebo" w:cs="Heebo"/>
                <w:kern w:val="0"/>
                <w:sz w:val="21"/>
                <w:szCs w:val="21"/>
                <w:rtl/>
                <w14:ligatures w14:val="none"/>
              </w:rPr>
            </w:pPr>
            <w:ins w:id="225" w:author="Edna Laufer Globus" w:date="2024-11-14T16:34:00Z">
              <w:r w:rsidRPr="008236EC">
                <w:rPr>
                  <w:rFonts w:ascii="Heebo" w:eastAsia="Times New Roman" w:hAnsi="Heebo" w:cs="Heebo" w:hint="cs"/>
                  <w:kern w:val="0"/>
                  <w:sz w:val="21"/>
                  <w:szCs w:val="21"/>
                  <w:bdr w:val="single" w:sz="2" w:space="0" w:color="E3E3E3" w:frame="1"/>
                  <w:rtl/>
                  <w14:ligatures w14:val="none"/>
                </w:rPr>
                <w:t>ת</w:t>
              </w:r>
              <w:r w:rsidRPr="008236EC">
                <w:rPr>
                  <w:rFonts w:ascii="Heebo" w:eastAsia="Times New Roman" w:hAnsi="Heebo" w:cs="Heebo" w:hint="cs"/>
                  <w:kern w:val="0"/>
                  <w:sz w:val="21"/>
                  <w:szCs w:val="21"/>
                  <w:rtl/>
                  <w14:ligatures w14:val="none"/>
                </w:rPr>
                <w:t>פקי</w:t>
              </w:r>
              <w:r w:rsidRPr="008236EC">
                <w:rPr>
                  <w:rFonts w:ascii="Heebo" w:eastAsia="Times New Roman" w:hAnsi="Heebo" w:cs="Heebo" w:hint="cs"/>
                  <w:kern w:val="0"/>
                  <w:sz w:val="21"/>
                  <w:szCs w:val="21"/>
                  <w:bdr w:val="single" w:sz="2" w:space="0" w:color="E3E3E3" w:frame="1"/>
                  <w:rtl/>
                  <w14:ligatures w14:val="none"/>
                </w:rPr>
                <w:t>ד</w:t>
              </w:r>
            </w:ins>
          </w:p>
        </w:tc>
      </w:tr>
      <w:tr w:rsidR="002104A7" w:rsidRPr="00785269" w14:paraId="2B302D39" w14:textId="77777777" w:rsidTr="006C7320">
        <w:trPr>
          <w:ins w:id="226" w:author="Edna Laufer Globus" w:date="2024-11-14T16:34:00Z"/>
        </w:trPr>
        <w:tc>
          <w:tcPr>
            <w:tcW w:w="7225" w:type="dxa"/>
            <w:hideMark/>
          </w:tcPr>
          <w:p w14:paraId="3A39B6FF" w14:textId="77777777" w:rsidR="002104A7" w:rsidRPr="00785269" w:rsidRDefault="002104A7" w:rsidP="006C7320">
            <w:pPr>
              <w:bidi/>
              <w:rPr>
                <w:ins w:id="227" w:author="Edna Laufer Globus" w:date="2024-11-14T16:34:00Z"/>
                <w:rFonts w:ascii="Heebo" w:eastAsia="Times New Roman" w:hAnsi="Heebo" w:cs="Heebo"/>
                <w:kern w:val="0"/>
                <w:sz w:val="21"/>
                <w:szCs w:val="21"/>
                <w14:ligatures w14:val="none"/>
              </w:rPr>
            </w:pPr>
            <w:ins w:id="228" w:author="Edna Laufer Globus" w:date="2024-11-14T16:34:00Z">
              <w:r w:rsidRPr="00785269">
                <w:rPr>
                  <w:rFonts w:ascii="Heebo" w:eastAsia="Times New Roman" w:hAnsi="Heebo" w:cs="Heebo" w:hint="cs"/>
                  <w:kern w:val="0"/>
                  <w:sz w:val="21"/>
                  <w:szCs w:val="21"/>
                  <w:rtl/>
                  <w14:ligatures w14:val="none"/>
                </w:rPr>
                <w:t>האחריות המרכזית של התפקיד</w:t>
              </w:r>
            </w:ins>
          </w:p>
        </w:tc>
        <w:tc>
          <w:tcPr>
            <w:tcW w:w="2566" w:type="dxa"/>
          </w:tcPr>
          <w:p w14:paraId="532E1D8B" w14:textId="77777777" w:rsidR="002104A7" w:rsidRPr="008236EC" w:rsidRDefault="002104A7" w:rsidP="006C7320">
            <w:pPr>
              <w:bidi/>
              <w:rPr>
                <w:ins w:id="229" w:author="Edna Laufer Globus" w:date="2024-11-14T16:34:00Z"/>
                <w:rFonts w:ascii="Heebo" w:eastAsia="Times New Roman" w:hAnsi="Heebo" w:cs="Heebo"/>
                <w:kern w:val="0"/>
                <w:sz w:val="21"/>
                <w:szCs w:val="21"/>
                <w:rtl/>
                <w14:ligatures w14:val="none"/>
              </w:rPr>
            </w:pPr>
            <w:ins w:id="230" w:author="Edna Laufer Globus" w:date="2024-11-14T16:34:00Z">
              <w:r w:rsidRPr="008236EC">
                <w:rPr>
                  <w:rFonts w:ascii="Heebo" w:eastAsia="Times New Roman" w:hAnsi="Heebo" w:cs="Heebo" w:hint="cs"/>
                  <w:kern w:val="0"/>
                  <w:sz w:val="21"/>
                  <w:szCs w:val="21"/>
                  <w:bdr w:val="single" w:sz="2" w:space="0" w:color="E3E3E3" w:frame="1"/>
                  <w:rtl/>
                  <w14:ligatures w14:val="none"/>
                </w:rPr>
                <w:t>תחומי אחריות עיקריים</w:t>
              </w:r>
            </w:ins>
          </w:p>
        </w:tc>
      </w:tr>
      <w:tr w:rsidR="002104A7" w:rsidRPr="00785269" w14:paraId="3FFD350E" w14:textId="77777777" w:rsidTr="006C7320">
        <w:trPr>
          <w:ins w:id="231" w:author="Edna Laufer Globus" w:date="2024-11-14T16:34:00Z"/>
        </w:trPr>
        <w:tc>
          <w:tcPr>
            <w:tcW w:w="7225" w:type="dxa"/>
            <w:hideMark/>
          </w:tcPr>
          <w:p w14:paraId="7243A15F" w14:textId="77777777" w:rsidR="002104A7" w:rsidRPr="00785269" w:rsidRDefault="002104A7" w:rsidP="006C7320">
            <w:pPr>
              <w:bidi/>
              <w:rPr>
                <w:ins w:id="232" w:author="Edna Laufer Globus" w:date="2024-11-14T16:34:00Z"/>
                <w:rFonts w:ascii="Heebo" w:eastAsia="Times New Roman" w:hAnsi="Heebo" w:cs="Heebo"/>
                <w:kern w:val="0"/>
                <w:sz w:val="21"/>
                <w:szCs w:val="21"/>
                <w14:ligatures w14:val="none"/>
              </w:rPr>
            </w:pPr>
            <w:ins w:id="233" w:author="Edna Laufer Globus" w:date="2024-11-14T16:34:00Z">
              <w:r w:rsidRPr="00785269">
                <w:rPr>
                  <w:rFonts w:ascii="Heebo" w:eastAsia="Times New Roman" w:hAnsi="Heebo" w:cs="Heebo" w:hint="cs"/>
                  <w:kern w:val="0"/>
                  <w:sz w:val="21"/>
                  <w:szCs w:val="21"/>
                  <w:rtl/>
                  <w14:ligatures w14:val="none"/>
                </w:rPr>
                <w:t>תיאור היקף הפעילות – כמה שעות שבועיות, היקף לקוחות או אזור גיאוגרפי</w:t>
              </w:r>
            </w:ins>
          </w:p>
        </w:tc>
        <w:tc>
          <w:tcPr>
            <w:tcW w:w="2566" w:type="dxa"/>
          </w:tcPr>
          <w:p w14:paraId="2792A629" w14:textId="77777777" w:rsidR="002104A7" w:rsidRPr="008236EC" w:rsidRDefault="002104A7" w:rsidP="006C7320">
            <w:pPr>
              <w:bidi/>
              <w:rPr>
                <w:ins w:id="234" w:author="Edna Laufer Globus" w:date="2024-11-14T16:34:00Z"/>
                <w:rFonts w:ascii="Heebo" w:eastAsia="Times New Roman" w:hAnsi="Heebo" w:cs="Heebo"/>
                <w:kern w:val="0"/>
                <w:sz w:val="21"/>
                <w:szCs w:val="21"/>
                <w:rtl/>
                <w14:ligatures w14:val="none"/>
              </w:rPr>
            </w:pPr>
            <w:ins w:id="235" w:author="Edna Laufer Globus" w:date="2024-11-14T16:34:00Z">
              <w:r w:rsidRPr="008236EC">
                <w:rPr>
                  <w:rFonts w:ascii="Heebo" w:eastAsia="Times New Roman" w:hAnsi="Heebo" w:cs="Heebo" w:hint="cs"/>
                  <w:kern w:val="0"/>
                  <w:sz w:val="21"/>
                  <w:szCs w:val="21"/>
                  <w:bdr w:val="single" w:sz="2" w:space="0" w:color="E3E3E3" w:frame="1"/>
                  <w:rtl/>
                  <w14:ligatures w14:val="none"/>
                </w:rPr>
                <w:t>היקף פעילות</w:t>
              </w:r>
            </w:ins>
          </w:p>
        </w:tc>
      </w:tr>
      <w:tr w:rsidR="002104A7" w:rsidRPr="00785269" w14:paraId="76D39B45" w14:textId="77777777" w:rsidTr="006C7320">
        <w:trPr>
          <w:ins w:id="236" w:author="Edna Laufer Globus" w:date="2024-11-14T16:34:00Z"/>
        </w:trPr>
        <w:tc>
          <w:tcPr>
            <w:tcW w:w="7225" w:type="dxa"/>
            <w:hideMark/>
          </w:tcPr>
          <w:p w14:paraId="6FE942D5" w14:textId="77777777" w:rsidR="002104A7" w:rsidRPr="00785269" w:rsidRDefault="002104A7" w:rsidP="006C7320">
            <w:pPr>
              <w:bidi/>
              <w:rPr>
                <w:ins w:id="237" w:author="Edna Laufer Globus" w:date="2024-11-14T16:34:00Z"/>
                <w:rFonts w:ascii="Heebo" w:eastAsia="Times New Roman" w:hAnsi="Heebo" w:cs="Heebo"/>
                <w:kern w:val="0"/>
                <w:sz w:val="21"/>
                <w:szCs w:val="21"/>
                <w14:ligatures w14:val="none"/>
              </w:rPr>
            </w:pPr>
            <w:ins w:id="238" w:author="Edna Laufer Globus" w:date="2024-11-14T16:34:00Z">
              <w:r w:rsidRPr="00785269">
                <w:rPr>
                  <w:rFonts w:ascii="Heebo" w:eastAsia="Times New Roman" w:hAnsi="Heebo" w:cs="Heebo" w:hint="cs"/>
                  <w:kern w:val="0"/>
                  <w:sz w:val="21"/>
                  <w:szCs w:val="21"/>
                  <w:rtl/>
                  <w14:ligatures w14:val="none"/>
                </w:rPr>
                <w:t>כישורים כמו תקשורת בין-אישית, הבנת מערכות טכנולוגיות, יכולת עבודה תחת לחץ</w:t>
              </w:r>
            </w:ins>
          </w:p>
        </w:tc>
        <w:tc>
          <w:tcPr>
            <w:tcW w:w="2566" w:type="dxa"/>
          </w:tcPr>
          <w:p w14:paraId="62B5E308" w14:textId="77777777" w:rsidR="002104A7" w:rsidRPr="008236EC" w:rsidRDefault="002104A7" w:rsidP="006C7320">
            <w:pPr>
              <w:bidi/>
              <w:rPr>
                <w:ins w:id="239" w:author="Edna Laufer Globus" w:date="2024-11-14T16:34:00Z"/>
                <w:rFonts w:ascii="Heebo" w:eastAsia="Times New Roman" w:hAnsi="Heebo" w:cs="Heebo"/>
                <w:kern w:val="0"/>
                <w:sz w:val="21"/>
                <w:szCs w:val="21"/>
                <w:rtl/>
                <w14:ligatures w14:val="none"/>
              </w:rPr>
            </w:pPr>
            <w:ins w:id="240" w:author="Edna Laufer Globus" w:date="2024-11-14T16:34:00Z">
              <w:r w:rsidRPr="008236EC">
                <w:rPr>
                  <w:rFonts w:ascii="Heebo" w:eastAsia="Times New Roman" w:hAnsi="Heebo" w:cs="Heebo" w:hint="cs"/>
                  <w:kern w:val="0"/>
                  <w:sz w:val="21"/>
                  <w:szCs w:val="21"/>
                  <w:bdr w:val="single" w:sz="2" w:space="0" w:color="E3E3E3" w:frame="1"/>
                  <w:rtl/>
                  <w14:ligatures w14:val="none"/>
                </w:rPr>
                <w:t>כישורים ויכולות נדרשות</w:t>
              </w:r>
            </w:ins>
          </w:p>
        </w:tc>
      </w:tr>
      <w:tr w:rsidR="002104A7" w:rsidRPr="00785269" w14:paraId="7D4365FF" w14:textId="77777777" w:rsidTr="006C7320">
        <w:trPr>
          <w:ins w:id="241" w:author="Edna Laufer Globus" w:date="2024-11-14T16:34:00Z"/>
        </w:trPr>
        <w:tc>
          <w:tcPr>
            <w:tcW w:w="7225" w:type="dxa"/>
            <w:hideMark/>
          </w:tcPr>
          <w:p w14:paraId="2EF89F74" w14:textId="77777777" w:rsidR="002104A7" w:rsidRPr="00785269" w:rsidRDefault="002104A7" w:rsidP="006C7320">
            <w:pPr>
              <w:bidi/>
              <w:rPr>
                <w:ins w:id="242" w:author="Edna Laufer Globus" w:date="2024-11-14T16:34:00Z"/>
                <w:rFonts w:ascii="Heebo" w:eastAsia="Times New Roman" w:hAnsi="Heebo" w:cs="Heebo"/>
                <w:kern w:val="0"/>
                <w:sz w:val="21"/>
                <w:szCs w:val="21"/>
                <w14:ligatures w14:val="none"/>
              </w:rPr>
            </w:pPr>
            <w:ins w:id="243" w:author="Edna Laufer Globus" w:date="2024-11-14T16:34:00Z">
              <w:r w:rsidRPr="00785269">
                <w:rPr>
                  <w:rFonts w:ascii="Heebo" w:eastAsia="Times New Roman" w:hAnsi="Heebo" w:cs="Heebo" w:hint="cs"/>
                  <w:kern w:val="0"/>
                  <w:sz w:val="21"/>
                  <w:szCs w:val="21"/>
                  <w:rtl/>
                  <w14:ligatures w14:val="none"/>
                </w:rPr>
                <w:t>תיאור הכשרה רלוונטית – תארים, קורסים, ניסיון מקצועי קודם</w:t>
              </w:r>
            </w:ins>
          </w:p>
        </w:tc>
        <w:tc>
          <w:tcPr>
            <w:tcW w:w="2566" w:type="dxa"/>
          </w:tcPr>
          <w:p w14:paraId="1309E283" w14:textId="77777777" w:rsidR="002104A7" w:rsidRPr="008236EC" w:rsidRDefault="002104A7" w:rsidP="006C7320">
            <w:pPr>
              <w:bidi/>
              <w:rPr>
                <w:ins w:id="244" w:author="Edna Laufer Globus" w:date="2024-11-14T16:34:00Z"/>
                <w:rFonts w:ascii="Heebo" w:eastAsia="Times New Roman" w:hAnsi="Heebo" w:cs="Heebo"/>
                <w:kern w:val="0"/>
                <w:sz w:val="21"/>
                <w:szCs w:val="21"/>
                <w:rtl/>
                <w14:ligatures w14:val="none"/>
              </w:rPr>
            </w:pPr>
            <w:ins w:id="245" w:author="Edna Laufer Globus" w:date="2024-11-14T16:34:00Z">
              <w:r w:rsidRPr="008236EC">
                <w:rPr>
                  <w:rFonts w:ascii="Heebo" w:eastAsia="Times New Roman" w:hAnsi="Heebo" w:cs="Heebo" w:hint="cs"/>
                  <w:kern w:val="0"/>
                  <w:sz w:val="21"/>
                  <w:szCs w:val="21"/>
                  <w:bdr w:val="single" w:sz="2" w:space="0" w:color="E3E3E3" w:frame="1"/>
                  <w:rtl/>
                  <w14:ligatures w14:val="none"/>
                </w:rPr>
                <w:t>הכשרה נדרשת</w:t>
              </w:r>
            </w:ins>
          </w:p>
        </w:tc>
      </w:tr>
      <w:tr w:rsidR="002104A7" w:rsidRPr="00785269" w14:paraId="3F37A645" w14:textId="77777777" w:rsidTr="006C7320">
        <w:trPr>
          <w:ins w:id="246" w:author="Edna Laufer Globus" w:date="2024-11-14T16:34:00Z"/>
        </w:trPr>
        <w:tc>
          <w:tcPr>
            <w:tcW w:w="7225" w:type="dxa"/>
            <w:hideMark/>
          </w:tcPr>
          <w:p w14:paraId="1DACE080" w14:textId="77777777" w:rsidR="002104A7" w:rsidRPr="00785269" w:rsidRDefault="002104A7" w:rsidP="006C7320">
            <w:pPr>
              <w:bidi/>
              <w:rPr>
                <w:ins w:id="247" w:author="Edna Laufer Globus" w:date="2024-11-14T16:34:00Z"/>
                <w:rFonts w:ascii="Heebo" w:eastAsia="Times New Roman" w:hAnsi="Heebo" w:cs="Heebo"/>
                <w:kern w:val="0"/>
                <w:sz w:val="21"/>
                <w:szCs w:val="21"/>
                <w14:ligatures w14:val="none"/>
              </w:rPr>
            </w:pPr>
            <w:ins w:id="248" w:author="Edna Laufer Globus" w:date="2024-11-14T16:34:00Z">
              <w:r w:rsidRPr="00785269">
                <w:rPr>
                  <w:rFonts w:ascii="Heebo" w:eastAsia="Times New Roman" w:hAnsi="Heebo" w:cs="Heebo" w:hint="cs"/>
                  <w:kern w:val="0"/>
                  <w:sz w:val="21"/>
                  <w:szCs w:val="21"/>
                  <w:rtl/>
                  <w14:ligatures w14:val="none"/>
                </w:rPr>
                <w:t>מהם האתגרים העיקריים בהם תיתקל הפרסונה בתפקיד</w:t>
              </w:r>
            </w:ins>
          </w:p>
        </w:tc>
        <w:tc>
          <w:tcPr>
            <w:tcW w:w="2566" w:type="dxa"/>
          </w:tcPr>
          <w:p w14:paraId="0C2D4188" w14:textId="77777777" w:rsidR="002104A7" w:rsidRPr="008236EC" w:rsidRDefault="002104A7" w:rsidP="006C7320">
            <w:pPr>
              <w:bidi/>
              <w:rPr>
                <w:ins w:id="249" w:author="Edna Laufer Globus" w:date="2024-11-14T16:34:00Z"/>
                <w:rFonts w:ascii="Heebo" w:eastAsia="Times New Roman" w:hAnsi="Heebo" w:cs="Heebo"/>
                <w:kern w:val="0"/>
                <w:sz w:val="21"/>
                <w:szCs w:val="21"/>
                <w:rtl/>
                <w14:ligatures w14:val="none"/>
              </w:rPr>
            </w:pPr>
            <w:ins w:id="250" w:author="Edna Laufer Globus" w:date="2024-11-14T16:34:00Z">
              <w:r w:rsidRPr="008236EC">
                <w:rPr>
                  <w:rFonts w:ascii="Heebo" w:eastAsia="Times New Roman" w:hAnsi="Heebo" w:cs="Heebo" w:hint="cs"/>
                  <w:kern w:val="0"/>
                  <w:sz w:val="21"/>
                  <w:szCs w:val="21"/>
                  <w:bdr w:val="single" w:sz="2" w:space="0" w:color="E3E3E3" w:frame="1"/>
                  <w:rtl/>
                  <w14:ligatures w14:val="none"/>
                </w:rPr>
                <w:t>אתגרים מרכזיים בתפקיד</w:t>
              </w:r>
            </w:ins>
          </w:p>
        </w:tc>
      </w:tr>
      <w:tr w:rsidR="002104A7" w:rsidRPr="00785269" w14:paraId="4B4DB596" w14:textId="77777777" w:rsidTr="006C7320">
        <w:trPr>
          <w:ins w:id="251" w:author="Edna Laufer Globus" w:date="2024-11-14T16:34:00Z"/>
        </w:trPr>
        <w:tc>
          <w:tcPr>
            <w:tcW w:w="7225" w:type="dxa"/>
            <w:hideMark/>
          </w:tcPr>
          <w:p w14:paraId="54F270D1" w14:textId="77777777" w:rsidR="002104A7" w:rsidRPr="00785269" w:rsidRDefault="002104A7" w:rsidP="006C7320">
            <w:pPr>
              <w:bidi/>
              <w:rPr>
                <w:ins w:id="252" w:author="Edna Laufer Globus" w:date="2024-11-14T16:34:00Z"/>
                <w:rFonts w:ascii="Heebo" w:eastAsia="Times New Roman" w:hAnsi="Heebo" w:cs="Heebo"/>
                <w:kern w:val="0"/>
                <w:sz w:val="21"/>
                <w:szCs w:val="21"/>
                <w14:ligatures w14:val="none"/>
              </w:rPr>
            </w:pPr>
            <w:ins w:id="253" w:author="Edna Laufer Globus" w:date="2024-11-14T16:34:00Z">
              <w:r w:rsidRPr="00785269">
                <w:rPr>
                  <w:rFonts w:ascii="Heebo" w:eastAsia="Times New Roman" w:hAnsi="Heebo" w:cs="Heebo" w:hint="cs"/>
                  <w:kern w:val="0"/>
                  <w:sz w:val="21"/>
                  <w:szCs w:val="21"/>
                  <w:rtl/>
                  <w14:ligatures w14:val="none"/>
                </w:rPr>
                <w:t>כיצד היא רואה את תפקידה ומטרותיה, מה הציפיות ממנה על פי תהליך אספקת השירות</w:t>
              </w:r>
            </w:ins>
          </w:p>
        </w:tc>
        <w:tc>
          <w:tcPr>
            <w:tcW w:w="2566" w:type="dxa"/>
          </w:tcPr>
          <w:p w14:paraId="73DEF443" w14:textId="77777777" w:rsidR="002104A7" w:rsidRPr="008236EC" w:rsidRDefault="002104A7" w:rsidP="006C7320">
            <w:pPr>
              <w:bidi/>
              <w:rPr>
                <w:ins w:id="254" w:author="Edna Laufer Globus" w:date="2024-11-14T16:34:00Z"/>
                <w:rFonts w:ascii="Heebo" w:eastAsia="Times New Roman" w:hAnsi="Heebo" w:cs="Heebo"/>
                <w:kern w:val="0"/>
                <w:sz w:val="21"/>
                <w:szCs w:val="21"/>
                <w:rtl/>
                <w14:ligatures w14:val="none"/>
              </w:rPr>
            </w:pPr>
            <w:ins w:id="255" w:author="Edna Laufer Globus" w:date="2024-11-14T16:34:00Z">
              <w:r w:rsidRPr="008236EC">
                <w:rPr>
                  <w:rFonts w:ascii="Heebo" w:eastAsia="Times New Roman" w:hAnsi="Heebo" w:cs="Heebo" w:hint="cs"/>
                  <w:kern w:val="0"/>
                  <w:sz w:val="21"/>
                  <w:szCs w:val="21"/>
                  <w:bdr w:val="single" w:sz="2" w:space="0" w:color="E3E3E3" w:frame="1"/>
                  <w:rtl/>
                  <w14:ligatures w14:val="none"/>
                </w:rPr>
                <w:t>ציפיות מהתפקיד</w:t>
              </w:r>
            </w:ins>
          </w:p>
        </w:tc>
      </w:tr>
      <w:tr w:rsidR="002104A7" w:rsidRPr="00785269" w14:paraId="03EB1945" w14:textId="77777777" w:rsidTr="006C7320">
        <w:trPr>
          <w:ins w:id="256" w:author="Edna Laufer Globus" w:date="2024-11-14T16:34:00Z"/>
        </w:trPr>
        <w:tc>
          <w:tcPr>
            <w:tcW w:w="7225" w:type="dxa"/>
            <w:hideMark/>
          </w:tcPr>
          <w:p w14:paraId="7F3C1015" w14:textId="77777777" w:rsidR="002104A7" w:rsidRPr="00785269" w:rsidRDefault="002104A7" w:rsidP="006C7320">
            <w:pPr>
              <w:bidi/>
              <w:rPr>
                <w:ins w:id="257" w:author="Edna Laufer Globus" w:date="2024-11-14T16:34:00Z"/>
                <w:rFonts w:ascii="Heebo" w:eastAsia="Times New Roman" w:hAnsi="Heebo" w:cs="Heebo"/>
                <w:kern w:val="0"/>
                <w:sz w:val="21"/>
                <w:szCs w:val="21"/>
                <w14:ligatures w14:val="none"/>
              </w:rPr>
            </w:pPr>
            <w:ins w:id="258" w:author="Edna Laufer Globus" w:date="2024-11-14T16:34:00Z">
              <w:r w:rsidRPr="00785269">
                <w:rPr>
                  <w:rFonts w:ascii="Heebo" w:eastAsia="Times New Roman" w:hAnsi="Heebo" w:cs="Heebo" w:hint="cs"/>
                  <w:kern w:val="0"/>
                  <w:sz w:val="21"/>
                  <w:szCs w:val="21"/>
                  <w:rtl/>
                  <w14:ligatures w14:val="none"/>
                </w:rPr>
                <w:t>ציינו מאפיינים כמו סבלנות, אמפתיה, דייקנות, הבנה חברתית</w:t>
              </w:r>
            </w:ins>
          </w:p>
        </w:tc>
        <w:tc>
          <w:tcPr>
            <w:tcW w:w="2566" w:type="dxa"/>
          </w:tcPr>
          <w:p w14:paraId="3E41F89B" w14:textId="77777777" w:rsidR="002104A7" w:rsidRPr="008236EC" w:rsidRDefault="002104A7" w:rsidP="006C7320">
            <w:pPr>
              <w:bidi/>
              <w:rPr>
                <w:ins w:id="259" w:author="Edna Laufer Globus" w:date="2024-11-14T16:34:00Z"/>
                <w:rFonts w:ascii="Heebo" w:eastAsia="Times New Roman" w:hAnsi="Heebo" w:cs="Heebo"/>
                <w:kern w:val="0"/>
                <w:sz w:val="21"/>
                <w:szCs w:val="21"/>
                <w:rtl/>
                <w14:ligatures w14:val="none"/>
              </w:rPr>
            </w:pPr>
            <w:ins w:id="260" w:author="Edna Laufer Globus" w:date="2024-11-14T16:34:00Z">
              <w:r w:rsidRPr="008236EC">
                <w:rPr>
                  <w:rFonts w:ascii="Heebo" w:eastAsia="Times New Roman" w:hAnsi="Heebo" w:cs="Heebo" w:hint="cs"/>
                  <w:kern w:val="0"/>
                  <w:sz w:val="21"/>
                  <w:szCs w:val="21"/>
                  <w:bdr w:val="single" w:sz="2" w:space="0" w:color="E3E3E3" w:frame="1"/>
                  <w:rtl/>
                  <w14:ligatures w14:val="none"/>
                </w:rPr>
                <w:t>מאפיינים אישיים רלוונטיים</w:t>
              </w:r>
            </w:ins>
          </w:p>
        </w:tc>
      </w:tr>
      <w:tr w:rsidR="002104A7" w:rsidRPr="00785269" w14:paraId="18F7BE2F" w14:textId="77777777" w:rsidTr="006C7320">
        <w:trPr>
          <w:ins w:id="261" w:author="Edna Laufer Globus" w:date="2024-11-14T16:35:00Z"/>
        </w:trPr>
        <w:tc>
          <w:tcPr>
            <w:tcW w:w="7225" w:type="dxa"/>
          </w:tcPr>
          <w:p w14:paraId="4EC7DF41" w14:textId="077A840D" w:rsidR="002104A7" w:rsidRPr="00785269" w:rsidRDefault="002104A7" w:rsidP="006C7320">
            <w:pPr>
              <w:bidi/>
              <w:rPr>
                <w:ins w:id="262" w:author="Edna Laufer Globus" w:date="2024-11-14T16:35:00Z"/>
                <w:rFonts w:ascii="Heebo" w:eastAsia="Times New Roman" w:hAnsi="Heebo" w:cs="Heebo"/>
                <w:kern w:val="0"/>
                <w:sz w:val="21"/>
                <w:szCs w:val="21"/>
                <w:rtl/>
                <w14:ligatures w14:val="none"/>
              </w:rPr>
            </w:pPr>
            <w:ins w:id="263" w:author="Edna Laufer Globus" w:date="2024-11-14T16:37:00Z">
              <w:r>
                <w:rPr>
                  <w:rFonts w:ascii="Heebo" w:eastAsia="Times New Roman" w:hAnsi="Heebo" w:cs="Heebo" w:hint="cs"/>
                  <w:kern w:val="0"/>
                  <w:sz w:val="21"/>
                  <w:szCs w:val="21"/>
                  <w:rtl/>
                  <w14:ligatures w14:val="none"/>
                </w:rPr>
                <w:t>מאיזה רקע מקצועי</w:t>
              </w:r>
            </w:ins>
            <w:ins w:id="264" w:author="Edna Laufer Globus" w:date="2024-11-14T16:36:00Z">
              <w:r>
                <w:rPr>
                  <w:rFonts w:ascii="Heebo" w:eastAsia="Times New Roman" w:hAnsi="Heebo" w:cs="Heebo" w:hint="cs"/>
                  <w:kern w:val="0"/>
                  <w:sz w:val="21"/>
                  <w:szCs w:val="21"/>
                  <w:rtl/>
                  <w14:ligatures w14:val="none"/>
                </w:rPr>
                <w:t xml:space="preserve"> ניתן לגייס אותה, מה היכולות והניסיון הדרוש</w:t>
              </w:r>
            </w:ins>
            <w:ins w:id="265" w:author="Edna Laufer Globus" w:date="2024-11-14T16:37:00Z">
              <w:r>
                <w:rPr>
                  <w:rFonts w:ascii="Heebo" w:eastAsia="Times New Roman" w:hAnsi="Heebo" w:cs="Heebo" w:hint="cs"/>
                  <w:kern w:val="0"/>
                  <w:sz w:val="21"/>
                  <w:szCs w:val="21"/>
                  <w:rtl/>
                  <w14:ligatures w14:val="none"/>
                </w:rPr>
                <w:t>ים</w:t>
              </w:r>
            </w:ins>
            <w:ins w:id="266" w:author="Edna Laufer Globus" w:date="2024-11-14T16:36:00Z">
              <w:r>
                <w:rPr>
                  <w:rFonts w:ascii="Heebo" w:eastAsia="Times New Roman" w:hAnsi="Heebo" w:cs="Heebo" w:hint="cs"/>
                  <w:kern w:val="0"/>
                  <w:sz w:val="21"/>
                  <w:szCs w:val="21"/>
                  <w:rtl/>
                  <w14:ligatures w14:val="none"/>
                </w:rPr>
                <w:t xml:space="preserve"> לה</w:t>
              </w:r>
            </w:ins>
          </w:p>
        </w:tc>
        <w:tc>
          <w:tcPr>
            <w:tcW w:w="2566" w:type="dxa"/>
          </w:tcPr>
          <w:p w14:paraId="64CC9EDF" w14:textId="2CF22B70" w:rsidR="002104A7" w:rsidRPr="008236EC" w:rsidRDefault="002104A7" w:rsidP="006C7320">
            <w:pPr>
              <w:bidi/>
              <w:rPr>
                <w:ins w:id="267" w:author="Edna Laufer Globus" w:date="2024-11-14T16:35:00Z"/>
                <w:rFonts w:ascii="Heebo" w:eastAsia="Times New Roman" w:hAnsi="Heebo" w:cs="Heebo"/>
                <w:kern w:val="0"/>
                <w:sz w:val="21"/>
                <w:szCs w:val="21"/>
                <w:bdr w:val="single" w:sz="2" w:space="0" w:color="E3E3E3" w:frame="1"/>
                <w:rtl/>
                <w14:ligatures w14:val="none"/>
              </w:rPr>
            </w:pPr>
            <w:ins w:id="268" w:author="Edna Laufer Globus" w:date="2024-11-14T16:37:00Z">
              <w:r>
                <w:rPr>
                  <w:rFonts w:ascii="Heebo" w:eastAsia="Times New Roman" w:hAnsi="Heebo" w:cs="Heebo" w:hint="cs"/>
                  <w:kern w:val="0"/>
                  <w:sz w:val="21"/>
                  <w:szCs w:val="21"/>
                  <w:bdr w:val="single" w:sz="2" w:space="0" w:color="E3E3E3" w:frame="1"/>
                  <w:rtl/>
                  <w14:ligatures w14:val="none"/>
                </w:rPr>
                <w:t>ניסיון</w:t>
              </w:r>
            </w:ins>
          </w:p>
        </w:tc>
      </w:tr>
      <w:tr w:rsidR="002104A7" w:rsidRPr="00785269" w14:paraId="1075D553" w14:textId="77777777" w:rsidTr="006C7320">
        <w:trPr>
          <w:ins w:id="269" w:author="Edna Laufer Globus" w:date="2024-11-14T16:34:00Z"/>
        </w:trPr>
        <w:tc>
          <w:tcPr>
            <w:tcW w:w="7225" w:type="dxa"/>
          </w:tcPr>
          <w:p w14:paraId="6D352010" w14:textId="27B1DB40" w:rsidR="002104A7" w:rsidRPr="00785269" w:rsidRDefault="002104A7" w:rsidP="006C7320">
            <w:pPr>
              <w:bidi/>
              <w:rPr>
                <w:ins w:id="270" w:author="Edna Laufer Globus" w:date="2024-11-14T16:34:00Z"/>
                <w:rFonts w:ascii="Heebo" w:eastAsia="Times New Roman" w:hAnsi="Heebo" w:cs="Heebo"/>
                <w:kern w:val="0"/>
                <w:sz w:val="21"/>
                <w:szCs w:val="21"/>
                <w:rtl/>
                <w14:ligatures w14:val="none"/>
              </w:rPr>
            </w:pPr>
            <w:ins w:id="271" w:author="Edna Laufer Globus" w:date="2024-11-14T16:34:00Z">
              <w:r>
                <w:rPr>
                  <w:rFonts w:ascii="Heebo" w:eastAsia="Times New Roman" w:hAnsi="Heebo" w:cs="Heebo" w:hint="cs"/>
                  <w:kern w:val="0"/>
                  <w:sz w:val="21"/>
                  <w:szCs w:val="21"/>
                  <w:rtl/>
                  <w14:ligatures w14:val="none"/>
                </w:rPr>
                <w:t>על מה היא ת</w:t>
              </w:r>
            </w:ins>
            <w:ins w:id="272" w:author="Edna Laufer Globus" w:date="2024-11-14T16:36:00Z">
              <w:r>
                <w:rPr>
                  <w:rFonts w:ascii="Heebo" w:eastAsia="Times New Roman" w:hAnsi="Heebo" w:cs="Heebo" w:hint="cs"/>
                  <w:kern w:val="0"/>
                  <w:sz w:val="21"/>
                  <w:szCs w:val="21"/>
                  <w:rtl/>
                  <w14:ligatures w14:val="none"/>
                </w:rPr>
                <w:t>י</w:t>
              </w:r>
            </w:ins>
            <w:ins w:id="273" w:author="Edna Laufer Globus" w:date="2024-11-14T16:34:00Z">
              <w:r>
                <w:rPr>
                  <w:rFonts w:ascii="Heebo" w:eastAsia="Times New Roman" w:hAnsi="Heebo" w:cs="Heebo" w:hint="cs"/>
                  <w:kern w:val="0"/>
                  <w:sz w:val="21"/>
                  <w:szCs w:val="21"/>
                  <w:rtl/>
                  <w14:ligatures w14:val="none"/>
                </w:rPr>
                <w:t>מדד, אחת לכמה זמן, מה צריכים להיות היעדים הכמותיים שלה</w:t>
              </w:r>
            </w:ins>
          </w:p>
        </w:tc>
        <w:tc>
          <w:tcPr>
            <w:tcW w:w="2566" w:type="dxa"/>
          </w:tcPr>
          <w:p w14:paraId="2A1C0844" w14:textId="77777777" w:rsidR="002104A7" w:rsidRPr="008236EC" w:rsidRDefault="002104A7" w:rsidP="006C7320">
            <w:pPr>
              <w:bidi/>
              <w:rPr>
                <w:ins w:id="274" w:author="Edna Laufer Globus" w:date="2024-11-14T16:34:00Z"/>
                <w:rFonts w:ascii="Heebo" w:eastAsia="Times New Roman" w:hAnsi="Heebo" w:cs="Heebo"/>
                <w:kern w:val="0"/>
                <w:sz w:val="21"/>
                <w:szCs w:val="21"/>
                <w:bdr w:val="single" w:sz="2" w:space="0" w:color="E3E3E3" w:frame="1"/>
                <w:rtl/>
                <w14:ligatures w14:val="none"/>
              </w:rPr>
            </w:pPr>
            <w:ins w:id="275" w:author="Edna Laufer Globus" w:date="2024-11-14T16:34:00Z">
              <w:r>
                <w:rPr>
                  <w:rFonts w:ascii="Heebo" w:eastAsia="Times New Roman" w:hAnsi="Heebo" w:cs="Heebo" w:hint="cs"/>
                  <w:kern w:val="0"/>
                  <w:sz w:val="21"/>
                  <w:szCs w:val="21"/>
                  <w:bdr w:val="single" w:sz="2" w:space="0" w:color="E3E3E3" w:frame="1"/>
                  <w:rtl/>
                  <w14:ligatures w14:val="none"/>
                </w:rPr>
                <w:t>מדדים להצלחה</w:t>
              </w:r>
            </w:ins>
          </w:p>
        </w:tc>
      </w:tr>
    </w:tbl>
    <w:p w14:paraId="4AC8B014" w14:textId="77777777" w:rsidR="00B408C2" w:rsidRDefault="00B408C2" w:rsidP="00B408C2">
      <w:pPr>
        <w:pStyle w:val="a4"/>
        <w:bidi/>
        <w:jc w:val="center"/>
        <w:rPr>
          <w:ins w:id="276" w:author="Edna Laufer Globus" w:date="2024-11-14T16:56:00Z"/>
          <w:rFonts w:ascii="Heebo" w:eastAsia="Times New Roman" w:hAnsi="Heebo" w:cs="Heebo"/>
          <w:b/>
          <w:bCs/>
          <w:color w:val="000000" w:themeColor="text1"/>
          <w:kern w:val="0"/>
          <w:rtl/>
          <w14:ligatures w14:val="none"/>
        </w:rPr>
      </w:pPr>
    </w:p>
    <w:p w14:paraId="0CAC1FA7" w14:textId="7F7B1A38" w:rsidR="001F5AD1" w:rsidRDefault="00561E02" w:rsidP="001F5AD1">
      <w:pPr>
        <w:pStyle w:val="a4"/>
        <w:bidi/>
        <w:jc w:val="center"/>
        <w:rPr>
          <w:ins w:id="277" w:author="אביעד יצחקי" w:date="2024-11-14T22:11:00Z"/>
          <w:rFonts w:ascii="Heebo" w:eastAsia="Times New Roman" w:hAnsi="Heebo" w:cs="Heebo"/>
          <w:color w:val="FF0000"/>
          <w:kern w:val="0"/>
          <w:rtl/>
          <w14:ligatures w14:val="none"/>
        </w:rPr>
      </w:pPr>
      <w:moveFromRangeStart w:id="278" w:author="אביעד יצחקי" w:date="2024-11-14T22:16:00Z" w:name="move182515028"/>
      <w:moveFrom w:id="279" w:author="אביעד יצחקי" w:date="2024-11-14T22:16:00Z">
        <w:ins w:id="280" w:author="Edna Laufer Globus" w:date="2024-11-14T17:05:00Z">
          <w:r w:rsidRPr="00561E02" w:rsidDel="000F39DC">
            <w:rPr>
              <w:rFonts w:ascii="Heebo" w:eastAsia="Times New Roman" w:hAnsi="Heebo" w:cs="Heebo" w:hint="eastAsia"/>
              <w:b/>
              <w:bCs/>
              <w:color w:val="FF0000"/>
              <w:kern w:val="0"/>
              <w:rtl/>
              <w14:ligatures w14:val="none"/>
              <w:rPrChange w:id="281" w:author="Edna Laufer Globus" w:date="2024-11-14T17:05:00Z">
                <w:rPr>
                  <w:rFonts w:ascii="Heebo" w:eastAsia="Times New Roman" w:hAnsi="Heebo" w:cs="Heebo" w:hint="eastAsia"/>
                  <w:b/>
                  <w:bCs/>
                  <w:color w:val="000000" w:themeColor="text1"/>
                  <w:kern w:val="0"/>
                  <w:rtl/>
                  <w14:ligatures w14:val="none"/>
                </w:rPr>
              </w:rPrChange>
            </w:rPr>
            <w:lastRenderedPageBreak/>
            <w:t>מליאה</w:t>
          </w:r>
          <w:r w:rsidRPr="00561E02" w:rsidDel="000F39DC">
            <w:rPr>
              <w:rFonts w:ascii="Heebo" w:eastAsia="Times New Roman" w:hAnsi="Heebo" w:cs="Heebo"/>
              <w:b/>
              <w:bCs/>
              <w:color w:val="FF0000"/>
              <w:kern w:val="0"/>
              <w:rtl/>
              <w14:ligatures w14:val="none"/>
              <w:rPrChange w:id="282" w:author="Edna Laufer Globus" w:date="2024-11-14T17:05:00Z">
                <w:rPr>
                  <w:rFonts w:ascii="Heebo" w:eastAsia="Times New Roman" w:hAnsi="Heebo" w:cs="Heebo"/>
                  <w:b/>
                  <w:bCs/>
                  <w:color w:val="000000" w:themeColor="text1"/>
                  <w:kern w:val="0"/>
                  <w:rtl/>
                  <w14:ligatures w14:val="none"/>
                </w:rPr>
              </w:rPrChange>
            </w:rPr>
            <w:t xml:space="preserve">: </w:t>
          </w:r>
        </w:ins>
        <w:ins w:id="283" w:author="Edna Laufer Globus" w:date="2024-11-14T16:55:00Z">
          <w:r w:rsidR="00B408C2" w:rsidRPr="00561E02" w:rsidDel="000F39DC">
            <w:rPr>
              <w:rFonts w:ascii="Heebo" w:eastAsia="Times New Roman" w:hAnsi="Heebo" w:cs="Heebo" w:hint="eastAsia"/>
              <w:b/>
              <w:bCs/>
              <w:color w:val="FF0000"/>
              <w:kern w:val="0"/>
              <w:rtl/>
              <w14:ligatures w14:val="none"/>
              <w:rPrChange w:id="284" w:author="Edna Laufer Globus" w:date="2024-11-14T17:05:00Z">
                <w:rPr>
                  <w:rFonts w:ascii="Heebo" w:eastAsia="Times New Roman" w:hAnsi="Heebo" w:cs="Heebo" w:hint="eastAsia"/>
                  <w:color w:val="FF0000"/>
                  <w:kern w:val="0"/>
                  <w:rtl/>
                  <w14:ligatures w14:val="none"/>
                </w:rPr>
              </w:rPrChange>
            </w:rPr>
            <w:t>הצגה</w:t>
          </w:r>
          <w:r w:rsidR="00B408C2" w:rsidRPr="00561E02" w:rsidDel="000F39DC">
            <w:rPr>
              <w:rFonts w:ascii="Heebo" w:eastAsia="Times New Roman" w:hAnsi="Heebo" w:cs="Heebo"/>
              <w:b/>
              <w:bCs/>
              <w:color w:val="FF0000"/>
              <w:kern w:val="0"/>
              <w:rtl/>
              <w14:ligatures w14:val="none"/>
              <w:rPrChange w:id="285" w:author="Edna Laufer Globus" w:date="2024-11-14T17:05:00Z">
                <w:rPr>
                  <w:rFonts w:ascii="Heebo" w:eastAsia="Times New Roman" w:hAnsi="Heebo" w:cs="Heebo"/>
                  <w:color w:val="FF0000"/>
                  <w:kern w:val="0"/>
                  <w:rtl/>
                  <w14:ligatures w14:val="none"/>
                </w:rPr>
              </w:rPrChange>
            </w:rPr>
            <w:t xml:space="preserve"> </w:t>
          </w:r>
          <w:r w:rsidR="00B408C2" w:rsidRPr="00561E02" w:rsidDel="000F39DC">
            <w:rPr>
              <w:rFonts w:ascii="Heebo" w:eastAsia="Times New Roman" w:hAnsi="Heebo" w:cs="Heebo" w:hint="eastAsia"/>
              <w:b/>
              <w:bCs/>
              <w:color w:val="FF0000"/>
              <w:kern w:val="0"/>
              <w:rtl/>
              <w14:ligatures w14:val="none"/>
              <w:rPrChange w:id="286" w:author="Edna Laufer Globus" w:date="2024-11-14T17:05:00Z">
                <w:rPr>
                  <w:rFonts w:ascii="Heebo" w:eastAsia="Times New Roman" w:hAnsi="Heebo" w:cs="Heebo" w:hint="eastAsia"/>
                  <w:color w:val="FF0000"/>
                  <w:kern w:val="0"/>
                  <w:rtl/>
                  <w14:ligatures w14:val="none"/>
                </w:rPr>
              </w:rPrChange>
            </w:rPr>
            <w:t>של</w:t>
          </w:r>
          <w:r w:rsidR="00B408C2" w:rsidRPr="00561E02" w:rsidDel="000F39DC">
            <w:rPr>
              <w:rFonts w:ascii="Heebo" w:eastAsia="Times New Roman" w:hAnsi="Heebo" w:cs="Heebo"/>
              <w:b/>
              <w:bCs/>
              <w:color w:val="FF0000"/>
              <w:kern w:val="0"/>
              <w:rtl/>
              <w14:ligatures w14:val="none"/>
              <w:rPrChange w:id="287" w:author="Edna Laufer Globus" w:date="2024-11-14T17:05:00Z">
                <w:rPr>
                  <w:rFonts w:ascii="Heebo" w:eastAsia="Times New Roman" w:hAnsi="Heebo" w:cs="Heebo"/>
                  <w:color w:val="FF0000"/>
                  <w:kern w:val="0"/>
                  <w:rtl/>
                  <w14:ligatures w14:val="none"/>
                </w:rPr>
              </w:rPrChange>
            </w:rPr>
            <w:t xml:space="preserve"> </w:t>
          </w:r>
          <w:r w:rsidR="00B408C2" w:rsidRPr="00561E02" w:rsidDel="000F39DC">
            <w:rPr>
              <w:rFonts w:ascii="Heebo" w:eastAsia="Times New Roman" w:hAnsi="Heebo" w:cs="Heebo" w:hint="eastAsia"/>
              <w:b/>
              <w:bCs/>
              <w:color w:val="FF0000"/>
              <w:kern w:val="0"/>
              <w:rtl/>
              <w14:ligatures w14:val="none"/>
              <w:rPrChange w:id="288" w:author="Edna Laufer Globus" w:date="2024-11-14T17:05:00Z">
                <w:rPr>
                  <w:rFonts w:ascii="Heebo" w:eastAsia="Times New Roman" w:hAnsi="Heebo" w:cs="Heebo" w:hint="eastAsia"/>
                  <w:color w:val="FF0000"/>
                  <w:kern w:val="0"/>
                  <w:rtl/>
                  <w14:ligatures w14:val="none"/>
                </w:rPr>
              </w:rPrChange>
            </w:rPr>
            <w:t>כל</w:t>
          </w:r>
          <w:r w:rsidR="00B408C2" w:rsidRPr="00561E02" w:rsidDel="000F39DC">
            <w:rPr>
              <w:rFonts w:ascii="Heebo" w:eastAsia="Times New Roman" w:hAnsi="Heebo" w:cs="Heebo"/>
              <w:b/>
              <w:bCs/>
              <w:color w:val="FF0000"/>
              <w:kern w:val="0"/>
              <w:rtl/>
              <w14:ligatures w14:val="none"/>
              <w:rPrChange w:id="289" w:author="Edna Laufer Globus" w:date="2024-11-14T17:05:00Z">
                <w:rPr>
                  <w:rFonts w:ascii="Heebo" w:eastAsia="Times New Roman" w:hAnsi="Heebo" w:cs="Heebo"/>
                  <w:color w:val="FF0000"/>
                  <w:kern w:val="0"/>
                  <w:rtl/>
                  <w14:ligatures w14:val="none"/>
                </w:rPr>
              </w:rPrChange>
            </w:rPr>
            <w:t xml:space="preserve"> </w:t>
          </w:r>
          <w:r w:rsidR="00B408C2" w:rsidRPr="00561E02" w:rsidDel="000F39DC">
            <w:rPr>
              <w:rFonts w:ascii="Heebo" w:eastAsia="Times New Roman" w:hAnsi="Heebo" w:cs="Heebo" w:hint="eastAsia"/>
              <w:b/>
              <w:bCs/>
              <w:color w:val="FF0000"/>
              <w:kern w:val="0"/>
              <w:rtl/>
              <w14:ligatures w14:val="none"/>
              <w:rPrChange w:id="290" w:author="Edna Laufer Globus" w:date="2024-11-14T17:05:00Z">
                <w:rPr>
                  <w:rFonts w:ascii="Heebo" w:eastAsia="Times New Roman" w:hAnsi="Heebo" w:cs="Heebo" w:hint="eastAsia"/>
                  <w:color w:val="FF0000"/>
                  <w:kern w:val="0"/>
                  <w:rtl/>
                  <w14:ligatures w14:val="none"/>
                </w:rPr>
              </w:rPrChange>
            </w:rPr>
            <w:t>קבוצה</w:t>
          </w:r>
        </w:ins>
        <w:ins w:id="291" w:author="Edna Laufer Globus" w:date="2024-11-14T16:58:00Z">
          <w:r w:rsidR="005B28DC" w:rsidRPr="00561E02" w:rsidDel="000F39DC">
            <w:rPr>
              <w:rFonts w:ascii="Heebo" w:eastAsia="Times New Roman" w:hAnsi="Heebo" w:cs="Heebo"/>
              <w:b/>
              <w:bCs/>
              <w:color w:val="FF0000"/>
              <w:kern w:val="0"/>
              <w:rtl/>
              <w14:ligatures w14:val="none"/>
              <w:rPrChange w:id="292" w:author="Edna Laufer Globus" w:date="2024-11-14T17:05:00Z">
                <w:rPr>
                  <w:rFonts w:ascii="Heebo" w:eastAsia="Times New Roman" w:hAnsi="Heebo" w:cs="Heebo"/>
                  <w:b/>
                  <w:bCs/>
                  <w:color w:val="000000" w:themeColor="text1"/>
                  <w:kern w:val="0"/>
                  <w:rtl/>
                  <w14:ligatures w14:val="none"/>
                </w:rPr>
              </w:rPrChange>
            </w:rPr>
            <w:t xml:space="preserve"> </w:t>
          </w:r>
          <w:r w:rsidR="005B28DC" w:rsidRPr="00561E02" w:rsidDel="000F39DC">
            <w:rPr>
              <w:rFonts w:ascii="Heebo" w:eastAsia="Times New Roman" w:hAnsi="Heebo" w:cs="Heebo" w:hint="eastAsia"/>
              <w:b/>
              <w:bCs/>
              <w:color w:val="FF0000"/>
              <w:kern w:val="0"/>
              <w:rtl/>
              <w14:ligatures w14:val="none"/>
              <w:rPrChange w:id="293" w:author="Edna Laufer Globus" w:date="2024-11-14T17:05:00Z">
                <w:rPr>
                  <w:rFonts w:ascii="Heebo" w:eastAsia="Times New Roman" w:hAnsi="Heebo" w:cs="Heebo" w:hint="eastAsia"/>
                  <w:b/>
                  <w:bCs/>
                  <w:color w:val="000000" w:themeColor="text1"/>
                  <w:kern w:val="0"/>
                  <w:rtl/>
                  <w14:ligatures w14:val="none"/>
                </w:rPr>
              </w:rPrChange>
            </w:rPr>
            <w:t>למליאה</w:t>
          </w:r>
        </w:ins>
        <w:ins w:id="294" w:author="Edna Laufer Globus" w:date="2024-11-14T16:55:00Z">
          <w:r w:rsidR="00B408C2" w:rsidRPr="00561E02" w:rsidDel="000F39DC">
            <w:rPr>
              <w:rFonts w:ascii="Heebo" w:eastAsia="Times New Roman" w:hAnsi="Heebo" w:cs="Heebo"/>
              <w:b/>
              <w:bCs/>
              <w:color w:val="FF0000"/>
              <w:kern w:val="0"/>
              <w:rtl/>
              <w14:ligatures w14:val="none"/>
              <w:rPrChange w:id="295" w:author="Edna Laufer Globus" w:date="2024-11-14T17:05:00Z">
                <w:rPr>
                  <w:rFonts w:ascii="Heebo" w:eastAsia="Times New Roman" w:hAnsi="Heebo" w:cs="Heebo"/>
                  <w:color w:val="FF0000"/>
                  <w:kern w:val="0"/>
                  <w:rtl/>
                  <w14:ligatures w14:val="none"/>
                </w:rPr>
              </w:rPrChange>
            </w:rPr>
            <w:t xml:space="preserve"> את ממצאי ותובנות התהליך שעברו</w:t>
          </w:r>
        </w:ins>
        <w:ins w:id="296" w:author="Edna Laufer Globus" w:date="2024-11-14T16:56:00Z">
          <w:r w:rsidR="00B408C2" w:rsidRPr="00561E02" w:rsidDel="000F39DC">
            <w:rPr>
              <w:rFonts w:ascii="Heebo" w:eastAsia="Times New Roman" w:hAnsi="Heebo" w:cs="Heebo"/>
              <w:b/>
              <w:bCs/>
              <w:color w:val="FF0000"/>
              <w:kern w:val="0"/>
              <w:rtl/>
              <w14:ligatures w14:val="none"/>
              <w:rPrChange w:id="297" w:author="Edna Laufer Globus" w:date="2024-11-14T17:05:00Z">
                <w:rPr>
                  <w:rFonts w:ascii="Heebo" w:eastAsia="Times New Roman" w:hAnsi="Heebo" w:cs="Heebo"/>
                  <w:b/>
                  <w:bCs/>
                  <w:color w:val="000000" w:themeColor="text1"/>
                  <w:kern w:val="0"/>
                  <w:rtl/>
                  <w14:ligatures w14:val="none"/>
                </w:rPr>
              </w:rPrChange>
            </w:rPr>
            <w:t xml:space="preserve"> </w:t>
          </w:r>
        </w:ins>
      </w:moveFrom>
      <w:moveFromRangeEnd w:id="278"/>
    </w:p>
    <w:p w14:paraId="61A8DCF1" w14:textId="38582083" w:rsidR="00C70215" w:rsidRPr="001F5AD1" w:rsidRDefault="00C70215" w:rsidP="000F39DC">
      <w:pPr>
        <w:pStyle w:val="a4"/>
        <w:bidi/>
        <w:rPr>
          <w:rFonts w:ascii="Heebo" w:eastAsia="Times New Roman" w:hAnsi="Heebo" w:cs="Heebo"/>
          <w:b/>
          <w:bCs/>
          <w:color w:val="000000" w:themeColor="text1"/>
          <w:kern w:val="0"/>
          <w:rtl/>
          <w14:ligatures w14:val="none"/>
        </w:rPr>
        <w:pPrChange w:id="298" w:author="אביעד יצחקי" w:date="2024-11-14T22:16:00Z">
          <w:pPr>
            <w:pStyle w:val="a4"/>
            <w:bidi/>
            <w:jc w:val="center"/>
          </w:pPr>
        </w:pPrChange>
      </w:pPr>
      <w:r w:rsidRPr="00561E02">
        <w:rPr>
          <w:rFonts w:ascii="Heebo" w:eastAsia="Times New Roman" w:hAnsi="Heebo" w:cs="Heebo" w:hint="cs"/>
          <w:color w:val="FF0000"/>
          <w:kern w:val="0"/>
          <w:rtl/>
          <w14:ligatures w14:val="none"/>
        </w:rPr>
        <w:t>משימה 5: שילוב במנגנונים קיימים (כמו ביטוח לאומי וקופות חולים)</w:t>
      </w:r>
      <w:ins w:id="299" w:author="אביעד יצחקי" w:date="2024-11-14T22:17:00Z">
        <w:r w:rsidR="000F39DC">
          <w:rPr>
            <w:rFonts w:ascii="Heebo" w:eastAsia="Times New Roman" w:hAnsi="Heebo" w:cs="Heebo" w:hint="cs"/>
            <w:b/>
            <w:bCs/>
            <w:color w:val="000000" w:themeColor="text1"/>
            <w:kern w:val="0"/>
            <w:rtl/>
            <w14:ligatures w14:val="none"/>
          </w:rPr>
          <w:t xml:space="preserve"> בעיני יותר מתאים לקבוצה הזו לסיכום</w:t>
        </w:r>
      </w:ins>
    </w:p>
    <w:p w14:paraId="776AC516" w14:textId="002681DB" w:rsidR="00C70215" w:rsidRPr="001F5AD1" w:rsidRDefault="00C70215" w:rsidP="00C70215">
      <w:pPr>
        <w:numPr>
          <w:ilvl w:val="0"/>
          <w:numId w:val="18"/>
        </w:numPr>
        <w:shd w:val="clear" w:color="auto" w:fill="FFFFFF"/>
        <w:bidi/>
        <w:spacing w:before="120" w:after="120"/>
        <w:rPr>
          <w:rFonts w:ascii="Heebo" w:eastAsia="Times New Roman" w:hAnsi="Heebo" w:cs="Heebo"/>
          <w:color w:val="000000"/>
          <w:kern w:val="0"/>
          <w14:ligatures w14:val="none"/>
        </w:rPr>
      </w:pPr>
      <w:r w:rsidRPr="001F5AD1">
        <w:rPr>
          <w:rFonts w:ascii="Heebo" w:eastAsia="Times New Roman" w:hAnsi="Heebo" w:cs="Heebo" w:hint="eastAsia"/>
          <w:color w:val="000000"/>
          <w:kern w:val="0"/>
          <w:rtl/>
          <w14:ligatures w14:val="none"/>
        </w:rPr>
        <w:t>כל</w:t>
      </w:r>
      <w:r w:rsidRPr="001F5AD1">
        <w:rPr>
          <w:rFonts w:ascii="Heebo" w:eastAsia="Times New Roman" w:hAnsi="Heebo" w:cs="Heebo"/>
          <w:color w:val="000000"/>
          <w:kern w:val="0"/>
          <w:rtl/>
          <w14:ligatures w14:val="none"/>
        </w:rPr>
        <w:t xml:space="preserve"> </w:t>
      </w:r>
      <w:r w:rsidRPr="001F5AD1">
        <w:rPr>
          <w:rFonts w:ascii="Heebo" w:eastAsia="Times New Roman" w:hAnsi="Heebo" w:cs="Heebo" w:hint="eastAsia"/>
          <w:color w:val="000000"/>
          <w:kern w:val="0"/>
          <w:rtl/>
          <w14:ligatures w14:val="none"/>
        </w:rPr>
        <w:t>משתתף</w:t>
      </w:r>
      <w:r w:rsidRPr="001F5AD1">
        <w:rPr>
          <w:rFonts w:ascii="Heebo" w:eastAsia="Times New Roman" w:hAnsi="Heebo" w:cs="Heebo"/>
          <w:color w:val="000000"/>
          <w:kern w:val="0"/>
          <w:rtl/>
          <w14:ligatures w14:val="none"/>
        </w:rPr>
        <w:t xml:space="preserve"> </w:t>
      </w:r>
      <w:r w:rsidRPr="001F5AD1">
        <w:rPr>
          <w:rFonts w:ascii="Heebo" w:eastAsia="Times New Roman" w:hAnsi="Heebo" w:cs="Heebo" w:hint="eastAsia"/>
          <w:color w:val="000000"/>
          <w:kern w:val="0"/>
          <w:rtl/>
          <w14:ligatures w14:val="none"/>
        </w:rPr>
        <w:t>יבחן</w:t>
      </w:r>
      <w:r w:rsidRPr="001F5AD1">
        <w:rPr>
          <w:rFonts w:ascii="Heebo" w:eastAsia="Times New Roman" w:hAnsi="Heebo" w:cs="Heebo"/>
          <w:color w:val="000000"/>
          <w:kern w:val="0"/>
          <w:rtl/>
          <w14:ligatures w14:val="none"/>
        </w:rPr>
        <w:t xml:space="preserve"> </w:t>
      </w:r>
      <w:r w:rsidRPr="001F5AD1">
        <w:rPr>
          <w:rFonts w:ascii="Heebo" w:eastAsia="Times New Roman" w:hAnsi="Heebo" w:cs="Heebo" w:hint="eastAsia"/>
          <w:color w:val="000000"/>
          <w:kern w:val="0"/>
          <w:rtl/>
          <w14:ligatures w14:val="none"/>
        </w:rPr>
        <w:t>איך</w:t>
      </w:r>
      <w:r w:rsidRPr="001F5AD1">
        <w:rPr>
          <w:rFonts w:ascii="Heebo" w:eastAsia="Times New Roman" w:hAnsi="Heebo" w:cs="Heebo"/>
          <w:color w:val="000000"/>
          <w:kern w:val="0"/>
          <w:rtl/>
          <w14:ligatures w14:val="none"/>
        </w:rPr>
        <w:t xml:space="preserve"> </w:t>
      </w:r>
      <w:r w:rsidRPr="001F5AD1">
        <w:rPr>
          <w:rFonts w:ascii="Heebo" w:eastAsia="Times New Roman" w:hAnsi="Heebo" w:cs="Heebo" w:hint="eastAsia"/>
          <w:color w:val="000000"/>
          <w:kern w:val="0"/>
          <w:rtl/>
          <w14:ligatures w14:val="none"/>
        </w:rPr>
        <w:t>השירותים</w:t>
      </w:r>
      <w:r w:rsidRPr="001F5AD1">
        <w:rPr>
          <w:rFonts w:ascii="Heebo" w:eastAsia="Times New Roman" w:hAnsi="Heebo" w:cs="Heebo"/>
          <w:color w:val="000000"/>
          <w:kern w:val="0"/>
          <w:rtl/>
          <w14:ligatures w14:val="none"/>
        </w:rPr>
        <w:t xml:space="preserve"> </w:t>
      </w:r>
      <w:r w:rsidRPr="001F5AD1">
        <w:rPr>
          <w:rFonts w:ascii="Heebo" w:eastAsia="Times New Roman" w:hAnsi="Heebo" w:cs="Heebo" w:hint="eastAsia"/>
          <w:color w:val="000000"/>
          <w:kern w:val="0"/>
          <w:rtl/>
          <w14:ligatures w14:val="none"/>
        </w:rPr>
        <w:t>והממשקים</w:t>
      </w:r>
      <w:r w:rsidRPr="001F5AD1">
        <w:rPr>
          <w:rFonts w:ascii="Heebo" w:eastAsia="Times New Roman" w:hAnsi="Heebo" w:cs="Heebo"/>
          <w:color w:val="000000"/>
          <w:kern w:val="0"/>
          <w:rtl/>
          <w14:ligatures w14:val="none"/>
        </w:rPr>
        <w:t xml:space="preserve"> </w:t>
      </w:r>
      <w:r w:rsidRPr="001F5AD1">
        <w:rPr>
          <w:rFonts w:ascii="Heebo" w:eastAsia="Times New Roman" w:hAnsi="Heebo" w:cs="Heebo" w:hint="eastAsia"/>
          <w:color w:val="000000"/>
          <w:kern w:val="0"/>
          <w:rtl/>
          <w14:ligatures w14:val="none"/>
        </w:rPr>
        <w:t>מתחברים</w:t>
      </w:r>
      <w:r w:rsidRPr="001F5AD1">
        <w:rPr>
          <w:rFonts w:ascii="Heebo" w:eastAsia="Times New Roman" w:hAnsi="Heebo" w:cs="Heebo"/>
          <w:color w:val="000000"/>
          <w:kern w:val="0"/>
          <w:rtl/>
          <w14:ligatures w14:val="none"/>
        </w:rPr>
        <w:t xml:space="preserve"> </w:t>
      </w:r>
      <w:r w:rsidRPr="001F5AD1">
        <w:rPr>
          <w:rFonts w:ascii="Heebo" w:eastAsia="Times New Roman" w:hAnsi="Heebo" w:cs="Heebo" w:hint="eastAsia"/>
          <w:color w:val="000000"/>
          <w:kern w:val="0"/>
          <w:rtl/>
          <w14:ligatures w14:val="none"/>
        </w:rPr>
        <w:t>למנגנונים</w:t>
      </w:r>
      <w:r w:rsidRPr="001F5AD1">
        <w:rPr>
          <w:rFonts w:ascii="Heebo" w:eastAsia="Times New Roman" w:hAnsi="Heebo" w:cs="Heebo"/>
          <w:color w:val="000000"/>
          <w:kern w:val="0"/>
          <w:rtl/>
          <w14:ligatures w14:val="none"/>
        </w:rPr>
        <w:t xml:space="preserve"> </w:t>
      </w:r>
      <w:r w:rsidRPr="001F5AD1">
        <w:rPr>
          <w:rFonts w:ascii="Heebo" w:eastAsia="Times New Roman" w:hAnsi="Heebo" w:cs="Heebo" w:hint="eastAsia"/>
          <w:color w:val="000000"/>
          <w:kern w:val="0"/>
          <w:rtl/>
          <w14:ligatures w14:val="none"/>
        </w:rPr>
        <w:t>קיימים</w:t>
      </w:r>
      <w:r w:rsidRPr="001F5AD1">
        <w:rPr>
          <w:rFonts w:ascii="Heebo" w:eastAsia="Times New Roman" w:hAnsi="Heebo" w:cs="Heebo"/>
          <w:color w:val="000000"/>
          <w:kern w:val="0"/>
          <w14:ligatures w14:val="none"/>
        </w:rPr>
        <w:t>.</w:t>
      </w:r>
    </w:p>
    <w:p w14:paraId="5617C2E5" w14:textId="29273F2F" w:rsidR="00C70215" w:rsidRPr="001F5AD1" w:rsidRDefault="00C70215" w:rsidP="00C70215">
      <w:pPr>
        <w:numPr>
          <w:ilvl w:val="0"/>
          <w:numId w:val="18"/>
        </w:numPr>
        <w:shd w:val="clear" w:color="auto" w:fill="FFFFFF"/>
        <w:bidi/>
        <w:spacing w:before="120" w:after="120"/>
        <w:rPr>
          <w:rFonts w:ascii="Heebo" w:eastAsia="Times New Roman" w:hAnsi="Heebo" w:cs="Heebo"/>
          <w:color w:val="000000"/>
          <w:kern w:val="0"/>
          <w14:ligatures w14:val="none"/>
        </w:rPr>
      </w:pPr>
      <w:r w:rsidRPr="001F5AD1">
        <w:rPr>
          <w:rFonts w:ascii="Heebo" w:eastAsia="Times New Roman" w:hAnsi="Heebo" w:cs="Heebo" w:hint="eastAsia"/>
          <w:color w:val="000000"/>
          <w:kern w:val="0"/>
          <w:rtl/>
          <w14:ligatures w14:val="none"/>
        </w:rPr>
        <w:t>יש</w:t>
      </w:r>
      <w:r w:rsidRPr="001F5AD1">
        <w:rPr>
          <w:rFonts w:ascii="Heebo" w:eastAsia="Times New Roman" w:hAnsi="Heebo" w:cs="Heebo"/>
          <w:color w:val="000000"/>
          <w:kern w:val="0"/>
          <w:rtl/>
          <w14:ligatures w14:val="none"/>
        </w:rPr>
        <w:t xml:space="preserve"> </w:t>
      </w:r>
      <w:r w:rsidRPr="001F5AD1">
        <w:rPr>
          <w:rFonts w:ascii="Heebo" w:eastAsia="Times New Roman" w:hAnsi="Heebo" w:cs="Heebo" w:hint="eastAsia"/>
          <w:color w:val="000000"/>
          <w:kern w:val="0"/>
          <w:rtl/>
          <w14:ligatures w14:val="none"/>
        </w:rPr>
        <w:t>לזהות</w:t>
      </w:r>
      <w:r w:rsidRPr="001F5AD1">
        <w:rPr>
          <w:rFonts w:ascii="Heebo" w:eastAsia="Times New Roman" w:hAnsi="Heebo" w:cs="Heebo"/>
          <w:color w:val="000000"/>
          <w:kern w:val="0"/>
          <w:rtl/>
          <w14:ligatures w14:val="none"/>
        </w:rPr>
        <w:t xml:space="preserve"> </w:t>
      </w:r>
      <w:r w:rsidRPr="001F5AD1">
        <w:rPr>
          <w:rFonts w:ascii="Heebo" w:eastAsia="Times New Roman" w:hAnsi="Heebo" w:cs="Heebo" w:hint="eastAsia"/>
          <w:color w:val="000000"/>
          <w:kern w:val="0"/>
          <w:rtl/>
          <w14:ligatures w14:val="none"/>
        </w:rPr>
        <w:t>את</w:t>
      </w:r>
      <w:r w:rsidRPr="001F5AD1">
        <w:rPr>
          <w:rFonts w:ascii="Heebo" w:eastAsia="Times New Roman" w:hAnsi="Heebo" w:cs="Heebo"/>
          <w:color w:val="000000"/>
          <w:kern w:val="0"/>
          <w:rtl/>
          <w14:ligatures w14:val="none"/>
        </w:rPr>
        <w:t xml:space="preserve"> </w:t>
      </w:r>
      <w:r w:rsidRPr="001F5AD1">
        <w:rPr>
          <w:rFonts w:ascii="Heebo" w:eastAsia="Times New Roman" w:hAnsi="Heebo" w:cs="Heebo" w:hint="eastAsia"/>
          <w:color w:val="000000"/>
          <w:kern w:val="0"/>
          <w:rtl/>
          <w14:ligatures w14:val="none"/>
        </w:rPr>
        <w:t>החיבורים</w:t>
      </w:r>
      <w:r w:rsidRPr="001F5AD1">
        <w:rPr>
          <w:rFonts w:ascii="Heebo" w:eastAsia="Times New Roman" w:hAnsi="Heebo" w:cs="Heebo"/>
          <w:color w:val="000000"/>
          <w:kern w:val="0"/>
          <w:rtl/>
          <w14:ligatures w14:val="none"/>
        </w:rPr>
        <w:t xml:space="preserve"> </w:t>
      </w:r>
      <w:r w:rsidRPr="001F5AD1">
        <w:rPr>
          <w:rFonts w:ascii="Heebo" w:eastAsia="Times New Roman" w:hAnsi="Heebo" w:cs="Heebo" w:hint="eastAsia"/>
          <w:color w:val="000000"/>
          <w:kern w:val="0"/>
          <w:rtl/>
          <w14:ligatures w14:val="none"/>
        </w:rPr>
        <w:t>הנדרשים</w:t>
      </w:r>
      <w:r w:rsidRPr="001F5AD1">
        <w:rPr>
          <w:rFonts w:ascii="Heebo" w:eastAsia="Times New Roman" w:hAnsi="Heebo" w:cs="Heebo"/>
          <w:color w:val="000000"/>
          <w:kern w:val="0"/>
          <w:rtl/>
          <w14:ligatures w14:val="none"/>
        </w:rPr>
        <w:t xml:space="preserve"> </w:t>
      </w:r>
      <w:r w:rsidRPr="001F5AD1">
        <w:rPr>
          <w:rFonts w:ascii="Heebo" w:eastAsia="Times New Roman" w:hAnsi="Heebo" w:cs="Heebo" w:hint="eastAsia"/>
          <w:color w:val="000000"/>
          <w:kern w:val="0"/>
          <w:rtl/>
          <w14:ligatures w14:val="none"/>
        </w:rPr>
        <w:t>כדי</w:t>
      </w:r>
      <w:r w:rsidRPr="001F5AD1">
        <w:rPr>
          <w:rFonts w:ascii="Heebo" w:eastAsia="Times New Roman" w:hAnsi="Heebo" w:cs="Heebo"/>
          <w:color w:val="000000"/>
          <w:kern w:val="0"/>
          <w:rtl/>
          <w14:ligatures w14:val="none"/>
        </w:rPr>
        <w:t xml:space="preserve"> </w:t>
      </w:r>
      <w:r w:rsidRPr="001F5AD1">
        <w:rPr>
          <w:rFonts w:ascii="Heebo" w:eastAsia="Times New Roman" w:hAnsi="Heebo" w:cs="Heebo" w:hint="eastAsia"/>
          <w:color w:val="000000"/>
          <w:kern w:val="0"/>
          <w:rtl/>
          <w14:ligatures w14:val="none"/>
        </w:rPr>
        <w:t>למנוע</w:t>
      </w:r>
      <w:r w:rsidRPr="001F5AD1">
        <w:rPr>
          <w:rFonts w:ascii="Heebo" w:eastAsia="Times New Roman" w:hAnsi="Heebo" w:cs="Heebo"/>
          <w:color w:val="000000"/>
          <w:kern w:val="0"/>
          <w:rtl/>
          <w14:ligatures w14:val="none"/>
        </w:rPr>
        <w:t xml:space="preserve"> </w:t>
      </w:r>
      <w:r w:rsidRPr="001F5AD1">
        <w:rPr>
          <w:rFonts w:ascii="Heebo" w:eastAsia="Times New Roman" w:hAnsi="Heebo" w:cs="Heebo" w:hint="eastAsia"/>
          <w:color w:val="000000"/>
          <w:kern w:val="0"/>
          <w:rtl/>
          <w14:ligatures w14:val="none"/>
        </w:rPr>
        <w:t>כפילות</w:t>
      </w:r>
      <w:r w:rsidRPr="001F5AD1">
        <w:rPr>
          <w:rFonts w:ascii="Heebo" w:eastAsia="Times New Roman" w:hAnsi="Heebo" w:cs="Heebo"/>
          <w:color w:val="000000"/>
          <w:kern w:val="0"/>
          <w:rtl/>
          <w14:ligatures w14:val="none"/>
        </w:rPr>
        <w:t xml:space="preserve"> </w:t>
      </w:r>
      <w:r w:rsidRPr="001F5AD1">
        <w:rPr>
          <w:rFonts w:ascii="Heebo" w:eastAsia="Times New Roman" w:hAnsi="Heebo" w:cs="Heebo" w:hint="eastAsia"/>
          <w:color w:val="000000"/>
          <w:kern w:val="0"/>
          <w:rtl/>
          <w14:ligatures w14:val="none"/>
        </w:rPr>
        <w:t>או</w:t>
      </w:r>
      <w:r w:rsidRPr="001F5AD1">
        <w:rPr>
          <w:rFonts w:ascii="Heebo" w:eastAsia="Times New Roman" w:hAnsi="Heebo" w:cs="Heebo"/>
          <w:color w:val="000000"/>
          <w:kern w:val="0"/>
          <w:rtl/>
          <w14:ligatures w14:val="none"/>
        </w:rPr>
        <w:t xml:space="preserve"> </w:t>
      </w:r>
      <w:r w:rsidRPr="001F5AD1">
        <w:rPr>
          <w:rFonts w:ascii="Heebo" w:eastAsia="Times New Roman" w:hAnsi="Heebo" w:cs="Heebo" w:hint="eastAsia"/>
          <w:color w:val="000000"/>
          <w:kern w:val="0"/>
          <w:rtl/>
          <w14:ligatures w14:val="none"/>
        </w:rPr>
        <w:t>חוסר</w:t>
      </w:r>
      <w:r w:rsidRPr="001F5AD1">
        <w:rPr>
          <w:rFonts w:ascii="Heebo" w:eastAsia="Times New Roman" w:hAnsi="Heebo" w:cs="Heebo"/>
          <w:color w:val="000000"/>
          <w:kern w:val="0"/>
          <w:rtl/>
          <w14:ligatures w14:val="none"/>
        </w:rPr>
        <w:t xml:space="preserve"> </w:t>
      </w:r>
      <w:r w:rsidRPr="001F5AD1">
        <w:rPr>
          <w:rFonts w:ascii="Heebo" w:eastAsia="Times New Roman" w:hAnsi="Heebo" w:cs="Heebo" w:hint="eastAsia"/>
          <w:color w:val="000000"/>
          <w:kern w:val="0"/>
          <w:rtl/>
          <w14:ligatures w14:val="none"/>
        </w:rPr>
        <w:t>בתיאום</w:t>
      </w:r>
      <w:r w:rsidRPr="001F5AD1">
        <w:rPr>
          <w:rFonts w:ascii="Heebo" w:eastAsia="Times New Roman" w:hAnsi="Heebo" w:cs="Heebo"/>
          <w:color w:val="000000"/>
          <w:kern w:val="0"/>
          <w14:ligatures w14:val="none"/>
        </w:rPr>
        <w:t>.</w:t>
      </w:r>
    </w:p>
    <w:p w14:paraId="30A9D4C0" w14:textId="77777777" w:rsidR="000F39DC" w:rsidRDefault="000F39DC" w:rsidP="000F39DC">
      <w:pPr>
        <w:pStyle w:val="a4"/>
        <w:numPr>
          <w:ilvl w:val="0"/>
          <w:numId w:val="18"/>
        </w:numPr>
        <w:bidi/>
        <w:jc w:val="center"/>
        <w:rPr>
          <w:moveTo w:id="300" w:author="אביעד יצחקי" w:date="2024-11-14T22:16:00Z"/>
          <w:rFonts w:ascii="Heebo" w:eastAsia="Times New Roman" w:hAnsi="Heebo" w:cs="Heebo"/>
          <w:color w:val="FF0000"/>
          <w:kern w:val="0"/>
          <w:rtl/>
          <w14:ligatures w14:val="none"/>
        </w:rPr>
      </w:pPr>
      <w:moveToRangeStart w:id="301" w:author="אביעד יצחקי" w:date="2024-11-14T22:16:00Z" w:name="move182515028"/>
      <w:moveTo w:id="302" w:author="אביעד יצחקי" w:date="2024-11-14T22:16:00Z">
        <w:r w:rsidRPr="0089416D">
          <w:rPr>
            <w:rFonts w:ascii="Heebo" w:eastAsia="Times New Roman" w:hAnsi="Heebo" w:cs="Heebo" w:hint="eastAsia"/>
            <w:b/>
            <w:bCs/>
            <w:color w:val="FF0000"/>
            <w:kern w:val="0"/>
            <w:rtl/>
            <w14:ligatures w14:val="none"/>
          </w:rPr>
          <w:t>מליאה</w:t>
        </w:r>
        <w:r w:rsidRPr="0089416D">
          <w:rPr>
            <w:rFonts w:ascii="Heebo" w:eastAsia="Times New Roman" w:hAnsi="Heebo" w:cs="Heebo"/>
            <w:b/>
            <w:bCs/>
            <w:color w:val="FF0000"/>
            <w:kern w:val="0"/>
            <w:rtl/>
            <w14:ligatures w14:val="none"/>
          </w:rPr>
          <w:t xml:space="preserve">: </w:t>
        </w:r>
        <w:r w:rsidRPr="0089416D">
          <w:rPr>
            <w:rFonts w:ascii="Heebo" w:eastAsia="Times New Roman" w:hAnsi="Heebo" w:cs="Heebo" w:hint="eastAsia"/>
            <w:b/>
            <w:bCs/>
            <w:color w:val="FF0000"/>
            <w:kern w:val="0"/>
            <w:rtl/>
            <w14:ligatures w14:val="none"/>
          </w:rPr>
          <w:t>הצגה</w:t>
        </w:r>
        <w:r w:rsidRPr="0089416D">
          <w:rPr>
            <w:rFonts w:ascii="Heebo" w:eastAsia="Times New Roman" w:hAnsi="Heebo" w:cs="Heebo"/>
            <w:b/>
            <w:bCs/>
            <w:color w:val="FF0000"/>
            <w:kern w:val="0"/>
            <w:rtl/>
            <w14:ligatures w14:val="none"/>
          </w:rPr>
          <w:t xml:space="preserve"> </w:t>
        </w:r>
        <w:r w:rsidRPr="0089416D">
          <w:rPr>
            <w:rFonts w:ascii="Heebo" w:eastAsia="Times New Roman" w:hAnsi="Heebo" w:cs="Heebo" w:hint="eastAsia"/>
            <w:b/>
            <w:bCs/>
            <w:color w:val="FF0000"/>
            <w:kern w:val="0"/>
            <w:rtl/>
            <w14:ligatures w14:val="none"/>
          </w:rPr>
          <w:t>של</w:t>
        </w:r>
        <w:r w:rsidRPr="0089416D">
          <w:rPr>
            <w:rFonts w:ascii="Heebo" w:eastAsia="Times New Roman" w:hAnsi="Heebo" w:cs="Heebo"/>
            <w:b/>
            <w:bCs/>
            <w:color w:val="FF0000"/>
            <w:kern w:val="0"/>
            <w:rtl/>
            <w14:ligatures w14:val="none"/>
          </w:rPr>
          <w:t xml:space="preserve"> </w:t>
        </w:r>
        <w:r w:rsidRPr="0089416D">
          <w:rPr>
            <w:rFonts w:ascii="Heebo" w:eastAsia="Times New Roman" w:hAnsi="Heebo" w:cs="Heebo" w:hint="eastAsia"/>
            <w:b/>
            <w:bCs/>
            <w:color w:val="FF0000"/>
            <w:kern w:val="0"/>
            <w:rtl/>
            <w14:ligatures w14:val="none"/>
          </w:rPr>
          <w:t>כל</w:t>
        </w:r>
        <w:r w:rsidRPr="0089416D">
          <w:rPr>
            <w:rFonts w:ascii="Heebo" w:eastAsia="Times New Roman" w:hAnsi="Heebo" w:cs="Heebo"/>
            <w:b/>
            <w:bCs/>
            <w:color w:val="FF0000"/>
            <w:kern w:val="0"/>
            <w:rtl/>
            <w14:ligatures w14:val="none"/>
          </w:rPr>
          <w:t xml:space="preserve"> </w:t>
        </w:r>
        <w:r w:rsidRPr="0089416D">
          <w:rPr>
            <w:rFonts w:ascii="Heebo" w:eastAsia="Times New Roman" w:hAnsi="Heebo" w:cs="Heebo" w:hint="eastAsia"/>
            <w:b/>
            <w:bCs/>
            <w:color w:val="FF0000"/>
            <w:kern w:val="0"/>
            <w:rtl/>
            <w14:ligatures w14:val="none"/>
          </w:rPr>
          <w:t>קבוצה</w:t>
        </w:r>
        <w:r w:rsidRPr="0089416D">
          <w:rPr>
            <w:rFonts w:ascii="Heebo" w:eastAsia="Times New Roman" w:hAnsi="Heebo" w:cs="Heebo"/>
            <w:b/>
            <w:bCs/>
            <w:color w:val="FF0000"/>
            <w:kern w:val="0"/>
            <w:rtl/>
            <w14:ligatures w14:val="none"/>
          </w:rPr>
          <w:t xml:space="preserve"> </w:t>
        </w:r>
        <w:r w:rsidRPr="0089416D">
          <w:rPr>
            <w:rFonts w:ascii="Heebo" w:eastAsia="Times New Roman" w:hAnsi="Heebo" w:cs="Heebo" w:hint="eastAsia"/>
            <w:b/>
            <w:bCs/>
            <w:color w:val="FF0000"/>
            <w:kern w:val="0"/>
            <w:rtl/>
            <w14:ligatures w14:val="none"/>
          </w:rPr>
          <w:t>למליאה</w:t>
        </w:r>
        <w:r w:rsidRPr="0089416D">
          <w:rPr>
            <w:rFonts w:ascii="Heebo" w:eastAsia="Times New Roman" w:hAnsi="Heebo" w:cs="Heebo"/>
            <w:b/>
            <w:bCs/>
            <w:color w:val="FF0000"/>
            <w:kern w:val="0"/>
            <w:rtl/>
            <w14:ligatures w14:val="none"/>
          </w:rPr>
          <w:t xml:space="preserve"> את ממצאי ותובנות התהליך שעברו </w:t>
        </w:r>
      </w:moveTo>
    </w:p>
    <w:moveToRangeEnd w:id="301"/>
    <w:p w14:paraId="6C4657F2" w14:textId="1F565729" w:rsidR="00C70215" w:rsidRPr="00561E02" w:rsidDel="002104A7" w:rsidRDefault="00C70215" w:rsidP="00ED62B8">
      <w:pPr>
        <w:shd w:val="clear" w:color="auto" w:fill="FFFFFF"/>
        <w:bidi/>
        <w:spacing w:before="120" w:after="120"/>
        <w:rPr>
          <w:del w:id="303" w:author="Edna Laufer Globus" w:date="2024-11-14T16:38:00Z"/>
          <w:rFonts w:ascii="Heebo" w:eastAsia="Times New Roman" w:hAnsi="Heebo" w:cs="Heebo"/>
          <w:color w:val="000000"/>
          <w:kern w:val="0"/>
          <w:u w:val="single"/>
          <w14:ligatures w14:val="none"/>
          <w:rPrChange w:id="304" w:author="Edna Laufer Globus" w:date="2024-11-14T17:03:00Z">
            <w:rPr>
              <w:del w:id="305" w:author="Edna Laufer Globus" w:date="2024-11-14T16:38:00Z"/>
              <w:rFonts w:ascii="Heebo" w:eastAsia="Times New Roman" w:hAnsi="Heebo" w:cs="Heebo"/>
              <w:color w:val="000000"/>
              <w:kern w:val="0"/>
              <w14:ligatures w14:val="none"/>
            </w:rPr>
          </w:rPrChange>
        </w:rPr>
      </w:pPr>
    </w:p>
    <w:p w14:paraId="2752025D" w14:textId="4E5A8581" w:rsidR="00C70215" w:rsidRPr="00561E02" w:rsidDel="002104A7" w:rsidRDefault="00C70215" w:rsidP="001F5AD1">
      <w:pPr>
        <w:shd w:val="clear" w:color="auto" w:fill="FFFFFF"/>
        <w:bidi/>
        <w:spacing w:before="120" w:after="120"/>
        <w:rPr>
          <w:del w:id="306" w:author="Edna Laufer Globus" w:date="2024-11-14T16:38:00Z"/>
          <w:rFonts w:ascii="Heebo" w:eastAsia="Times New Roman" w:hAnsi="Heebo" w:cs="Heebo"/>
          <w:color w:val="000000"/>
          <w:kern w:val="0"/>
          <w:u w:val="single"/>
          <w14:ligatures w14:val="none"/>
          <w:rPrChange w:id="307" w:author="Edna Laufer Globus" w:date="2024-11-14T17:03:00Z">
            <w:rPr>
              <w:del w:id="308" w:author="Edna Laufer Globus" w:date="2024-11-14T16:38:00Z"/>
              <w:rFonts w:ascii="Heebo" w:eastAsia="Times New Roman" w:hAnsi="Heebo" w:cs="Heebo"/>
              <w:color w:val="000000"/>
              <w:kern w:val="0"/>
              <w14:ligatures w14:val="none"/>
            </w:rPr>
          </w:rPrChange>
        </w:rPr>
      </w:pPr>
    </w:p>
    <w:p w14:paraId="35195CF1" w14:textId="082E51EC" w:rsidR="00847259" w:rsidRPr="00561E02" w:rsidRDefault="00847259">
      <w:pPr>
        <w:shd w:val="clear" w:color="auto" w:fill="FFFFFF"/>
        <w:bidi/>
        <w:spacing w:before="100" w:beforeAutospacing="1" w:after="100" w:afterAutospacing="1"/>
        <w:jc w:val="center"/>
        <w:outlineLvl w:val="2"/>
        <w:rPr>
          <w:rFonts w:ascii="Heebo" w:eastAsia="Times New Roman" w:hAnsi="Heebo" w:cs="Heebo"/>
          <w:b/>
          <w:bCs/>
          <w:color w:val="000000" w:themeColor="text1"/>
          <w:kern w:val="0"/>
          <w:u w:val="single"/>
          <w:rtl/>
          <w14:ligatures w14:val="none"/>
          <w:rPrChange w:id="309" w:author="Edna Laufer Globus" w:date="2024-11-14T17:05:00Z">
            <w:rPr>
              <w:rFonts w:ascii="Heebo" w:eastAsia="Times New Roman" w:hAnsi="Heebo" w:cs="Heebo"/>
              <w:b/>
              <w:bCs/>
              <w:color w:val="FF0000"/>
              <w:kern w:val="0"/>
              <w:rtl/>
              <w14:ligatures w14:val="none"/>
            </w:rPr>
          </w:rPrChange>
        </w:rPr>
        <w:pPrChange w:id="310" w:author="Edna Laufer Globus" w:date="2024-11-14T16:39:00Z">
          <w:pPr>
            <w:shd w:val="clear" w:color="auto" w:fill="FFFFFF"/>
            <w:bidi/>
            <w:spacing w:before="100" w:beforeAutospacing="1" w:after="100" w:afterAutospacing="1"/>
            <w:ind w:left="360"/>
            <w:outlineLvl w:val="2"/>
          </w:pPr>
        </w:pPrChange>
      </w:pPr>
      <w:r w:rsidRPr="00561E02">
        <w:rPr>
          <w:rFonts w:ascii="Heebo" w:eastAsia="Times New Roman" w:hAnsi="Heebo" w:cs="Heebo" w:hint="eastAsia"/>
          <w:b/>
          <w:bCs/>
          <w:color w:val="000000" w:themeColor="text1"/>
          <w:kern w:val="0"/>
          <w:u w:val="single"/>
          <w:rtl/>
          <w14:ligatures w14:val="none"/>
          <w:rPrChange w:id="311" w:author="Edna Laufer Globus" w:date="2024-11-14T17:05:00Z">
            <w:rPr>
              <w:rFonts w:ascii="Heebo" w:eastAsia="Times New Roman" w:hAnsi="Heebo" w:cs="Heebo" w:hint="eastAsia"/>
              <w:b/>
              <w:bCs/>
              <w:color w:val="FF0000"/>
              <w:kern w:val="0"/>
              <w:rtl/>
              <w14:ligatures w14:val="none"/>
            </w:rPr>
          </w:rPrChange>
        </w:rPr>
        <w:t>לאחר</w:t>
      </w:r>
      <w:r w:rsidRPr="00561E02">
        <w:rPr>
          <w:rFonts w:ascii="Heebo" w:eastAsia="Times New Roman" w:hAnsi="Heebo" w:cs="Heebo"/>
          <w:b/>
          <w:bCs/>
          <w:color w:val="000000" w:themeColor="text1"/>
          <w:kern w:val="0"/>
          <w:u w:val="single"/>
          <w:rtl/>
          <w14:ligatures w14:val="none"/>
          <w:rPrChange w:id="312" w:author="Edna Laufer Globus" w:date="2024-11-14T17:05:00Z">
            <w:rPr>
              <w:rFonts w:ascii="Heebo" w:eastAsia="Times New Roman" w:hAnsi="Heebo" w:cs="Heebo"/>
              <w:b/>
              <w:bCs/>
              <w:color w:val="FF0000"/>
              <w:kern w:val="0"/>
              <w:rtl/>
              <w14:ligatures w14:val="none"/>
            </w:rPr>
          </w:rPrChange>
        </w:rPr>
        <w:t xml:space="preserve"> </w:t>
      </w:r>
      <w:r w:rsidRPr="00561E02">
        <w:rPr>
          <w:rFonts w:ascii="Heebo" w:eastAsia="Times New Roman" w:hAnsi="Heebo" w:cs="Heebo" w:hint="eastAsia"/>
          <w:b/>
          <w:bCs/>
          <w:color w:val="000000" w:themeColor="text1"/>
          <w:kern w:val="0"/>
          <w:u w:val="single"/>
          <w:rtl/>
          <w14:ligatures w14:val="none"/>
          <w:rPrChange w:id="313" w:author="Edna Laufer Globus" w:date="2024-11-14T17:05:00Z">
            <w:rPr>
              <w:rFonts w:ascii="Heebo" w:eastAsia="Times New Roman" w:hAnsi="Heebo" w:cs="Heebo" w:hint="eastAsia"/>
              <w:b/>
              <w:bCs/>
              <w:color w:val="FF0000"/>
              <w:kern w:val="0"/>
              <w:rtl/>
              <w14:ligatures w14:val="none"/>
            </w:rPr>
          </w:rPrChange>
        </w:rPr>
        <w:t>ההפסקה</w:t>
      </w:r>
      <w:r w:rsidRPr="00561E02">
        <w:rPr>
          <w:rFonts w:ascii="Heebo" w:eastAsia="Times New Roman" w:hAnsi="Heebo" w:cs="Heebo"/>
          <w:b/>
          <w:bCs/>
          <w:color w:val="000000" w:themeColor="text1"/>
          <w:kern w:val="0"/>
          <w:u w:val="single"/>
          <w:rtl/>
          <w14:ligatures w14:val="none"/>
          <w:rPrChange w:id="314" w:author="Edna Laufer Globus" w:date="2024-11-14T17:05:00Z">
            <w:rPr>
              <w:rFonts w:ascii="Heebo" w:eastAsia="Times New Roman" w:hAnsi="Heebo" w:cs="Heebo"/>
              <w:b/>
              <w:bCs/>
              <w:color w:val="FF0000"/>
              <w:kern w:val="0"/>
              <w:rtl/>
              <w14:ligatures w14:val="none"/>
            </w:rPr>
          </w:rPrChange>
        </w:rPr>
        <w:t xml:space="preserve"> </w:t>
      </w:r>
      <w:r w:rsidRPr="00561E02">
        <w:rPr>
          <w:rFonts w:ascii="Heebo" w:eastAsia="Times New Roman" w:hAnsi="Heebo" w:cs="Heebo" w:hint="eastAsia"/>
          <w:b/>
          <w:bCs/>
          <w:color w:val="000000" w:themeColor="text1"/>
          <w:kern w:val="0"/>
          <w:u w:val="single"/>
          <w:rtl/>
          <w14:ligatures w14:val="none"/>
          <w:rPrChange w:id="315" w:author="Edna Laufer Globus" w:date="2024-11-14T17:05:00Z">
            <w:rPr>
              <w:rFonts w:ascii="Heebo" w:eastAsia="Times New Roman" w:hAnsi="Heebo" w:cs="Heebo" w:hint="eastAsia"/>
              <w:b/>
              <w:bCs/>
              <w:color w:val="FF0000"/>
              <w:kern w:val="0"/>
              <w:rtl/>
              <w14:ligatures w14:val="none"/>
            </w:rPr>
          </w:rPrChange>
        </w:rPr>
        <w:t>נערבב</w:t>
      </w:r>
      <w:r w:rsidRPr="00561E02">
        <w:rPr>
          <w:rFonts w:ascii="Heebo" w:eastAsia="Times New Roman" w:hAnsi="Heebo" w:cs="Heebo"/>
          <w:b/>
          <w:bCs/>
          <w:color w:val="000000" w:themeColor="text1"/>
          <w:kern w:val="0"/>
          <w:u w:val="single"/>
          <w:rtl/>
          <w14:ligatures w14:val="none"/>
          <w:rPrChange w:id="316" w:author="Edna Laufer Globus" w:date="2024-11-14T17:05:00Z">
            <w:rPr>
              <w:rFonts w:ascii="Heebo" w:eastAsia="Times New Roman" w:hAnsi="Heebo" w:cs="Heebo"/>
              <w:b/>
              <w:bCs/>
              <w:color w:val="FF0000"/>
              <w:kern w:val="0"/>
              <w:rtl/>
              <w14:ligatures w14:val="none"/>
            </w:rPr>
          </w:rPrChange>
        </w:rPr>
        <w:t xml:space="preserve"> </w:t>
      </w:r>
      <w:r w:rsidRPr="00561E02">
        <w:rPr>
          <w:rFonts w:ascii="Heebo" w:eastAsia="Times New Roman" w:hAnsi="Heebo" w:cs="Heebo" w:hint="eastAsia"/>
          <w:b/>
          <w:bCs/>
          <w:color w:val="000000" w:themeColor="text1"/>
          <w:kern w:val="0"/>
          <w:u w:val="single"/>
          <w:rtl/>
          <w14:ligatures w14:val="none"/>
          <w:rPrChange w:id="317" w:author="Edna Laufer Globus" w:date="2024-11-14T17:05:00Z">
            <w:rPr>
              <w:rFonts w:ascii="Heebo" w:eastAsia="Times New Roman" w:hAnsi="Heebo" w:cs="Heebo" w:hint="eastAsia"/>
              <w:b/>
              <w:bCs/>
              <w:color w:val="FF0000"/>
              <w:kern w:val="0"/>
              <w:rtl/>
              <w14:ligatures w14:val="none"/>
            </w:rPr>
          </w:rPrChange>
        </w:rPr>
        <w:t>בין</w:t>
      </w:r>
      <w:r w:rsidRPr="00561E02">
        <w:rPr>
          <w:rFonts w:ascii="Heebo" w:eastAsia="Times New Roman" w:hAnsi="Heebo" w:cs="Heebo"/>
          <w:b/>
          <w:bCs/>
          <w:color w:val="000000" w:themeColor="text1"/>
          <w:kern w:val="0"/>
          <w:u w:val="single"/>
          <w:rtl/>
          <w14:ligatures w14:val="none"/>
          <w:rPrChange w:id="318" w:author="Edna Laufer Globus" w:date="2024-11-14T17:05:00Z">
            <w:rPr>
              <w:rFonts w:ascii="Heebo" w:eastAsia="Times New Roman" w:hAnsi="Heebo" w:cs="Heebo"/>
              <w:b/>
              <w:bCs/>
              <w:color w:val="FF0000"/>
              <w:kern w:val="0"/>
              <w:rtl/>
              <w14:ligatures w14:val="none"/>
            </w:rPr>
          </w:rPrChange>
        </w:rPr>
        <w:t xml:space="preserve"> </w:t>
      </w:r>
      <w:r w:rsidRPr="00561E02">
        <w:rPr>
          <w:rFonts w:ascii="Heebo" w:eastAsia="Times New Roman" w:hAnsi="Heebo" w:cs="Heebo" w:hint="eastAsia"/>
          <w:b/>
          <w:bCs/>
          <w:color w:val="000000" w:themeColor="text1"/>
          <w:kern w:val="0"/>
          <w:u w:val="single"/>
          <w:rtl/>
          <w14:ligatures w14:val="none"/>
          <w:rPrChange w:id="319" w:author="Edna Laufer Globus" w:date="2024-11-14T17:05:00Z">
            <w:rPr>
              <w:rFonts w:ascii="Heebo" w:eastAsia="Times New Roman" w:hAnsi="Heebo" w:cs="Heebo" w:hint="eastAsia"/>
              <w:b/>
              <w:bCs/>
              <w:color w:val="FF0000"/>
              <w:kern w:val="0"/>
              <w:rtl/>
              <w14:ligatures w14:val="none"/>
            </w:rPr>
          </w:rPrChange>
        </w:rPr>
        <w:t>שתי</w:t>
      </w:r>
      <w:r w:rsidRPr="00561E02">
        <w:rPr>
          <w:rFonts w:ascii="Heebo" w:eastAsia="Times New Roman" w:hAnsi="Heebo" w:cs="Heebo"/>
          <w:b/>
          <w:bCs/>
          <w:color w:val="000000" w:themeColor="text1"/>
          <w:kern w:val="0"/>
          <w:u w:val="single"/>
          <w:rtl/>
          <w14:ligatures w14:val="none"/>
          <w:rPrChange w:id="320" w:author="Edna Laufer Globus" w:date="2024-11-14T17:05:00Z">
            <w:rPr>
              <w:rFonts w:ascii="Heebo" w:eastAsia="Times New Roman" w:hAnsi="Heebo" w:cs="Heebo"/>
              <w:b/>
              <w:bCs/>
              <w:color w:val="FF0000"/>
              <w:kern w:val="0"/>
              <w:rtl/>
              <w14:ligatures w14:val="none"/>
            </w:rPr>
          </w:rPrChange>
        </w:rPr>
        <w:t xml:space="preserve"> </w:t>
      </w:r>
      <w:r w:rsidRPr="00561E02">
        <w:rPr>
          <w:rFonts w:ascii="Heebo" w:eastAsia="Times New Roman" w:hAnsi="Heebo" w:cs="Heebo" w:hint="eastAsia"/>
          <w:b/>
          <w:bCs/>
          <w:color w:val="000000" w:themeColor="text1"/>
          <w:kern w:val="0"/>
          <w:u w:val="single"/>
          <w:rtl/>
          <w14:ligatures w14:val="none"/>
          <w:rPrChange w:id="321" w:author="Edna Laufer Globus" w:date="2024-11-14T17:05:00Z">
            <w:rPr>
              <w:rFonts w:ascii="Heebo" w:eastAsia="Times New Roman" w:hAnsi="Heebo" w:cs="Heebo" w:hint="eastAsia"/>
              <w:b/>
              <w:bCs/>
              <w:color w:val="FF0000"/>
              <w:kern w:val="0"/>
              <w:rtl/>
              <w14:ligatures w14:val="none"/>
            </w:rPr>
          </w:rPrChange>
        </w:rPr>
        <w:t>הקבוצות</w:t>
      </w:r>
      <w:r w:rsidRPr="00561E02">
        <w:rPr>
          <w:rFonts w:ascii="Heebo" w:eastAsia="Times New Roman" w:hAnsi="Heebo" w:cs="Heebo"/>
          <w:b/>
          <w:bCs/>
          <w:color w:val="000000" w:themeColor="text1"/>
          <w:kern w:val="0"/>
          <w:u w:val="single"/>
          <w:rtl/>
          <w14:ligatures w14:val="none"/>
          <w:rPrChange w:id="322" w:author="Edna Laufer Globus" w:date="2024-11-14T17:05:00Z">
            <w:rPr>
              <w:rFonts w:ascii="Heebo" w:eastAsia="Times New Roman" w:hAnsi="Heebo" w:cs="Heebo"/>
              <w:b/>
              <w:bCs/>
              <w:color w:val="FF0000"/>
              <w:kern w:val="0"/>
              <w:rtl/>
              <w14:ligatures w14:val="none"/>
            </w:rPr>
          </w:rPrChange>
        </w:rPr>
        <w:t xml:space="preserve"> </w:t>
      </w:r>
      <w:r w:rsidRPr="00561E02">
        <w:rPr>
          <w:rFonts w:ascii="Heebo" w:eastAsia="Times New Roman" w:hAnsi="Heebo" w:cs="Heebo" w:hint="eastAsia"/>
          <w:b/>
          <w:bCs/>
          <w:color w:val="000000" w:themeColor="text1"/>
          <w:kern w:val="0"/>
          <w:u w:val="single"/>
          <w:rtl/>
          <w14:ligatures w14:val="none"/>
          <w:rPrChange w:id="323" w:author="Edna Laufer Globus" w:date="2024-11-14T17:05:00Z">
            <w:rPr>
              <w:rFonts w:ascii="Heebo" w:eastAsia="Times New Roman" w:hAnsi="Heebo" w:cs="Heebo" w:hint="eastAsia"/>
              <w:b/>
              <w:bCs/>
              <w:color w:val="FF0000"/>
              <w:kern w:val="0"/>
              <w:rtl/>
              <w14:ligatures w14:val="none"/>
            </w:rPr>
          </w:rPrChange>
        </w:rPr>
        <w:t>וניצור</w:t>
      </w:r>
      <w:r w:rsidRPr="00561E02">
        <w:rPr>
          <w:rFonts w:ascii="Heebo" w:eastAsia="Times New Roman" w:hAnsi="Heebo" w:cs="Heebo"/>
          <w:b/>
          <w:bCs/>
          <w:color w:val="000000" w:themeColor="text1"/>
          <w:kern w:val="0"/>
          <w:u w:val="single"/>
          <w:rtl/>
          <w14:ligatures w14:val="none"/>
          <w:rPrChange w:id="324" w:author="Edna Laufer Globus" w:date="2024-11-14T17:05:00Z">
            <w:rPr>
              <w:rFonts w:ascii="Heebo" w:eastAsia="Times New Roman" w:hAnsi="Heebo" w:cs="Heebo"/>
              <w:b/>
              <w:bCs/>
              <w:color w:val="FF0000"/>
              <w:kern w:val="0"/>
              <w:rtl/>
              <w14:ligatures w14:val="none"/>
            </w:rPr>
          </w:rPrChange>
        </w:rPr>
        <w:t xml:space="preserve"> 2 </w:t>
      </w:r>
      <w:r w:rsidRPr="00561E02">
        <w:rPr>
          <w:rFonts w:ascii="Heebo" w:eastAsia="Times New Roman" w:hAnsi="Heebo" w:cs="Heebo" w:hint="eastAsia"/>
          <w:b/>
          <w:bCs/>
          <w:color w:val="000000" w:themeColor="text1"/>
          <w:kern w:val="0"/>
          <w:u w:val="single"/>
          <w:rtl/>
          <w14:ligatures w14:val="none"/>
          <w:rPrChange w:id="325" w:author="Edna Laufer Globus" w:date="2024-11-14T17:05:00Z">
            <w:rPr>
              <w:rFonts w:ascii="Heebo" w:eastAsia="Times New Roman" w:hAnsi="Heebo" w:cs="Heebo" w:hint="eastAsia"/>
              <w:b/>
              <w:bCs/>
              <w:color w:val="FF0000"/>
              <w:kern w:val="0"/>
              <w:rtl/>
              <w14:ligatures w14:val="none"/>
            </w:rPr>
          </w:rPrChange>
        </w:rPr>
        <w:t>קבוצות</w:t>
      </w:r>
      <w:r w:rsidRPr="00561E02">
        <w:rPr>
          <w:rFonts w:ascii="Heebo" w:eastAsia="Times New Roman" w:hAnsi="Heebo" w:cs="Heebo"/>
          <w:b/>
          <w:bCs/>
          <w:color w:val="000000" w:themeColor="text1"/>
          <w:kern w:val="0"/>
          <w:u w:val="single"/>
          <w:rtl/>
          <w14:ligatures w14:val="none"/>
          <w:rPrChange w:id="326" w:author="Edna Laufer Globus" w:date="2024-11-14T17:05:00Z">
            <w:rPr>
              <w:rFonts w:ascii="Heebo" w:eastAsia="Times New Roman" w:hAnsi="Heebo" w:cs="Heebo"/>
              <w:b/>
              <w:bCs/>
              <w:color w:val="FF0000"/>
              <w:kern w:val="0"/>
              <w:rtl/>
              <w14:ligatures w14:val="none"/>
            </w:rPr>
          </w:rPrChange>
        </w:rPr>
        <w:t xml:space="preserve"> </w:t>
      </w:r>
      <w:r w:rsidRPr="00561E02">
        <w:rPr>
          <w:rFonts w:ascii="Heebo" w:eastAsia="Times New Roman" w:hAnsi="Heebo" w:cs="Heebo" w:hint="eastAsia"/>
          <w:b/>
          <w:bCs/>
          <w:color w:val="000000" w:themeColor="text1"/>
          <w:kern w:val="0"/>
          <w:u w:val="single"/>
          <w:rtl/>
          <w14:ligatures w14:val="none"/>
          <w:rPrChange w:id="327" w:author="Edna Laufer Globus" w:date="2024-11-14T17:05:00Z">
            <w:rPr>
              <w:rFonts w:ascii="Heebo" w:eastAsia="Times New Roman" w:hAnsi="Heebo" w:cs="Heebo" w:hint="eastAsia"/>
              <w:b/>
              <w:bCs/>
              <w:color w:val="FF0000"/>
              <w:kern w:val="0"/>
              <w:rtl/>
              <w14:ligatures w14:val="none"/>
            </w:rPr>
          </w:rPrChange>
        </w:rPr>
        <w:t>חדשות</w:t>
      </w:r>
      <w:ins w:id="328" w:author="Edna Laufer Globus" w:date="2024-11-14T16:39:00Z">
        <w:r w:rsidR="002104A7" w:rsidRPr="00561E02">
          <w:rPr>
            <w:rFonts w:ascii="Heebo" w:eastAsia="Times New Roman" w:hAnsi="Heebo" w:cs="Heebo"/>
            <w:b/>
            <w:bCs/>
            <w:color w:val="000000" w:themeColor="text1"/>
            <w:kern w:val="0"/>
            <w:u w:val="single"/>
            <w:rtl/>
            <w14:ligatures w14:val="none"/>
            <w:rPrChange w:id="329" w:author="Edna Laufer Globus" w:date="2024-11-14T17:05:00Z">
              <w:rPr>
                <w:rFonts w:ascii="Heebo" w:eastAsia="Times New Roman" w:hAnsi="Heebo" w:cs="Heebo"/>
                <w:b/>
                <w:bCs/>
                <w:color w:val="FF0000"/>
                <w:kern w:val="0"/>
                <w:rtl/>
                <w14:ligatures w14:val="none"/>
              </w:rPr>
            </w:rPrChange>
          </w:rPr>
          <w:t xml:space="preserve"> (דורש הכנה)</w:t>
        </w:r>
      </w:ins>
    </w:p>
    <w:p w14:paraId="71F0DC31" w14:textId="6E74889A" w:rsidR="00847259" w:rsidRPr="00D536C1" w:rsidDel="002104A7" w:rsidRDefault="00847259" w:rsidP="00847259">
      <w:pPr>
        <w:shd w:val="clear" w:color="auto" w:fill="FFFFFF"/>
        <w:bidi/>
        <w:spacing w:before="100" w:beforeAutospacing="1" w:after="100" w:afterAutospacing="1"/>
        <w:ind w:left="360"/>
        <w:outlineLvl w:val="2"/>
        <w:rPr>
          <w:del w:id="330" w:author="Edna Laufer Globus" w:date="2024-11-14T16:38:00Z"/>
          <w:rFonts w:ascii="Heebo" w:eastAsia="Times New Roman" w:hAnsi="Heebo" w:cs="Heebo"/>
          <w:color w:val="FF0000"/>
          <w:kern w:val="0"/>
          <w:rtl/>
          <w14:ligatures w14:val="none"/>
        </w:rPr>
      </w:pPr>
      <w:del w:id="331" w:author="Edna Laufer Globus" w:date="2024-11-14T16:38:00Z">
        <w:r w:rsidRPr="00D536C1" w:rsidDel="002104A7">
          <w:rPr>
            <w:rFonts w:ascii="Heebo" w:eastAsia="Times New Roman" w:hAnsi="Heebo" w:cs="Heebo" w:hint="cs"/>
            <w:b/>
            <w:bCs/>
            <w:color w:val="FF0000"/>
            <w:kern w:val="0"/>
            <w:rtl/>
            <w14:ligatures w14:val="none"/>
          </w:rPr>
          <w:delText>קבוצה #</w:delText>
        </w:r>
        <w:r w:rsidDel="002104A7">
          <w:rPr>
            <w:rFonts w:ascii="Heebo" w:eastAsia="Times New Roman" w:hAnsi="Heebo" w:cs="Heebo" w:hint="cs"/>
            <w:b/>
            <w:bCs/>
            <w:color w:val="FF0000"/>
            <w:kern w:val="0"/>
            <w:rtl/>
            <w14:ligatures w14:val="none"/>
          </w:rPr>
          <w:delText>1</w:delText>
        </w:r>
        <w:r w:rsidRPr="00D536C1" w:rsidDel="002104A7">
          <w:rPr>
            <w:rFonts w:ascii="Heebo" w:eastAsia="Times New Roman" w:hAnsi="Heebo" w:cs="Heebo" w:hint="cs"/>
            <w:b/>
            <w:bCs/>
            <w:color w:val="FF0000"/>
            <w:kern w:val="0"/>
            <w:rtl/>
            <w14:ligatures w14:val="none"/>
          </w:rPr>
          <w:delText xml:space="preserve"> </w:delText>
        </w:r>
        <w:r w:rsidRPr="00D536C1" w:rsidDel="002104A7">
          <w:rPr>
            <w:rFonts w:ascii="Heebo" w:eastAsia="Times New Roman" w:hAnsi="Heebo" w:cs="Heebo"/>
            <w:b/>
            <w:bCs/>
            <w:color w:val="FF0000"/>
            <w:kern w:val="0"/>
            <w:rtl/>
            <w14:ligatures w14:val="none"/>
          </w:rPr>
          <w:delText>–</w:delText>
        </w:r>
        <w:r w:rsidRPr="00847259" w:rsidDel="002104A7">
          <w:rPr>
            <w:rFonts w:ascii="Heebo" w:eastAsia="Times New Roman" w:hAnsi="Heebo" w:cs="Heebo" w:hint="cs"/>
            <w:color w:val="000000"/>
            <w:kern w:val="0"/>
            <w:rtl/>
            <w14:ligatures w14:val="none"/>
          </w:rPr>
          <w:delText xml:space="preserve"> </w:delText>
        </w:r>
        <w:r w:rsidRPr="00847259" w:rsidDel="002104A7">
          <w:rPr>
            <w:rFonts w:ascii="Heebo" w:eastAsia="Times New Roman" w:hAnsi="Heebo" w:cs="Heebo" w:hint="cs"/>
            <w:b/>
            <w:bCs/>
            <w:color w:val="FF0000"/>
            <w:kern w:val="0"/>
            <w:rtl/>
            <w14:ligatures w14:val="none"/>
          </w:rPr>
          <w:delText xml:space="preserve">איפון הפרסונות של גורמי המקצוע הנדרשים במתן השירות </w:delText>
        </w:r>
        <w:r w:rsidRPr="00D536C1" w:rsidDel="002104A7">
          <w:rPr>
            <w:rFonts w:ascii="Heebo" w:eastAsia="Times New Roman" w:hAnsi="Heebo" w:cs="Heebo" w:hint="cs"/>
            <w:b/>
            <w:bCs/>
            <w:color w:val="FF0000"/>
            <w:kern w:val="0"/>
            <w:rtl/>
            <w14:ligatures w14:val="none"/>
          </w:rPr>
          <w:delText xml:space="preserve">/ </w:delText>
        </w:r>
        <w:r w:rsidRPr="00D536C1" w:rsidDel="002104A7">
          <w:rPr>
            <w:rFonts w:ascii="Heebo" w:eastAsia="Times New Roman" w:hAnsi="Heebo" w:cs="Heebo" w:hint="cs"/>
            <w:color w:val="FF0000"/>
            <w:kern w:val="0"/>
            <w:rtl/>
            <w14:ligatures w14:val="none"/>
          </w:rPr>
          <w:delText>עבודה על גבי גיליונו</w:delText>
        </w:r>
        <w:r w:rsidRPr="00D536C1" w:rsidDel="002104A7">
          <w:rPr>
            <w:rFonts w:ascii="Heebo" w:eastAsia="Times New Roman" w:hAnsi="Heebo" w:cs="Heebo" w:hint="eastAsia"/>
            <w:color w:val="FF0000"/>
            <w:kern w:val="0"/>
            <w:rtl/>
            <w14:ligatures w14:val="none"/>
          </w:rPr>
          <w:delText>ת</w:delText>
        </w:r>
        <w:r w:rsidRPr="00D536C1" w:rsidDel="002104A7">
          <w:rPr>
            <w:rFonts w:ascii="Heebo" w:eastAsia="Times New Roman" w:hAnsi="Heebo" w:cs="Heebo" w:hint="cs"/>
            <w:color w:val="FF0000"/>
            <w:kern w:val="0"/>
            <w:rtl/>
            <w14:ligatures w14:val="none"/>
          </w:rPr>
          <w:delText xml:space="preserve"> עבודה</w:delText>
        </w:r>
      </w:del>
    </w:p>
    <w:p w14:paraId="3799704A" w14:textId="48ABA263" w:rsidR="00847259" w:rsidRPr="00785269" w:rsidDel="002104A7" w:rsidRDefault="00847259" w:rsidP="00847259">
      <w:pPr>
        <w:shd w:val="clear" w:color="auto" w:fill="FFFFFF"/>
        <w:bidi/>
        <w:rPr>
          <w:del w:id="332" w:author="Edna Laufer Globus" w:date="2024-11-14T16:38:00Z"/>
          <w:rFonts w:ascii="Heebo" w:eastAsia="Times New Roman" w:hAnsi="Heebo" w:cs="Heebo"/>
          <w:color w:val="000000"/>
          <w:kern w:val="0"/>
          <w14:ligatures w14:val="none"/>
        </w:rPr>
      </w:pPr>
      <w:del w:id="333" w:author="Edna Laufer Globus" w:date="2024-11-14T16:38:00Z">
        <w:r w:rsidRPr="00D536C1" w:rsidDel="002104A7">
          <w:rPr>
            <w:rFonts w:ascii="Heebo" w:eastAsia="Times New Roman" w:hAnsi="Heebo" w:cs="Heebo" w:hint="cs"/>
            <w:b/>
            <w:bCs/>
            <w:color w:val="000000"/>
            <w:kern w:val="0"/>
            <w:rtl/>
            <w14:ligatures w14:val="none"/>
          </w:rPr>
          <w:delText>המטר</w:delText>
        </w:r>
        <w:r w:rsidDel="002104A7">
          <w:rPr>
            <w:rFonts w:ascii="Heebo" w:eastAsia="Times New Roman" w:hAnsi="Heebo" w:cs="Heebo" w:hint="cs"/>
            <w:b/>
            <w:bCs/>
            <w:color w:val="000000"/>
            <w:kern w:val="0"/>
            <w:rtl/>
            <w14:ligatures w14:val="none"/>
          </w:rPr>
          <w:delText>ה</w:delText>
        </w:r>
        <w:r w:rsidRPr="00847259" w:rsidDel="002104A7">
          <w:rPr>
            <w:rFonts w:ascii="Heebo" w:eastAsia="Times New Roman" w:hAnsi="Heebo" w:cs="Heebo" w:hint="cs"/>
            <w:color w:val="000000"/>
            <w:kern w:val="0"/>
            <w:rtl/>
            <w14:ligatures w14:val="none"/>
          </w:rPr>
          <w:delText xml:space="preserve"> </w:delText>
        </w:r>
        <w:r w:rsidRPr="00785269" w:rsidDel="002104A7">
          <w:rPr>
            <w:rFonts w:ascii="Heebo" w:eastAsia="Times New Roman" w:hAnsi="Heebo" w:cs="Heebo" w:hint="cs"/>
            <w:color w:val="000000"/>
            <w:kern w:val="0"/>
            <w:rtl/>
            <w14:ligatures w14:val="none"/>
          </w:rPr>
          <w:delText>להגדיר במפורט את פרופיל נותני השירותים, תפקידם, אחריותם, היקף פעילות, הכשרה נדרשת, יכולות</w:delText>
        </w:r>
        <w:r w:rsidRPr="00785269" w:rsidDel="002104A7">
          <w:rPr>
            <w:rFonts w:ascii="Heebo" w:eastAsia="Times New Roman" w:hAnsi="Heebo" w:cs="Heebo" w:hint="cs"/>
            <w:color w:val="000000"/>
            <w:kern w:val="0"/>
            <w14:ligatures w14:val="none"/>
          </w:rPr>
          <w:delText xml:space="preserve">. </w:delText>
        </w:r>
        <w:r w:rsidRPr="00785269" w:rsidDel="002104A7">
          <w:rPr>
            <w:rFonts w:ascii="Heebo" w:eastAsia="Times New Roman" w:hAnsi="Heebo" w:cs="Heebo" w:hint="cs"/>
            <w:color w:val="000000"/>
            <w:kern w:val="0"/>
            <w:rtl/>
            <w14:ligatures w14:val="none"/>
          </w:rPr>
          <w:delText>נדרש לבנות 2-3 פרסונות של פרסונות של נותני השירותים</w:delText>
        </w:r>
      </w:del>
    </w:p>
    <w:p w14:paraId="483A472E" w14:textId="33233A6C" w:rsidR="00847259" w:rsidRPr="00847259" w:rsidDel="002104A7" w:rsidRDefault="00847259" w:rsidP="00847259">
      <w:pPr>
        <w:shd w:val="clear" w:color="auto" w:fill="FFFFFF"/>
        <w:bidi/>
        <w:spacing w:before="100" w:beforeAutospacing="1" w:after="100" w:afterAutospacing="1"/>
        <w:outlineLvl w:val="3"/>
        <w:rPr>
          <w:del w:id="334" w:author="Edna Laufer Globus" w:date="2024-11-14T16:38:00Z"/>
          <w:rFonts w:ascii="Heebo" w:eastAsia="Times New Roman" w:hAnsi="Heebo" w:cs="Heebo"/>
          <w:color w:val="FF0000"/>
          <w:kern w:val="0"/>
          <w14:ligatures w14:val="none"/>
        </w:rPr>
      </w:pPr>
      <w:del w:id="335" w:author="Edna Laufer Globus" w:date="2024-11-14T16:38:00Z">
        <w:r w:rsidRPr="00847259" w:rsidDel="002104A7">
          <w:rPr>
            <w:rFonts w:ascii="Heebo" w:eastAsia="Times New Roman" w:hAnsi="Heebo" w:cs="Heebo" w:hint="cs"/>
            <w:color w:val="FF0000"/>
            <w:kern w:val="0"/>
            <w:rtl/>
            <w14:ligatures w14:val="none"/>
          </w:rPr>
          <w:delText>שלב 1: בחירת סוגי התפקידים המרכזיים</w:delText>
        </w:r>
      </w:del>
    </w:p>
    <w:p w14:paraId="7EC987C0" w14:textId="35D3956D" w:rsidR="00847259" w:rsidRPr="00785269" w:rsidDel="003A3BEC" w:rsidRDefault="00847259" w:rsidP="00847259">
      <w:pPr>
        <w:numPr>
          <w:ilvl w:val="0"/>
          <w:numId w:val="19"/>
        </w:numPr>
        <w:shd w:val="clear" w:color="auto" w:fill="FFFFFF"/>
        <w:bidi/>
        <w:rPr>
          <w:del w:id="336" w:author="Edna Laufer Globus" w:date="2024-11-14T14:09:00Z"/>
          <w:rFonts w:ascii="Heebo" w:eastAsia="Times New Roman" w:hAnsi="Heebo" w:cs="Heebo"/>
          <w:color w:val="000000"/>
          <w:kern w:val="0"/>
          <w14:ligatures w14:val="none"/>
        </w:rPr>
      </w:pPr>
      <w:del w:id="337" w:author="Edna Laufer Globus" w:date="2024-11-14T14:09:00Z">
        <w:r w:rsidRPr="00785269" w:rsidDel="003A3BEC">
          <w:rPr>
            <w:rFonts w:ascii="Heebo" w:eastAsia="Times New Roman" w:hAnsi="Heebo" w:cs="Heebo" w:hint="cs"/>
            <w:color w:val="000000"/>
            <w:kern w:val="0"/>
            <w:rtl/>
            <w14:ligatures w14:val="none"/>
          </w:rPr>
          <w:delText xml:space="preserve">בחרו 2-3 סוגי תפקידים עיקריים בתהליך אספקת השירות </w:delText>
        </w:r>
      </w:del>
    </w:p>
    <w:p w14:paraId="1469BB00" w14:textId="31CABE6C" w:rsidR="00847259" w:rsidRPr="00847259" w:rsidDel="003A3BEC" w:rsidRDefault="00847259" w:rsidP="00847259">
      <w:pPr>
        <w:shd w:val="clear" w:color="auto" w:fill="FFFFFF"/>
        <w:bidi/>
        <w:ind w:left="360" w:firstLine="360"/>
        <w:rPr>
          <w:del w:id="338" w:author="Edna Laufer Globus" w:date="2024-11-14T14:09:00Z"/>
          <w:rFonts w:ascii="Heebo" w:eastAsia="Times New Roman" w:hAnsi="Heebo" w:cs="Heebo"/>
          <w:color w:val="000000"/>
          <w:kern w:val="0"/>
          <w14:ligatures w14:val="none"/>
        </w:rPr>
      </w:pPr>
      <w:del w:id="339" w:author="Edna Laufer Globus" w:date="2024-11-14T14:09:00Z">
        <w:r w:rsidRPr="00847259" w:rsidDel="003A3BEC">
          <w:rPr>
            <w:rFonts w:ascii="Heebo" w:eastAsia="Times New Roman" w:hAnsi="Heebo" w:cs="Heebo" w:hint="cs"/>
            <w:color w:val="000000"/>
            <w:kern w:val="0"/>
            <w:rtl/>
            <w14:ligatures w14:val="none"/>
          </w:rPr>
          <w:delText>דוגמאות לתפקידים אפשריים</w:delText>
        </w:r>
        <w:r w:rsidRPr="00847259" w:rsidDel="003A3BEC">
          <w:rPr>
            <w:rFonts w:ascii="Heebo" w:eastAsia="Times New Roman" w:hAnsi="Heebo" w:cs="Heebo" w:hint="cs"/>
            <w:color w:val="000000"/>
            <w:kern w:val="0"/>
            <w14:ligatures w14:val="none"/>
          </w:rPr>
          <w:delText>:</w:delText>
        </w:r>
      </w:del>
    </w:p>
    <w:p w14:paraId="3737B85B" w14:textId="152A3B89" w:rsidR="00847259" w:rsidRPr="00847259" w:rsidDel="003A3BEC" w:rsidRDefault="00847259" w:rsidP="00847259">
      <w:pPr>
        <w:numPr>
          <w:ilvl w:val="1"/>
          <w:numId w:val="19"/>
        </w:numPr>
        <w:shd w:val="clear" w:color="auto" w:fill="FFFFFF"/>
        <w:bidi/>
        <w:rPr>
          <w:del w:id="340" w:author="Edna Laufer Globus" w:date="2024-11-14T14:09:00Z"/>
          <w:rFonts w:ascii="Heebo" w:eastAsia="Times New Roman" w:hAnsi="Heebo" w:cs="Heebo"/>
          <w:color w:val="000000"/>
          <w:kern w:val="0"/>
          <w14:ligatures w14:val="none"/>
        </w:rPr>
      </w:pPr>
      <w:del w:id="341" w:author="Edna Laufer Globus" w:date="2024-11-14T14:09:00Z">
        <w:r w:rsidRPr="00847259" w:rsidDel="003A3BEC">
          <w:rPr>
            <w:rFonts w:ascii="Heebo" w:eastAsia="Times New Roman" w:hAnsi="Heebo" w:cs="Heebo" w:hint="cs"/>
            <w:b/>
            <w:bCs/>
            <w:color w:val="000000"/>
            <w:kern w:val="0"/>
            <w:rtl/>
            <w14:ligatures w14:val="none"/>
          </w:rPr>
          <w:delText>מתאמת שירות</w:delText>
        </w:r>
        <w:r w:rsidDel="003A3BEC">
          <w:rPr>
            <w:rFonts w:ascii="Heebo" w:eastAsia="Times New Roman" w:hAnsi="Heebo" w:cs="Heebo" w:hint="cs"/>
            <w:color w:val="000000"/>
            <w:kern w:val="0"/>
            <w:rtl/>
            <w14:ligatures w14:val="none"/>
          </w:rPr>
          <w:delText>:</w:delText>
        </w:r>
        <w:r w:rsidRPr="00847259" w:rsidDel="003A3BEC">
          <w:rPr>
            <w:rFonts w:ascii="Heebo" w:eastAsia="Times New Roman" w:hAnsi="Heebo" w:cs="Heebo" w:hint="cs"/>
            <w:color w:val="000000"/>
            <w:kern w:val="0"/>
            <w14:ligatures w14:val="none"/>
          </w:rPr>
          <w:delText> </w:delText>
        </w:r>
        <w:r w:rsidRPr="00847259" w:rsidDel="003A3BEC">
          <w:rPr>
            <w:rFonts w:ascii="Heebo" w:eastAsia="Times New Roman" w:hAnsi="Heebo" w:cs="Heebo" w:hint="cs"/>
            <w:color w:val="000000"/>
            <w:kern w:val="0"/>
            <w:rtl/>
            <w14:ligatures w14:val="none"/>
          </w:rPr>
          <w:delText>אחראית על תיאום וקישור בין קשישים לבין ספקי השירות</w:delText>
        </w:r>
        <w:r w:rsidRPr="00847259" w:rsidDel="003A3BEC">
          <w:rPr>
            <w:rFonts w:ascii="Heebo" w:eastAsia="Times New Roman" w:hAnsi="Heebo" w:cs="Heebo" w:hint="cs"/>
            <w:color w:val="000000"/>
            <w:kern w:val="0"/>
            <w14:ligatures w14:val="none"/>
          </w:rPr>
          <w:delText>.</w:delText>
        </w:r>
      </w:del>
    </w:p>
    <w:p w14:paraId="6FA84E3A" w14:textId="2E91086E" w:rsidR="00847259" w:rsidRPr="00847259" w:rsidDel="003A3BEC" w:rsidRDefault="00847259" w:rsidP="00847259">
      <w:pPr>
        <w:numPr>
          <w:ilvl w:val="1"/>
          <w:numId w:val="19"/>
        </w:numPr>
        <w:shd w:val="clear" w:color="auto" w:fill="FFFFFF"/>
        <w:bidi/>
        <w:rPr>
          <w:del w:id="342" w:author="Edna Laufer Globus" w:date="2024-11-14T14:09:00Z"/>
          <w:rFonts w:ascii="Heebo" w:eastAsia="Times New Roman" w:hAnsi="Heebo" w:cs="Heebo"/>
          <w:color w:val="000000"/>
          <w:kern w:val="0"/>
          <w14:ligatures w14:val="none"/>
        </w:rPr>
      </w:pPr>
      <w:del w:id="343" w:author="Edna Laufer Globus" w:date="2024-11-14T14:09:00Z">
        <w:r w:rsidRPr="00847259" w:rsidDel="003A3BEC">
          <w:rPr>
            <w:rFonts w:ascii="Heebo" w:eastAsia="Times New Roman" w:hAnsi="Heebo" w:cs="Heebo" w:hint="cs"/>
            <w:b/>
            <w:bCs/>
            <w:color w:val="000000"/>
            <w:kern w:val="0"/>
            <w:rtl/>
            <w14:ligatures w14:val="none"/>
          </w:rPr>
          <w:delText>ספק שירותי</w:delText>
        </w:r>
        <w:r w:rsidR="00AD268F" w:rsidDel="003A3BEC">
          <w:rPr>
            <w:rFonts w:ascii="Heebo" w:eastAsia="Times New Roman" w:hAnsi="Heebo" w:cs="Heebo" w:hint="cs"/>
            <w:b/>
            <w:bCs/>
            <w:color w:val="000000"/>
            <w:kern w:val="0"/>
            <w:rtl/>
            <w14:ligatures w14:val="none"/>
          </w:rPr>
          <w:delText>ם</w:delText>
        </w:r>
        <w:r w:rsidDel="003A3BEC">
          <w:rPr>
            <w:rFonts w:ascii="Heebo" w:eastAsia="Times New Roman" w:hAnsi="Heebo" w:cs="Heebo" w:hint="cs"/>
            <w:color w:val="000000"/>
            <w:kern w:val="0"/>
            <w:rtl/>
            <w14:ligatures w14:val="none"/>
          </w:rPr>
          <w:delText>:</w:delText>
        </w:r>
        <w:r w:rsidRPr="00847259" w:rsidDel="003A3BEC">
          <w:rPr>
            <w:rFonts w:ascii="Heebo" w:eastAsia="Times New Roman" w:hAnsi="Heebo" w:cs="Heebo" w:hint="cs"/>
            <w:color w:val="000000"/>
            <w:kern w:val="0"/>
            <w14:ligatures w14:val="none"/>
          </w:rPr>
          <w:delText> </w:delText>
        </w:r>
        <w:r w:rsidR="00AD268F" w:rsidDel="003A3BEC">
          <w:rPr>
            <w:rFonts w:ascii="Heebo" w:eastAsia="Times New Roman" w:hAnsi="Heebo" w:cs="Heebo" w:hint="cs"/>
            <w:color w:val="000000"/>
            <w:kern w:val="0"/>
            <w:rtl/>
            <w14:ligatures w14:val="none"/>
          </w:rPr>
          <w:delText xml:space="preserve">למשל מאמן כושר/ </w:delText>
        </w:r>
      </w:del>
      <w:del w:id="344" w:author="Edna Laufer Globus" w:date="2024-11-14T10:28:00Z">
        <w:r w:rsidR="00AD268F" w:rsidDel="00AD5DE6">
          <w:rPr>
            <w:rFonts w:ascii="Heebo" w:eastAsia="Times New Roman" w:hAnsi="Heebo" w:cs="Heebo" w:hint="cs"/>
            <w:color w:val="000000"/>
            <w:kern w:val="0"/>
            <w:rtl/>
            <w14:ligatures w14:val="none"/>
          </w:rPr>
          <w:delText>פיזיוטרפיסט</w:delText>
        </w:r>
      </w:del>
      <w:del w:id="345" w:author="Edna Laufer Globus" w:date="2024-11-14T14:09:00Z">
        <w:r w:rsidRPr="00847259" w:rsidDel="003A3BEC">
          <w:rPr>
            <w:rFonts w:ascii="Heebo" w:eastAsia="Times New Roman" w:hAnsi="Heebo" w:cs="Heebo" w:hint="cs"/>
            <w:color w:val="000000"/>
            <w:kern w:val="0"/>
            <w14:ligatures w14:val="none"/>
          </w:rPr>
          <w:delText>.</w:delText>
        </w:r>
      </w:del>
    </w:p>
    <w:p w14:paraId="26CDF8BD" w14:textId="761B6D09" w:rsidR="00847259" w:rsidRPr="00847259" w:rsidDel="003A3BEC" w:rsidRDefault="00847259" w:rsidP="00847259">
      <w:pPr>
        <w:numPr>
          <w:ilvl w:val="1"/>
          <w:numId w:val="19"/>
        </w:numPr>
        <w:shd w:val="clear" w:color="auto" w:fill="FFFFFF"/>
        <w:bidi/>
        <w:rPr>
          <w:del w:id="346" w:author="Edna Laufer Globus" w:date="2024-11-14T14:09:00Z"/>
          <w:rFonts w:ascii="Heebo" w:eastAsia="Times New Roman" w:hAnsi="Heebo" w:cs="Heebo"/>
          <w:color w:val="000000"/>
          <w:kern w:val="0"/>
          <w14:ligatures w14:val="none"/>
        </w:rPr>
      </w:pPr>
      <w:del w:id="347" w:author="Edna Laufer Globus" w:date="2024-11-14T14:09:00Z">
        <w:r w:rsidRPr="00847259" w:rsidDel="003A3BEC">
          <w:rPr>
            <w:rFonts w:ascii="Heebo" w:eastAsia="Times New Roman" w:hAnsi="Heebo" w:cs="Heebo" w:hint="cs"/>
            <w:b/>
            <w:bCs/>
            <w:color w:val="000000"/>
            <w:kern w:val="0"/>
            <w:rtl/>
            <w14:ligatures w14:val="none"/>
          </w:rPr>
          <w:delText>מנהלת קהילה</w:delText>
        </w:r>
        <w:r w:rsidDel="003A3BEC">
          <w:rPr>
            <w:rFonts w:ascii="Heebo" w:eastAsia="Times New Roman" w:hAnsi="Heebo" w:cs="Heebo" w:hint="cs"/>
            <w:color w:val="000000"/>
            <w:kern w:val="0"/>
            <w:rtl/>
            <w14:ligatures w14:val="none"/>
          </w:rPr>
          <w:delText>:</w:delText>
        </w:r>
        <w:r w:rsidRPr="00847259" w:rsidDel="003A3BEC">
          <w:rPr>
            <w:rFonts w:ascii="Heebo" w:eastAsia="Times New Roman" w:hAnsi="Heebo" w:cs="Heebo" w:hint="cs"/>
            <w:color w:val="000000"/>
            <w:kern w:val="0"/>
            <w14:ligatures w14:val="none"/>
          </w:rPr>
          <w:delText> </w:delText>
        </w:r>
        <w:r w:rsidRPr="00847259" w:rsidDel="003A3BEC">
          <w:rPr>
            <w:rFonts w:ascii="Heebo" w:eastAsia="Times New Roman" w:hAnsi="Heebo" w:cs="Heebo" w:hint="cs"/>
            <w:color w:val="000000"/>
            <w:kern w:val="0"/>
            <w:rtl/>
            <w14:ligatures w14:val="none"/>
          </w:rPr>
          <w:delText>אחראית על ארגון פעילויות קהילתיות ושמירה על קשר עם הקשישים</w:delText>
        </w:r>
        <w:r w:rsidRPr="00847259" w:rsidDel="003A3BEC">
          <w:rPr>
            <w:rFonts w:ascii="Heebo" w:eastAsia="Times New Roman" w:hAnsi="Heebo" w:cs="Heebo" w:hint="cs"/>
            <w:color w:val="000000"/>
            <w:kern w:val="0"/>
            <w14:ligatures w14:val="none"/>
          </w:rPr>
          <w:delText>.</w:delText>
        </w:r>
      </w:del>
    </w:p>
    <w:p w14:paraId="46CC3344" w14:textId="0E51E246" w:rsidR="00847259" w:rsidRPr="00847259" w:rsidDel="002104A7" w:rsidRDefault="00847259" w:rsidP="00847259">
      <w:pPr>
        <w:shd w:val="clear" w:color="auto" w:fill="FFFFFF"/>
        <w:bidi/>
        <w:spacing w:before="100" w:beforeAutospacing="1" w:after="100" w:afterAutospacing="1"/>
        <w:outlineLvl w:val="3"/>
        <w:rPr>
          <w:del w:id="348" w:author="Edna Laufer Globus" w:date="2024-11-14T16:38:00Z"/>
          <w:rFonts w:ascii="Heebo" w:eastAsia="Times New Roman" w:hAnsi="Heebo" w:cs="Heebo"/>
          <w:color w:val="FF0000"/>
          <w:kern w:val="0"/>
          <w14:ligatures w14:val="none"/>
        </w:rPr>
      </w:pPr>
      <w:del w:id="349" w:author="Edna Laufer Globus" w:date="2024-11-14T16:38:00Z">
        <w:r w:rsidRPr="00847259" w:rsidDel="002104A7">
          <w:rPr>
            <w:rFonts w:ascii="Heebo" w:eastAsia="Times New Roman" w:hAnsi="Heebo" w:cs="Heebo" w:hint="cs"/>
            <w:color w:val="FF0000"/>
            <w:kern w:val="0"/>
            <w:rtl/>
            <w14:ligatures w14:val="none"/>
          </w:rPr>
          <w:delText>שלב 2: מילוי טמפלט אפיון פרסונה</w:delText>
        </w:r>
      </w:del>
    </w:p>
    <w:p w14:paraId="4305B285" w14:textId="19D0F7E1" w:rsidR="00847259" w:rsidDel="002104A7" w:rsidRDefault="00847259" w:rsidP="001560EB">
      <w:pPr>
        <w:shd w:val="clear" w:color="auto" w:fill="FFFFFF"/>
        <w:bidi/>
        <w:rPr>
          <w:del w:id="350" w:author="Edna Laufer Globus" w:date="2024-11-14T16:38:00Z"/>
          <w:rFonts w:ascii="Heebo" w:eastAsia="Times New Roman" w:hAnsi="Heebo" w:cs="Heebo"/>
          <w:color w:val="000000"/>
          <w:kern w:val="0"/>
          <w:rtl/>
          <w14:ligatures w14:val="none"/>
        </w:rPr>
      </w:pPr>
      <w:del w:id="351" w:author="Edna Laufer Globus" w:date="2024-11-14T16:38:00Z">
        <w:r w:rsidRPr="00847259" w:rsidDel="002104A7">
          <w:rPr>
            <w:rFonts w:ascii="Heebo" w:eastAsia="Times New Roman" w:hAnsi="Heebo" w:cs="Heebo" w:hint="cs"/>
            <w:b/>
            <w:bCs/>
            <w:color w:val="000000"/>
            <w:kern w:val="0"/>
            <w:rtl/>
            <w14:ligatures w14:val="none"/>
          </w:rPr>
          <w:delText>המטרה:</w:delText>
        </w:r>
        <w:r w:rsidRPr="00785269" w:rsidDel="002104A7">
          <w:rPr>
            <w:rFonts w:ascii="Heebo" w:eastAsia="Times New Roman" w:hAnsi="Heebo" w:cs="Heebo" w:hint="cs"/>
            <w:color w:val="000000"/>
            <w:kern w:val="0"/>
            <w14:ligatures w14:val="none"/>
          </w:rPr>
          <w:delText> </w:delText>
        </w:r>
        <w:r w:rsidRPr="00785269" w:rsidDel="002104A7">
          <w:rPr>
            <w:rFonts w:ascii="Heebo" w:eastAsia="Times New Roman" w:hAnsi="Heebo" w:cs="Heebo" w:hint="cs"/>
            <w:color w:val="000000"/>
            <w:kern w:val="0"/>
            <w:rtl/>
            <w14:ligatures w14:val="none"/>
          </w:rPr>
          <w:delText>להציג בצורה מפורטת את הפרסונה על פי פרמטרים קבועים שמגדירים את תפקידו, אחריותו, מיומנויותיו והכשרתו</w:delText>
        </w:r>
        <w:r w:rsidRPr="00785269" w:rsidDel="002104A7">
          <w:rPr>
            <w:rFonts w:ascii="Heebo" w:eastAsia="Times New Roman" w:hAnsi="Heebo" w:cs="Heebo" w:hint="cs"/>
            <w:color w:val="000000"/>
            <w:kern w:val="0"/>
            <w14:ligatures w14:val="none"/>
          </w:rPr>
          <w:delText>.</w:delText>
        </w:r>
      </w:del>
    </w:p>
    <w:p w14:paraId="5709EDC4" w14:textId="00C2367A" w:rsidR="001560EB" w:rsidRPr="00785269" w:rsidDel="002104A7" w:rsidRDefault="001560EB" w:rsidP="001560EB">
      <w:pPr>
        <w:shd w:val="clear" w:color="auto" w:fill="FFFFFF"/>
        <w:bidi/>
        <w:rPr>
          <w:del w:id="352" w:author="Edna Laufer Globus" w:date="2024-11-14T16:38:00Z"/>
          <w:rFonts w:ascii="Heebo" w:eastAsia="Times New Roman" w:hAnsi="Heebo" w:cs="Heebo"/>
          <w:color w:val="000000"/>
          <w:kern w:val="0"/>
          <w14:ligatures w14:val="none"/>
        </w:rPr>
      </w:pPr>
    </w:p>
    <w:tbl>
      <w:tblPr>
        <w:tblStyle w:val="a5"/>
        <w:tblW w:w="9791" w:type="dxa"/>
        <w:tblLook w:val="04A0" w:firstRow="1" w:lastRow="0" w:firstColumn="1" w:lastColumn="0" w:noHBand="0" w:noVBand="1"/>
      </w:tblPr>
      <w:tblGrid>
        <w:gridCol w:w="7225"/>
        <w:gridCol w:w="2566"/>
      </w:tblGrid>
      <w:tr w:rsidR="008236EC" w:rsidRPr="00785269" w:rsidDel="002104A7" w14:paraId="6DE54305" w14:textId="5C4FB9E4" w:rsidTr="008236EC">
        <w:trPr>
          <w:del w:id="353" w:author="Edna Laufer Globus" w:date="2024-11-14T16:38:00Z"/>
        </w:trPr>
        <w:tc>
          <w:tcPr>
            <w:tcW w:w="7225" w:type="dxa"/>
            <w:hideMark/>
          </w:tcPr>
          <w:p w14:paraId="78263C53" w14:textId="5433EB55" w:rsidR="008236EC" w:rsidRPr="00785269" w:rsidDel="002104A7" w:rsidRDefault="008236EC" w:rsidP="008236EC">
            <w:pPr>
              <w:bidi/>
              <w:rPr>
                <w:del w:id="354" w:author="Edna Laufer Globus" w:date="2024-11-14T16:38:00Z"/>
                <w:rFonts w:ascii="Heebo" w:eastAsia="Times New Roman" w:hAnsi="Heebo" w:cs="Heebo"/>
                <w:b/>
                <w:bCs/>
                <w:kern w:val="0"/>
                <w:sz w:val="21"/>
                <w:szCs w:val="21"/>
                <w14:ligatures w14:val="none"/>
              </w:rPr>
            </w:pPr>
            <w:del w:id="355" w:author="Edna Laufer Globus" w:date="2024-11-14T16:38:00Z">
              <w:r w:rsidRPr="00785269" w:rsidDel="002104A7">
                <w:rPr>
                  <w:rFonts w:ascii="Heebo" w:eastAsia="Times New Roman" w:hAnsi="Heebo" w:cs="Heebo" w:hint="cs"/>
                  <w:b/>
                  <w:bCs/>
                  <w:kern w:val="0"/>
                  <w:sz w:val="21"/>
                  <w:szCs w:val="21"/>
                  <w:rtl/>
                  <w14:ligatures w14:val="none"/>
                </w:rPr>
                <w:delText>פירוט</w:delText>
              </w:r>
            </w:del>
          </w:p>
        </w:tc>
        <w:tc>
          <w:tcPr>
            <w:tcW w:w="2566" w:type="dxa"/>
          </w:tcPr>
          <w:p w14:paraId="528D0BFB" w14:textId="06A3FDE4" w:rsidR="008236EC" w:rsidRPr="00785269" w:rsidDel="002104A7" w:rsidRDefault="008236EC" w:rsidP="008236EC">
            <w:pPr>
              <w:bidi/>
              <w:rPr>
                <w:del w:id="356" w:author="Edna Laufer Globus" w:date="2024-11-14T16:38:00Z"/>
                <w:rFonts w:ascii="Heebo" w:eastAsia="Times New Roman" w:hAnsi="Heebo" w:cs="Heebo"/>
                <w:b/>
                <w:bCs/>
                <w:kern w:val="0"/>
                <w:sz w:val="21"/>
                <w:szCs w:val="21"/>
                <w:rtl/>
                <w14:ligatures w14:val="none"/>
              </w:rPr>
            </w:pPr>
            <w:del w:id="357" w:author="Edna Laufer Globus" w:date="2024-11-14T16:38:00Z">
              <w:r w:rsidRPr="00785269" w:rsidDel="002104A7">
                <w:rPr>
                  <w:rFonts w:ascii="Heebo" w:eastAsia="Times New Roman" w:hAnsi="Heebo" w:cs="Heebo" w:hint="cs"/>
                  <w:b/>
                  <w:bCs/>
                  <w:kern w:val="0"/>
                  <w:sz w:val="21"/>
                  <w:szCs w:val="21"/>
                  <w:rtl/>
                  <w14:ligatures w14:val="none"/>
                </w:rPr>
                <w:delText>מאפיין</w:delText>
              </w:r>
            </w:del>
          </w:p>
        </w:tc>
      </w:tr>
      <w:tr w:rsidR="008236EC" w:rsidRPr="00785269" w:rsidDel="002104A7" w14:paraId="3B5A434C" w14:textId="6BBC7CF8" w:rsidTr="008236EC">
        <w:trPr>
          <w:del w:id="358" w:author="Edna Laufer Globus" w:date="2024-11-14T16:38:00Z"/>
        </w:trPr>
        <w:tc>
          <w:tcPr>
            <w:tcW w:w="7225" w:type="dxa"/>
            <w:hideMark/>
          </w:tcPr>
          <w:p w14:paraId="01BFEFAC" w14:textId="2C29239F" w:rsidR="008236EC" w:rsidRPr="00785269" w:rsidDel="002104A7" w:rsidRDefault="008236EC" w:rsidP="008236EC">
            <w:pPr>
              <w:bidi/>
              <w:rPr>
                <w:del w:id="359" w:author="Edna Laufer Globus" w:date="2024-11-14T16:38:00Z"/>
                <w:rFonts w:ascii="Heebo" w:eastAsia="Times New Roman" w:hAnsi="Heebo" w:cs="Heebo"/>
                <w:kern w:val="0"/>
                <w:sz w:val="21"/>
                <w:szCs w:val="21"/>
                <w14:ligatures w14:val="none"/>
              </w:rPr>
            </w:pPr>
            <w:del w:id="360" w:author="Edna Laufer Globus" w:date="2024-11-14T16:38:00Z">
              <w:r w:rsidRPr="00785269" w:rsidDel="002104A7">
                <w:rPr>
                  <w:rFonts w:ascii="Heebo" w:eastAsia="Times New Roman" w:hAnsi="Heebo" w:cs="Heebo" w:hint="cs"/>
                  <w:kern w:val="0"/>
                  <w:sz w:val="21"/>
                  <w:szCs w:val="21"/>
                  <w:rtl/>
                  <w14:ligatures w14:val="none"/>
                </w:rPr>
                <w:delText>שם ייצוגי עבור הפרסונה, לדוגמה "</w:delText>
              </w:r>
              <w:r w:rsidR="00AD268F" w:rsidDel="002104A7">
                <w:rPr>
                  <w:rFonts w:ascii="Heebo" w:eastAsia="Times New Roman" w:hAnsi="Heebo" w:cs="Heebo" w:hint="cs"/>
                  <w:kern w:val="0"/>
                  <w:sz w:val="21"/>
                  <w:szCs w:val="21"/>
                  <w:rtl/>
                  <w14:ligatures w14:val="none"/>
                </w:rPr>
                <w:delText>שירה</w:delText>
              </w:r>
              <w:r w:rsidR="00AD268F" w:rsidRPr="00785269" w:rsidDel="002104A7">
                <w:rPr>
                  <w:rFonts w:ascii="Heebo" w:eastAsia="Times New Roman" w:hAnsi="Heebo" w:cs="Heebo" w:hint="cs"/>
                  <w:kern w:val="0"/>
                  <w:sz w:val="21"/>
                  <w:szCs w:val="21"/>
                  <w:rtl/>
                  <w14:ligatures w14:val="none"/>
                </w:rPr>
                <w:delText xml:space="preserve"> </w:delText>
              </w:r>
              <w:r w:rsidRPr="00785269" w:rsidDel="002104A7">
                <w:rPr>
                  <w:rFonts w:ascii="Heebo" w:eastAsia="Times New Roman" w:hAnsi="Heebo" w:cs="Heebo" w:hint="cs"/>
                  <w:kern w:val="0"/>
                  <w:sz w:val="21"/>
                  <w:szCs w:val="21"/>
                  <w:rtl/>
                  <w14:ligatures w14:val="none"/>
                </w:rPr>
                <w:delText>- מתאמת שירות</w:delText>
              </w:r>
              <w:r w:rsidDel="002104A7">
                <w:rPr>
                  <w:rFonts w:ascii="Heebo" w:eastAsia="Times New Roman" w:hAnsi="Heebo" w:cs="Heebo" w:hint="cs"/>
                  <w:kern w:val="0"/>
                  <w:sz w:val="21"/>
                  <w:szCs w:val="21"/>
                  <w:rtl/>
                  <w14:ligatures w14:val="none"/>
                </w:rPr>
                <w:delText>״</w:delText>
              </w:r>
            </w:del>
          </w:p>
        </w:tc>
        <w:tc>
          <w:tcPr>
            <w:tcW w:w="2566" w:type="dxa"/>
          </w:tcPr>
          <w:p w14:paraId="20A1B916" w14:textId="1056C47C" w:rsidR="008236EC" w:rsidRPr="008236EC" w:rsidDel="002104A7" w:rsidRDefault="008236EC" w:rsidP="008236EC">
            <w:pPr>
              <w:bidi/>
              <w:rPr>
                <w:del w:id="361" w:author="Edna Laufer Globus" w:date="2024-11-14T16:38:00Z"/>
                <w:rFonts w:ascii="Heebo" w:eastAsia="Times New Roman" w:hAnsi="Heebo" w:cs="Heebo"/>
                <w:kern w:val="0"/>
                <w:sz w:val="21"/>
                <w:szCs w:val="21"/>
                <w:rtl/>
                <w14:ligatures w14:val="none"/>
              </w:rPr>
            </w:pPr>
            <w:del w:id="362" w:author="Edna Laufer Globus" w:date="2024-11-14T16:38:00Z">
              <w:r w:rsidRPr="008236EC" w:rsidDel="002104A7">
                <w:rPr>
                  <w:rFonts w:ascii="Heebo" w:eastAsia="Times New Roman" w:hAnsi="Heebo" w:cs="Heebo" w:hint="cs"/>
                  <w:kern w:val="0"/>
                  <w:sz w:val="21"/>
                  <w:szCs w:val="21"/>
                  <w:bdr w:val="single" w:sz="2" w:space="0" w:color="E3E3E3" w:frame="1"/>
                  <w:rtl/>
                  <w14:ligatures w14:val="none"/>
                </w:rPr>
                <w:delText>שם פרסונה</w:delText>
              </w:r>
            </w:del>
          </w:p>
        </w:tc>
      </w:tr>
      <w:tr w:rsidR="008236EC" w:rsidRPr="00785269" w:rsidDel="002104A7" w14:paraId="5BD0FA8B" w14:textId="4F69877C" w:rsidTr="008236EC">
        <w:trPr>
          <w:del w:id="363" w:author="Edna Laufer Globus" w:date="2024-11-14T16:38:00Z"/>
        </w:trPr>
        <w:tc>
          <w:tcPr>
            <w:tcW w:w="7225" w:type="dxa"/>
            <w:hideMark/>
          </w:tcPr>
          <w:p w14:paraId="429B5321" w14:textId="30603B6F" w:rsidR="008236EC" w:rsidRPr="00785269" w:rsidDel="002104A7" w:rsidRDefault="008236EC" w:rsidP="008236EC">
            <w:pPr>
              <w:bidi/>
              <w:rPr>
                <w:del w:id="364" w:author="Edna Laufer Globus" w:date="2024-11-14T16:38:00Z"/>
                <w:rFonts w:ascii="Heebo" w:eastAsia="Times New Roman" w:hAnsi="Heebo" w:cs="Heebo"/>
                <w:kern w:val="0"/>
                <w:sz w:val="21"/>
                <w:szCs w:val="21"/>
                <w14:ligatures w14:val="none"/>
              </w:rPr>
            </w:pPr>
            <w:del w:id="365" w:author="Edna Laufer Globus" w:date="2024-11-14T16:38:00Z">
              <w:r w:rsidRPr="00785269" w:rsidDel="002104A7">
                <w:rPr>
                  <w:rFonts w:ascii="Heebo" w:eastAsia="Times New Roman" w:hAnsi="Heebo" w:cs="Heebo" w:hint="cs"/>
                  <w:kern w:val="0"/>
                  <w:sz w:val="21"/>
                  <w:szCs w:val="21"/>
                  <w:rtl/>
                  <w14:ligatures w14:val="none"/>
                </w:rPr>
                <w:delText>הגדרת תפקיד כללית, לדוגמה "תיאום שירותים ותקשורת עם לקוחות</w:delText>
              </w:r>
              <w:r w:rsidDel="002104A7">
                <w:rPr>
                  <w:rFonts w:ascii="Heebo" w:eastAsia="Times New Roman" w:hAnsi="Heebo" w:cs="Heebo" w:hint="cs"/>
                  <w:kern w:val="0"/>
                  <w:sz w:val="21"/>
                  <w:szCs w:val="21"/>
                  <w:rtl/>
                  <w14:ligatures w14:val="none"/>
                </w:rPr>
                <w:delText>״</w:delText>
              </w:r>
            </w:del>
          </w:p>
        </w:tc>
        <w:tc>
          <w:tcPr>
            <w:tcW w:w="2566" w:type="dxa"/>
          </w:tcPr>
          <w:p w14:paraId="5F3764A6" w14:textId="5631CBF0" w:rsidR="008236EC" w:rsidRPr="008236EC" w:rsidDel="002104A7" w:rsidRDefault="008236EC" w:rsidP="008236EC">
            <w:pPr>
              <w:bidi/>
              <w:rPr>
                <w:del w:id="366" w:author="Edna Laufer Globus" w:date="2024-11-14T16:38:00Z"/>
                <w:rFonts w:ascii="Heebo" w:eastAsia="Times New Roman" w:hAnsi="Heebo" w:cs="Heebo"/>
                <w:kern w:val="0"/>
                <w:sz w:val="21"/>
                <w:szCs w:val="21"/>
                <w:rtl/>
                <w14:ligatures w14:val="none"/>
              </w:rPr>
            </w:pPr>
            <w:del w:id="367" w:author="Edna Laufer Globus" w:date="2024-11-14T16:38:00Z">
              <w:r w:rsidRPr="008236EC" w:rsidDel="002104A7">
                <w:rPr>
                  <w:rFonts w:ascii="Heebo" w:eastAsia="Times New Roman" w:hAnsi="Heebo" w:cs="Heebo" w:hint="cs"/>
                  <w:kern w:val="0"/>
                  <w:sz w:val="21"/>
                  <w:szCs w:val="21"/>
                  <w:bdr w:val="single" w:sz="2" w:space="0" w:color="E3E3E3" w:frame="1"/>
                  <w:rtl/>
                  <w14:ligatures w14:val="none"/>
                </w:rPr>
                <w:delText>ת</w:delText>
              </w:r>
              <w:r w:rsidRPr="008236EC" w:rsidDel="002104A7">
                <w:rPr>
                  <w:rFonts w:ascii="Heebo" w:eastAsia="Times New Roman" w:hAnsi="Heebo" w:cs="Heebo" w:hint="cs"/>
                  <w:kern w:val="0"/>
                  <w:sz w:val="21"/>
                  <w:szCs w:val="21"/>
                  <w:rtl/>
                  <w14:ligatures w14:val="none"/>
                </w:rPr>
                <w:delText>פקי</w:delText>
              </w:r>
              <w:r w:rsidRPr="008236EC" w:rsidDel="002104A7">
                <w:rPr>
                  <w:rFonts w:ascii="Heebo" w:eastAsia="Times New Roman" w:hAnsi="Heebo" w:cs="Heebo" w:hint="cs"/>
                  <w:kern w:val="0"/>
                  <w:sz w:val="21"/>
                  <w:szCs w:val="21"/>
                  <w:bdr w:val="single" w:sz="2" w:space="0" w:color="E3E3E3" w:frame="1"/>
                  <w:rtl/>
                  <w14:ligatures w14:val="none"/>
                </w:rPr>
                <w:delText>ד</w:delText>
              </w:r>
            </w:del>
          </w:p>
        </w:tc>
      </w:tr>
      <w:tr w:rsidR="008236EC" w:rsidRPr="00785269" w:rsidDel="002104A7" w14:paraId="4767DEA0" w14:textId="4A901731" w:rsidTr="008236EC">
        <w:trPr>
          <w:del w:id="368" w:author="Edna Laufer Globus" w:date="2024-11-14T16:38:00Z"/>
        </w:trPr>
        <w:tc>
          <w:tcPr>
            <w:tcW w:w="7225" w:type="dxa"/>
            <w:hideMark/>
          </w:tcPr>
          <w:p w14:paraId="5EAA5410" w14:textId="6D8BCC9E" w:rsidR="008236EC" w:rsidRPr="00785269" w:rsidDel="002104A7" w:rsidRDefault="008236EC" w:rsidP="008236EC">
            <w:pPr>
              <w:bidi/>
              <w:rPr>
                <w:del w:id="369" w:author="Edna Laufer Globus" w:date="2024-11-14T16:38:00Z"/>
                <w:rFonts w:ascii="Heebo" w:eastAsia="Times New Roman" w:hAnsi="Heebo" w:cs="Heebo"/>
                <w:kern w:val="0"/>
                <w:sz w:val="21"/>
                <w:szCs w:val="21"/>
                <w14:ligatures w14:val="none"/>
              </w:rPr>
            </w:pPr>
            <w:del w:id="370" w:author="Edna Laufer Globus" w:date="2024-11-14T16:38:00Z">
              <w:r w:rsidRPr="00785269" w:rsidDel="002104A7">
                <w:rPr>
                  <w:rFonts w:ascii="Heebo" w:eastAsia="Times New Roman" w:hAnsi="Heebo" w:cs="Heebo" w:hint="cs"/>
                  <w:kern w:val="0"/>
                  <w:sz w:val="21"/>
                  <w:szCs w:val="21"/>
                  <w:rtl/>
                  <w14:ligatures w14:val="none"/>
                </w:rPr>
                <w:delText>ציינו את האחריות המרכזית של התפקיד</w:delText>
              </w:r>
            </w:del>
          </w:p>
        </w:tc>
        <w:tc>
          <w:tcPr>
            <w:tcW w:w="2566" w:type="dxa"/>
          </w:tcPr>
          <w:p w14:paraId="544CF7C5" w14:textId="5613A43A" w:rsidR="008236EC" w:rsidRPr="008236EC" w:rsidDel="002104A7" w:rsidRDefault="008236EC" w:rsidP="008236EC">
            <w:pPr>
              <w:bidi/>
              <w:rPr>
                <w:del w:id="371" w:author="Edna Laufer Globus" w:date="2024-11-14T16:38:00Z"/>
                <w:rFonts w:ascii="Heebo" w:eastAsia="Times New Roman" w:hAnsi="Heebo" w:cs="Heebo"/>
                <w:kern w:val="0"/>
                <w:sz w:val="21"/>
                <w:szCs w:val="21"/>
                <w:rtl/>
                <w14:ligatures w14:val="none"/>
              </w:rPr>
            </w:pPr>
            <w:del w:id="372" w:author="Edna Laufer Globus" w:date="2024-11-14T16:38:00Z">
              <w:r w:rsidRPr="008236EC" w:rsidDel="002104A7">
                <w:rPr>
                  <w:rFonts w:ascii="Heebo" w:eastAsia="Times New Roman" w:hAnsi="Heebo" w:cs="Heebo" w:hint="cs"/>
                  <w:kern w:val="0"/>
                  <w:sz w:val="21"/>
                  <w:szCs w:val="21"/>
                  <w:bdr w:val="single" w:sz="2" w:space="0" w:color="E3E3E3" w:frame="1"/>
                  <w:rtl/>
                  <w14:ligatures w14:val="none"/>
                </w:rPr>
                <w:delText>תחומי אחריות עיקריים</w:delText>
              </w:r>
            </w:del>
          </w:p>
        </w:tc>
      </w:tr>
      <w:tr w:rsidR="008236EC" w:rsidRPr="00785269" w:rsidDel="002104A7" w14:paraId="06044EF0" w14:textId="42B70D2A" w:rsidTr="008236EC">
        <w:trPr>
          <w:del w:id="373" w:author="Edna Laufer Globus" w:date="2024-11-14T16:38:00Z"/>
        </w:trPr>
        <w:tc>
          <w:tcPr>
            <w:tcW w:w="7225" w:type="dxa"/>
            <w:hideMark/>
          </w:tcPr>
          <w:p w14:paraId="515D5EA2" w14:textId="757A9943" w:rsidR="008236EC" w:rsidRPr="00785269" w:rsidDel="002104A7" w:rsidRDefault="008236EC" w:rsidP="008236EC">
            <w:pPr>
              <w:bidi/>
              <w:rPr>
                <w:del w:id="374" w:author="Edna Laufer Globus" w:date="2024-11-14T16:38:00Z"/>
                <w:rFonts w:ascii="Heebo" w:eastAsia="Times New Roman" w:hAnsi="Heebo" w:cs="Heebo"/>
                <w:kern w:val="0"/>
                <w:sz w:val="21"/>
                <w:szCs w:val="21"/>
                <w14:ligatures w14:val="none"/>
              </w:rPr>
            </w:pPr>
            <w:del w:id="375" w:author="Edna Laufer Globus" w:date="2024-11-14T16:38:00Z">
              <w:r w:rsidRPr="00785269" w:rsidDel="002104A7">
                <w:rPr>
                  <w:rFonts w:ascii="Heebo" w:eastAsia="Times New Roman" w:hAnsi="Heebo" w:cs="Heebo" w:hint="cs"/>
                  <w:kern w:val="0"/>
                  <w:sz w:val="21"/>
                  <w:szCs w:val="21"/>
                  <w:rtl/>
                  <w14:ligatures w14:val="none"/>
                </w:rPr>
                <w:delText>תיאור היקף הפעילות – כמה שעות שבועיות, היקף לקוחות או אזור גיאוגרפי</w:delText>
              </w:r>
            </w:del>
          </w:p>
        </w:tc>
        <w:tc>
          <w:tcPr>
            <w:tcW w:w="2566" w:type="dxa"/>
          </w:tcPr>
          <w:p w14:paraId="0E94E2C5" w14:textId="45B4C359" w:rsidR="008236EC" w:rsidRPr="008236EC" w:rsidDel="002104A7" w:rsidRDefault="008236EC" w:rsidP="008236EC">
            <w:pPr>
              <w:bidi/>
              <w:rPr>
                <w:del w:id="376" w:author="Edna Laufer Globus" w:date="2024-11-14T16:38:00Z"/>
                <w:rFonts w:ascii="Heebo" w:eastAsia="Times New Roman" w:hAnsi="Heebo" w:cs="Heebo"/>
                <w:kern w:val="0"/>
                <w:sz w:val="21"/>
                <w:szCs w:val="21"/>
                <w:rtl/>
                <w14:ligatures w14:val="none"/>
              </w:rPr>
            </w:pPr>
            <w:del w:id="377" w:author="Edna Laufer Globus" w:date="2024-11-14T16:38:00Z">
              <w:r w:rsidRPr="008236EC" w:rsidDel="002104A7">
                <w:rPr>
                  <w:rFonts w:ascii="Heebo" w:eastAsia="Times New Roman" w:hAnsi="Heebo" w:cs="Heebo" w:hint="cs"/>
                  <w:kern w:val="0"/>
                  <w:sz w:val="21"/>
                  <w:szCs w:val="21"/>
                  <w:bdr w:val="single" w:sz="2" w:space="0" w:color="E3E3E3" w:frame="1"/>
                  <w:rtl/>
                  <w14:ligatures w14:val="none"/>
                </w:rPr>
                <w:delText>היקף פעילות</w:delText>
              </w:r>
            </w:del>
          </w:p>
        </w:tc>
      </w:tr>
      <w:tr w:rsidR="008236EC" w:rsidRPr="00785269" w:rsidDel="002104A7" w14:paraId="462A5B70" w14:textId="25DE87E7" w:rsidTr="008236EC">
        <w:trPr>
          <w:del w:id="378" w:author="Edna Laufer Globus" w:date="2024-11-14T16:38:00Z"/>
        </w:trPr>
        <w:tc>
          <w:tcPr>
            <w:tcW w:w="7225" w:type="dxa"/>
            <w:hideMark/>
          </w:tcPr>
          <w:p w14:paraId="4CB13AD2" w14:textId="2277CFAF" w:rsidR="008236EC" w:rsidRPr="00785269" w:rsidDel="002104A7" w:rsidRDefault="008236EC" w:rsidP="008236EC">
            <w:pPr>
              <w:bidi/>
              <w:rPr>
                <w:del w:id="379" w:author="Edna Laufer Globus" w:date="2024-11-14T16:38:00Z"/>
                <w:rFonts w:ascii="Heebo" w:eastAsia="Times New Roman" w:hAnsi="Heebo" w:cs="Heebo"/>
                <w:kern w:val="0"/>
                <w:sz w:val="21"/>
                <w:szCs w:val="21"/>
                <w14:ligatures w14:val="none"/>
              </w:rPr>
            </w:pPr>
            <w:del w:id="380" w:author="Edna Laufer Globus" w:date="2024-11-14T16:38:00Z">
              <w:r w:rsidRPr="00785269" w:rsidDel="002104A7">
                <w:rPr>
                  <w:rFonts w:ascii="Heebo" w:eastAsia="Times New Roman" w:hAnsi="Heebo" w:cs="Heebo" w:hint="cs"/>
                  <w:kern w:val="0"/>
                  <w:sz w:val="21"/>
                  <w:szCs w:val="21"/>
                  <w:rtl/>
                  <w14:ligatures w14:val="none"/>
                </w:rPr>
                <w:delText>ציינו כישורים כמו תקשורת בין-אישית, הבנת מערכות טכנולוגיות, יכולת עבודה תחת לחץ</w:delText>
              </w:r>
            </w:del>
          </w:p>
        </w:tc>
        <w:tc>
          <w:tcPr>
            <w:tcW w:w="2566" w:type="dxa"/>
          </w:tcPr>
          <w:p w14:paraId="38027108" w14:textId="35EED141" w:rsidR="008236EC" w:rsidRPr="008236EC" w:rsidDel="002104A7" w:rsidRDefault="008236EC" w:rsidP="008236EC">
            <w:pPr>
              <w:bidi/>
              <w:rPr>
                <w:del w:id="381" w:author="Edna Laufer Globus" w:date="2024-11-14T16:38:00Z"/>
                <w:rFonts w:ascii="Heebo" w:eastAsia="Times New Roman" w:hAnsi="Heebo" w:cs="Heebo"/>
                <w:kern w:val="0"/>
                <w:sz w:val="21"/>
                <w:szCs w:val="21"/>
                <w:rtl/>
                <w14:ligatures w14:val="none"/>
              </w:rPr>
            </w:pPr>
            <w:del w:id="382" w:author="Edna Laufer Globus" w:date="2024-11-14T16:38:00Z">
              <w:r w:rsidRPr="008236EC" w:rsidDel="002104A7">
                <w:rPr>
                  <w:rFonts w:ascii="Heebo" w:eastAsia="Times New Roman" w:hAnsi="Heebo" w:cs="Heebo" w:hint="cs"/>
                  <w:kern w:val="0"/>
                  <w:sz w:val="21"/>
                  <w:szCs w:val="21"/>
                  <w:bdr w:val="single" w:sz="2" w:space="0" w:color="E3E3E3" w:frame="1"/>
                  <w:rtl/>
                  <w14:ligatures w14:val="none"/>
                </w:rPr>
                <w:delText>כישורים ויכולות נדרשות</w:delText>
              </w:r>
            </w:del>
          </w:p>
        </w:tc>
      </w:tr>
      <w:tr w:rsidR="008236EC" w:rsidRPr="00785269" w:rsidDel="002104A7" w14:paraId="67D9A0B9" w14:textId="52D9CA17" w:rsidTr="008236EC">
        <w:trPr>
          <w:del w:id="383" w:author="Edna Laufer Globus" w:date="2024-11-14T16:38:00Z"/>
        </w:trPr>
        <w:tc>
          <w:tcPr>
            <w:tcW w:w="7225" w:type="dxa"/>
            <w:hideMark/>
          </w:tcPr>
          <w:p w14:paraId="1AC08C78" w14:textId="408736EC" w:rsidR="008236EC" w:rsidRPr="00785269" w:rsidDel="002104A7" w:rsidRDefault="008236EC" w:rsidP="008236EC">
            <w:pPr>
              <w:bidi/>
              <w:rPr>
                <w:del w:id="384" w:author="Edna Laufer Globus" w:date="2024-11-14T16:38:00Z"/>
                <w:rFonts w:ascii="Heebo" w:eastAsia="Times New Roman" w:hAnsi="Heebo" w:cs="Heebo"/>
                <w:kern w:val="0"/>
                <w:sz w:val="21"/>
                <w:szCs w:val="21"/>
                <w14:ligatures w14:val="none"/>
              </w:rPr>
            </w:pPr>
            <w:del w:id="385" w:author="Edna Laufer Globus" w:date="2024-11-14T16:38:00Z">
              <w:r w:rsidRPr="00785269" w:rsidDel="002104A7">
                <w:rPr>
                  <w:rFonts w:ascii="Heebo" w:eastAsia="Times New Roman" w:hAnsi="Heebo" w:cs="Heebo" w:hint="cs"/>
                  <w:kern w:val="0"/>
                  <w:sz w:val="21"/>
                  <w:szCs w:val="21"/>
                  <w:rtl/>
                  <w14:ligatures w14:val="none"/>
                </w:rPr>
                <w:delText>תיאור הכשרה רלוונטית – תארים, קורסים, ניסיון מקצועי קודם</w:delText>
              </w:r>
            </w:del>
          </w:p>
        </w:tc>
        <w:tc>
          <w:tcPr>
            <w:tcW w:w="2566" w:type="dxa"/>
          </w:tcPr>
          <w:p w14:paraId="1CC8017D" w14:textId="6BAFD05F" w:rsidR="008236EC" w:rsidRPr="008236EC" w:rsidDel="002104A7" w:rsidRDefault="008236EC" w:rsidP="008236EC">
            <w:pPr>
              <w:bidi/>
              <w:rPr>
                <w:del w:id="386" w:author="Edna Laufer Globus" w:date="2024-11-14T16:38:00Z"/>
                <w:rFonts w:ascii="Heebo" w:eastAsia="Times New Roman" w:hAnsi="Heebo" w:cs="Heebo"/>
                <w:kern w:val="0"/>
                <w:sz w:val="21"/>
                <w:szCs w:val="21"/>
                <w:rtl/>
                <w14:ligatures w14:val="none"/>
              </w:rPr>
            </w:pPr>
            <w:del w:id="387" w:author="Edna Laufer Globus" w:date="2024-11-14T16:38:00Z">
              <w:r w:rsidRPr="008236EC" w:rsidDel="002104A7">
                <w:rPr>
                  <w:rFonts w:ascii="Heebo" w:eastAsia="Times New Roman" w:hAnsi="Heebo" w:cs="Heebo" w:hint="cs"/>
                  <w:kern w:val="0"/>
                  <w:sz w:val="21"/>
                  <w:szCs w:val="21"/>
                  <w:bdr w:val="single" w:sz="2" w:space="0" w:color="E3E3E3" w:frame="1"/>
                  <w:rtl/>
                  <w14:ligatures w14:val="none"/>
                </w:rPr>
                <w:delText>הכשרה נדרשת</w:delText>
              </w:r>
            </w:del>
          </w:p>
        </w:tc>
      </w:tr>
      <w:tr w:rsidR="008236EC" w:rsidRPr="00785269" w:rsidDel="002104A7" w14:paraId="030F8D8E" w14:textId="38BE98A5" w:rsidTr="008236EC">
        <w:trPr>
          <w:del w:id="388" w:author="Edna Laufer Globus" w:date="2024-11-14T16:38:00Z"/>
        </w:trPr>
        <w:tc>
          <w:tcPr>
            <w:tcW w:w="7225" w:type="dxa"/>
            <w:hideMark/>
          </w:tcPr>
          <w:p w14:paraId="153A9269" w14:textId="6AE1E962" w:rsidR="008236EC" w:rsidRPr="00785269" w:rsidDel="002104A7" w:rsidRDefault="008236EC" w:rsidP="008236EC">
            <w:pPr>
              <w:bidi/>
              <w:rPr>
                <w:del w:id="389" w:author="Edna Laufer Globus" w:date="2024-11-14T16:38:00Z"/>
                <w:rFonts w:ascii="Heebo" w:eastAsia="Times New Roman" w:hAnsi="Heebo" w:cs="Heebo"/>
                <w:kern w:val="0"/>
                <w:sz w:val="21"/>
                <w:szCs w:val="21"/>
                <w14:ligatures w14:val="none"/>
              </w:rPr>
            </w:pPr>
            <w:del w:id="390" w:author="Edna Laufer Globus" w:date="2024-11-14T16:38:00Z">
              <w:r w:rsidRPr="00785269" w:rsidDel="002104A7">
                <w:rPr>
                  <w:rFonts w:ascii="Heebo" w:eastAsia="Times New Roman" w:hAnsi="Heebo" w:cs="Heebo" w:hint="cs"/>
                  <w:kern w:val="0"/>
                  <w:sz w:val="21"/>
                  <w:szCs w:val="21"/>
                  <w:rtl/>
                  <w14:ligatures w14:val="none"/>
                </w:rPr>
                <w:delText>מהם האתגרים העיקריים בהם תיתקל הפרסונה בתפקיד</w:delText>
              </w:r>
            </w:del>
          </w:p>
        </w:tc>
        <w:tc>
          <w:tcPr>
            <w:tcW w:w="2566" w:type="dxa"/>
          </w:tcPr>
          <w:p w14:paraId="235716BF" w14:textId="17E49F43" w:rsidR="008236EC" w:rsidRPr="008236EC" w:rsidDel="002104A7" w:rsidRDefault="008236EC" w:rsidP="008236EC">
            <w:pPr>
              <w:bidi/>
              <w:rPr>
                <w:del w:id="391" w:author="Edna Laufer Globus" w:date="2024-11-14T16:38:00Z"/>
                <w:rFonts w:ascii="Heebo" w:eastAsia="Times New Roman" w:hAnsi="Heebo" w:cs="Heebo"/>
                <w:kern w:val="0"/>
                <w:sz w:val="21"/>
                <w:szCs w:val="21"/>
                <w:rtl/>
                <w14:ligatures w14:val="none"/>
              </w:rPr>
            </w:pPr>
            <w:del w:id="392" w:author="Edna Laufer Globus" w:date="2024-11-14T16:38:00Z">
              <w:r w:rsidRPr="008236EC" w:rsidDel="002104A7">
                <w:rPr>
                  <w:rFonts w:ascii="Heebo" w:eastAsia="Times New Roman" w:hAnsi="Heebo" w:cs="Heebo" w:hint="cs"/>
                  <w:kern w:val="0"/>
                  <w:sz w:val="21"/>
                  <w:szCs w:val="21"/>
                  <w:bdr w:val="single" w:sz="2" w:space="0" w:color="E3E3E3" w:frame="1"/>
                  <w:rtl/>
                  <w14:ligatures w14:val="none"/>
                </w:rPr>
                <w:delText>אתגרים מרכזיים בתפקיד</w:delText>
              </w:r>
            </w:del>
          </w:p>
        </w:tc>
      </w:tr>
      <w:tr w:rsidR="008236EC" w:rsidRPr="00785269" w:rsidDel="002104A7" w14:paraId="1BD740A3" w14:textId="5DDA4709" w:rsidTr="008236EC">
        <w:trPr>
          <w:del w:id="393" w:author="Edna Laufer Globus" w:date="2024-11-14T16:38:00Z"/>
        </w:trPr>
        <w:tc>
          <w:tcPr>
            <w:tcW w:w="7225" w:type="dxa"/>
            <w:hideMark/>
          </w:tcPr>
          <w:p w14:paraId="179074A3" w14:textId="34E88734" w:rsidR="008236EC" w:rsidRPr="00785269" w:rsidDel="002104A7" w:rsidRDefault="008236EC" w:rsidP="008236EC">
            <w:pPr>
              <w:bidi/>
              <w:rPr>
                <w:del w:id="394" w:author="Edna Laufer Globus" w:date="2024-11-14T16:38:00Z"/>
                <w:rFonts w:ascii="Heebo" w:eastAsia="Times New Roman" w:hAnsi="Heebo" w:cs="Heebo"/>
                <w:kern w:val="0"/>
                <w:sz w:val="21"/>
                <w:szCs w:val="21"/>
                <w14:ligatures w14:val="none"/>
              </w:rPr>
            </w:pPr>
            <w:del w:id="395" w:author="Edna Laufer Globus" w:date="2024-11-14T16:38:00Z">
              <w:r w:rsidRPr="00785269" w:rsidDel="002104A7">
                <w:rPr>
                  <w:rFonts w:ascii="Heebo" w:eastAsia="Times New Roman" w:hAnsi="Heebo" w:cs="Heebo" w:hint="cs"/>
                  <w:kern w:val="0"/>
                  <w:sz w:val="21"/>
                  <w:szCs w:val="21"/>
                  <w:rtl/>
                  <w14:ligatures w14:val="none"/>
                </w:rPr>
                <w:delText>כיצד היא רואה את תפקידה ומטרותיה, מה הציפיות ממנה על פי תהליך אספקת השירות</w:delText>
              </w:r>
            </w:del>
          </w:p>
        </w:tc>
        <w:tc>
          <w:tcPr>
            <w:tcW w:w="2566" w:type="dxa"/>
          </w:tcPr>
          <w:p w14:paraId="14422EB0" w14:textId="701B2EAB" w:rsidR="008236EC" w:rsidRPr="008236EC" w:rsidDel="002104A7" w:rsidRDefault="008236EC" w:rsidP="008236EC">
            <w:pPr>
              <w:bidi/>
              <w:rPr>
                <w:del w:id="396" w:author="Edna Laufer Globus" w:date="2024-11-14T16:38:00Z"/>
                <w:rFonts w:ascii="Heebo" w:eastAsia="Times New Roman" w:hAnsi="Heebo" w:cs="Heebo"/>
                <w:kern w:val="0"/>
                <w:sz w:val="21"/>
                <w:szCs w:val="21"/>
                <w:rtl/>
                <w14:ligatures w14:val="none"/>
              </w:rPr>
            </w:pPr>
            <w:del w:id="397" w:author="Edna Laufer Globus" w:date="2024-11-14T16:38:00Z">
              <w:r w:rsidRPr="008236EC" w:rsidDel="002104A7">
                <w:rPr>
                  <w:rFonts w:ascii="Heebo" w:eastAsia="Times New Roman" w:hAnsi="Heebo" w:cs="Heebo" w:hint="cs"/>
                  <w:kern w:val="0"/>
                  <w:sz w:val="21"/>
                  <w:szCs w:val="21"/>
                  <w:bdr w:val="single" w:sz="2" w:space="0" w:color="E3E3E3" w:frame="1"/>
                  <w:rtl/>
                  <w14:ligatures w14:val="none"/>
                </w:rPr>
                <w:delText>ציפיות מהתפקיד</w:delText>
              </w:r>
            </w:del>
          </w:p>
        </w:tc>
      </w:tr>
      <w:tr w:rsidR="008236EC" w:rsidRPr="00785269" w:rsidDel="002104A7" w14:paraId="04353353" w14:textId="2C705A4D" w:rsidTr="008236EC">
        <w:trPr>
          <w:del w:id="398" w:author="Edna Laufer Globus" w:date="2024-11-14T16:38:00Z"/>
        </w:trPr>
        <w:tc>
          <w:tcPr>
            <w:tcW w:w="7225" w:type="dxa"/>
            <w:hideMark/>
          </w:tcPr>
          <w:p w14:paraId="03FC6181" w14:textId="5ED11937" w:rsidR="008236EC" w:rsidRPr="00785269" w:rsidDel="002104A7" w:rsidRDefault="008236EC" w:rsidP="008236EC">
            <w:pPr>
              <w:bidi/>
              <w:rPr>
                <w:del w:id="399" w:author="Edna Laufer Globus" w:date="2024-11-14T16:38:00Z"/>
                <w:rFonts w:ascii="Heebo" w:eastAsia="Times New Roman" w:hAnsi="Heebo" w:cs="Heebo"/>
                <w:kern w:val="0"/>
                <w:sz w:val="21"/>
                <w:szCs w:val="21"/>
                <w14:ligatures w14:val="none"/>
              </w:rPr>
            </w:pPr>
            <w:del w:id="400" w:author="Edna Laufer Globus" w:date="2024-11-14T16:38:00Z">
              <w:r w:rsidRPr="00785269" w:rsidDel="002104A7">
                <w:rPr>
                  <w:rFonts w:ascii="Heebo" w:eastAsia="Times New Roman" w:hAnsi="Heebo" w:cs="Heebo" w:hint="cs"/>
                  <w:kern w:val="0"/>
                  <w:sz w:val="21"/>
                  <w:szCs w:val="21"/>
                  <w:rtl/>
                  <w14:ligatures w14:val="none"/>
                </w:rPr>
                <w:delText>ציינו מאפיינים כמו סבלנות, אמפתיה, דייקנות, הבנה חברתית</w:delText>
              </w:r>
            </w:del>
          </w:p>
        </w:tc>
        <w:tc>
          <w:tcPr>
            <w:tcW w:w="2566" w:type="dxa"/>
          </w:tcPr>
          <w:p w14:paraId="5B65D52B" w14:textId="0F50DE64" w:rsidR="008236EC" w:rsidRPr="008236EC" w:rsidDel="002104A7" w:rsidRDefault="008236EC" w:rsidP="008236EC">
            <w:pPr>
              <w:bidi/>
              <w:rPr>
                <w:del w:id="401" w:author="Edna Laufer Globus" w:date="2024-11-14T16:38:00Z"/>
                <w:rFonts w:ascii="Heebo" w:eastAsia="Times New Roman" w:hAnsi="Heebo" w:cs="Heebo"/>
                <w:kern w:val="0"/>
                <w:sz w:val="21"/>
                <w:szCs w:val="21"/>
                <w:rtl/>
                <w14:ligatures w14:val="none"/>
              </w:rPr>
            </w:pPr>
            <w:del w:id="402" w:author="Edna Laufer Globus" w:date="2024-11-14T16:38:00Z">
              <w:r w:rsidRPr="008236EC" w:rsidDel="002104A7">
                <w:rPr>
                  <w:rFonts w:ascii="Heebo" w:eastAsia="Times New Roman" w:hAnsi="Heebo" w:cs="Heebo" w:hint="cs"/>
                  <w:kern w:val="0"/>
                  <w:sz w:val="21"/>
                  <w:szCs w:val="21"/>
                  <w:bdr w:val="single" w:sz="2" w:space="0" w:color="E3E3E3" w:frame="1"/>
                  <w:rtl/>
                  <w14:ligatures w14:val="none"/>
                </w:rPr>
                <w:delText>מאפיינים אישיים רלוונטיים</w:delText>
              </w:r>
            </w:del>
          </w:p>
        </w:tc>
      </w:tr>
      <w:tr w:rsidR="00E84888" w:rsidRPr="00785269" w:rsidDel="002104A7" w14:paraId="7AD6D89B" w14:textId="5EDD36F0" w:rsidTr="008236EC">
        <w:trPr>
          <w:del w:id="403" w:author="Edna Laufer Globus" w:date="2024-11-14T16:38:00Z"/>
        </w:trPr>
        <w:tc>
          <w:tcPr>
            <w:tcW w:w="7225" w:type="dxa"/>
          </w:tcPr>
          <w:p w14:paraId="00D55C26" w14:textId="60B222D5" w:rsidR="00E84888" w:rsidRPr="00785269" w:rsidDel="002104A7" w:rsidRDefault="00E84888" w:rsidP="008236EC">
            <w:pPr>
              <w:bidi/>
              <w:rPr>
                <w:del w:id="404" w:author="Edna Laufer Globus" w:date="2024-11-14T16:38:00Z"/>
                <w:rFonts w:ascii="Heebo" w:eastAsia="Times New Roman" w:hAnsi="Heebo" w:cs="Heebo"/>
                <w:kern w:val="0"/>
                <w:sz w:val="21"/>
                <w:szCs w:val="21"/>
                <w:rtl/>
                <w14:ligatures w14:val="none"/>
              </w:rPr>
            </w:pPr>
            <w:del w:id="405" w:author="Edna Laufer Globus" w:date="2024-11-14T16:38:00Z">
              <w:r w:rsidDel="002104A7">
                <w:rPr>
                  <w:rFonts w:ascii="Heebo" w:eastAsia="Times New Roman" w:hAnsi="Heebo" w:cs="Heebo" w:hint="cs"/>
                  <w:kern w:val="0"/>
                  <w:sz w:val="21"/>
                  <w:szCs w:val="21"/>
                  <w:rtl/>
                  <w14:ligatures w14:val="none"/>
                </w:rPr>
                <w:delText>על מה היא תמדד, אחת לכמה זמן, מה צריכים להיות היעדים הכמותיים שלה</w:delText>
              </w:r>
            </w:del>
          </w:p>
        </w:tc>
        <w:tc>
          <w:tcPr>
            <w:tcW w:w="2566" w:type="dxa"/>
          </w:tcPr>
          <w:p w14:paraId="143CC824" w14:textId="6DE0A9C1" w:rsidR="00E84888" w:rsidRPr="008236EC" w:rsidDel="002104A7" w:rsidRDefault="00E84888" w:rsidP="008236EC">
            <w:pPr>
              <w:bidi/>
              <w:rPr>
                <w:del w:id="406" w:author="Edna Laufer Globus" w:date="2024-11-14T16:38:00Z"/>
                <w:rFonts w:ascii="Heebo" w:eastAsia="Times New Roman" w:hAnsi="Heebo" w:cs="Heebo"/>
                <w:kern w:val="0"/>
                <w:sz w:val="21"/>
                <w:szCs w:val="21"/>
                <w:bdr w:val="single" w:sz="2" w:space="0" w:color="E3E3E3" w:frame="1"/>
                <w:rtl/>
                <w14:ligatures w14:val="none"/>
              </w:rPr>
            </w:pPr>
            <w:del w:id="407" w:author="Edna Laufer Globus" w:date="2024-11-14T16:38:00Z">
              <w:r w:rsidDel="002104A7">
                <w:rPr>
                  <w:rFonts w:ascii="Heebo" w:eastAsia="Times New Roman" w:hAnsi="Heebo" w:cs="Heebo" w:hint="cs"/>
                  <w:kern w:val="0"/>
                  <w:sz w:val="21"/>
                  <w:szCs w:val="21"/>
                  <w:bdr w:val="single" w:sz="2" w:space="0" w:color="E3E3E3" w:frame="1"/>
                  <w:rtl/>
                  <w14:ligatures w14:val="none"/>
                </w:rPr>
                <w:delText>מדדים להצלחה</w:delText>
              </w:r>
            </w:del>
          </w:p>
        </w:tc>
      </w:tr>
    </w:tbl>
    <w:p w14:paraId="3EE0DC2A" w14:textId="67918FB1" w:rsidR="001560EB" w:rsidDel="002104A7" w:rsidRDefault="001560EB" w:rsidP="00ED62B8">
      <w:pPr>
        <w:shd w:val="clear" w:color="auto" w:fill="FFFFFF"/>
        <w:bidi/>
        <w:spacing w:before="100" w:beforeAutospacing="1" w:after="100" w:afterAutospacing="1"/>
        <w:outlineLvl w:val="3"/>
        <w:rPr>
          <w:del w:id="408" w:author="Edna Laufer Globus" w:date="2024-11-14T16:38:00Z"/>
          <w:rFonts w:ascii="Heebo" w:eastAsia="Times New Roman" w:hAnsi="Heebo" w:cs="Heebo"/>
          <w:color w:val="FF0000"/>
          <w:kern w:val="0"/>
          <w:rtl/>
          <w14:ligatures w14:val="none"/>
        </w:rPr>
      </w:pPr>
    </w:p>
    <w:p w14:paraId="5787FFD7" w14:textId="4F223CB3" w:rsidR="00847259" w:rsidRPr="008236EC" w:rsidDel="002104A7" w:rsidRDefault="00847259" w:rsidP="000F39DC">
      <w:pPr>
        <w:shd w:val="clear" w:color="auto" w:fill="FFFFFF"/>
        <w:bidi/>
        <w:spacing w:before="100" w:beforeAutospacing="1" w:after="100" w:afterAutospacing="1"/>
        <w:outlineLvl w:val="3"/>
        <w:rPr>
          <w:del w:id="409" w:author="Edna Laufer Globus" w:date="2024-11-14T16:38:00Z"/>
          <w:rFonts w:ascii="Heebo" w:eastAsia="Times New Roman" w:hAnsi="Heebo" w:cs="Heebo"/>
          <w:color w:val="FF0000"/>
          <w:kern w:val="0"/>
          <w14:ligatures w14:val="none"/>
        </w:rPr>
      </w:pPr>
      <w:del w:id="410" w:author="Edna Laufer Globus" w:date="2024-11-14T16:38:00Z">
        <w:r w:rsidRPr="008236EC" w:rsidDel="002104A7">
          <w:rPr>
            <w:rFonts w:ascii="Heebo" w:eastAsia="Times New Roman" w:hAnsi="Heebo" w:cs="Heebo" w:hint="cs"/>
            <w:color w:val="FF0000"/>
            <w:kern w:val="0"/>
            <w:rtl/>
            <w14:ligatures w14:val="none"/>
          </w:rPr>
          <w:delText>שלב 3: הצגת הפרסונות, סקירה ושיתוף תובנות</w:delText>
        </w:r>
      </w:del>
    </w:p>
    <w:p w14:paraId="176ED0BF" w14:textId="1874D5C5" w:rsidR="00847259" w:rsidDel="002104A7" w:rsidRDefault="00847259">
      <w:pPr>
        <w:numPr>
          <w:ilvl w:val="0"/>
          <w:numId w:val="23"/>
        </w:numPr>
        <w:shd w:val="clear" w:color="auto" w:fill="FFFFFF"/>
        <w:bidi/>
        <w:ind w:left="0"/>
        <w:rPr>
          <w:del w:id="411" w:author="Edna Laufer Globus" w:date="2024-11-14T16:38:00Z"/>
          <w:rFonts w:ascii="Heebo" w:eastAsia="Times New Roman" w:hAnsi="Heebo" w:cs="Heebo"/>
          <w:color w:val="000000"/>
          <w:kern w:val="0"/>
          <w14:ligatures w14:val="none"/>
        </w:rPr>
        <w:pPrChange w:id="412" w:author="Edna Laufer Globus" w:date="2024-11-14T16:38:00Z">
          <w:pPr>
            <w:numPr>
              <w:numId w:val="23"/>
            </w:numPr>
            <w:shd w:val="clear" w:color="auto" w:fill="FFFFFF"/>
            <w:tabs>
              <w:tab w:val="num" w:pos="720"/>
            </w:tabs>
            <w:bidi/>
            <w:ind w:left="720" w:hanging="360"/>
          </w:pPr>
        </w:pPrChange>
      </w:pPr>
      <w:del w:id="413" w:author="Edna Laufer Globus" w:date="2024-11-14T16:38:00Z">
        <w:r w:rsidRPr="00785269" w:rsidDel="002104A7">
          <w:rPr>
            <w:rFonts w:ascii="Heebo" w:eastAsia="Times New Roman" w:hAnsi="Heebo" w:cs="Heebo" w:hint="cs"/>
            <w:color w:val="000000"/>
            <w:kern w:val="0"/>
            <w:rtl/>
            <w14:ligatures w14:val="none"/>
          </w:rPr>
          <w:delText>הציגו את הפרסונות שנבנו לשאר הקבוצה, ודונו כיצד כל פרסונה משתלבת בתהליך הכללי ומהם החוזקות והאתגרים שכל פרסונה מביאה עמה לתהליך אספקת השירות</w:delText>
        </w:r>
        <w:r w:rsidRPr="00785269" w:rsidDel="002104A7">
          <w:rPr>
            <w:rFonts w:ascii="Heebo" w:eastAsia="Times New Roman" w:hAnsi="Heebo" w:cs="Heebo" w:hint="cs"/>
            <w:color w:val="000000"/>
            <w:kern w:val="0"/>
            <w14:ligatures w14:val="none"/>
          </w:rPr>
          <w:delText>.</w:delText>
        </w:r>
      </w:del>
    </w:p>
    <w:p w14:paraId="7CAE7860" w14:textId="5539B324" w:rsidR="00EC3805" w:rsidDel="002104A7" w:rsidRDefault="00EC3805" w:rsidP="00ED62B8">
      <w:pPr>
        <w:shd w:val="clear" w:color="auto" w:fill="FFFFFF"/>
        <w:bidi/>
        <w:rPr>
          <w:del w:id="414" w:author="Edna Laufer Globus" w:date="2024-11-14T16:38:00Z"/>
          <w:rFonts w:ascii="Heebo" w:eastAsia="Times New Roman" w:hAnsi="Heebo" w:cs="Heebo"/>
          <w:color w:val="000000"/>
          <w:kern w:val="0"/>
          <w:rtl/>
          <w14:ligatures w14:val="none"/>
        </w:rPr>
      </w:pPr>
    </w:p>
    <w:p w14:paraId="3CE7C704" w14:textId="219A5E59" w:rsidR="00EC3805" w:rsidDel="002104A7" w:rsidRDefault="00EC3805" w:rsidP="000F39DC">
      <w:pPr>
        <w:shd w:val="clear" w:color="auto" w:fill="FFFFFF"/>
        <w:bidi/>
        <w:rPr>
          <w:del w:id="415" w:author="Edna Laufer Globus" w:date="2024-11-14T16:38:00Z"/>
          <w:rFonts w:ascii="Heebo" w:eastAsia="Times New Roman" w:hAnsi="Heebo" w:cs="Heebo"/>
          <w:color w:val="000000"/>
          <w:kern w:val="0"/>
          <w:rtl/>
          <w14:ligatures w14:val="none"/>
        </w:rPr>
      </w:pPr>
    </w:p>
    <w:p w14:paraId="4F9B3CD7" w14:textId="7A203A17" w:rsidR="00EC3805" w:rsidRPr="00D536C1" w:rsidRDefault="00EC3805">
      <w:pPr>
        <w:shd w:val="clear" w:color="auto" w:fill="FFFFFF"/>
        <w:bidi/>
        <w:spacing w:before="100" w:beforeAutospacing="1" w:after="100" w:afterAutospacing="1"/>
        <w:outlineLvl w:val="2"/>
        <w:rPr>
          <w:rFonts w:ascii="Heebo" w:eastAsia="Times New Roman" w:hAnsi="Heebo" w:cs="Heebo"/>
          <w:color w:val="FF0000"/>
          <w:kern w:val="0"/>
          <w:rtl/>
          <w14:ligatures w14:val="none"/>
        </w:rPr>
        <w:pPrChange w:id="416" w:author="Edna Laufer Globus" w:date="2024-11-14T16:41:00Z">
          <w:pPr>
            <w:shd w:val="clear" w:color="auto" w:fill="FFFFFF"/>
            <w:bidi/>
            <w:spacing w:before="100" w:beforeAutospacing="1" w:after="100" w:afterAutospacing="1"/>
            <w:ind w:left="360"/>
            <w:outlineLvl w:val="2"/>
          </w:pPr>
        </w:pPrChange>
      </w:pPr>
      <w:r w:rsidRPr="00D536C1">
        <w:rPr>
          <w:rFonts w:ascii="Heebo" w:eastAsia="Times New Roman" w:hAnsi="Heebo" w:cs="Heebo" w:hint="cs"/>
          <w:b/>
          <w:bCs/>
          <w:color w:val="FF0000"/>
          <w:kern w:val="0"/>
          <w:rtl/>
          <w14:ligatures w14:val="none"/>
        </w:rPr>
        <w:lastRenderedPageBreak/>
        <w:t>קבוצה #</w:t>
      </w:r>
      <w:del w:id="417" w:author="Edna Laufer Globus" w:date="2024-11-14T16:38:00Z">
        <w:r w:rsidDel="002104A7">
          <w:rPr>
            <w:rFonts w:ascii="Heebo" w:eastAsia="Times New Roman" w:hAnsi="Heebo" w:cs="Heebo" w:hint="cs"/>
            <w:b/>
            <w:bCs/>
            <w:color w:val="FF0000"/>
            <w:kern w:val="0"/>
            <w:rtl/>
            <w14:ligatures w14:val="none"/>
          </w:rPr>
          <w:delText>2</w:delText>
        </w:r>
        <w:r w:rsidRPr="00D536C1" w:rsidDel="002104A7">
          <w:rPr>
            <w:rFonts w:ascii="Heebo" w:eastAsia="Times New Roman" w:hAnsi="Heebo" w:cs="Heebo" w:hint="cs"/>
            <w:b/>
            <w:bCs/>
            <w:color w:val="FF0000"/>
            <w:kern w:val="0"/>
            <w:rtl/>
            <w14:ligatures w14:val="none"/>
          </w:rPr>
          <w:delText xml:space="preserve"> </w:delText>
        </w:r>
      </w:del>
      <w:ins w:id="418" w:author="Edna Laufer Globus" w:date="2024-11-14T16:38:00Z">
        <w:r w:rsidR="002104A7">
          <w:rPr>
            <w:rFonts w:ascii="Heebo" w:eastAsia="Times New Roman" w:hAnsi="Heebo" w:cs="Heebo" w:hint="cs"/>
            <w:b/>
            <w:bCs/>
            <w:color w:val="FF0000"/>
            <w:kern w:val="0"/>
            <w:rtl/>
            <w14:ligatures w14:val="none"/>
          </w:rPr>
          <w:t>1</w:t>
        </w:r>
        <w:r w:rsidR="002104A7" w:rsidRPr="00D536C1">
          <w:rPr>
            <w:rFonts w:ascii="Heebo" w:eastAsia="Times New Roman" w:hAnsi="Heebo" w:cs="Heebo" w:hint="cs"/>
            <w:b/>
            <w:bCs/>
            <w:color w:val="FF0000"/>
            <w:kern w:val="0"/>
            <w:rtl/>
            <w14:ligatures w14:val="none"/>
          </w:rPr>
          <w:t xml:space="preserve"> </w:t>
        </w:r>
      </w:ins>
      <w:r w:rsidRPr="00D536C1">
        <w:rPr>
          <w:rFonts w:ascii="Heebo" w:eastAsia="Times New Roman" w:hAnsi="Heebo" w:cs="Heebo"/>
          <w:b/>
          <w:bCs/>
          <w:color w:val="FF0000"/>
          <w:kern w:val="0"/>
          <w:rtl/>
          <w14:ligatures w14:val="none"/>
        </w:rPr>
        <w:t>–</w:t>
      </w:r>
      <w:r w:rsidRPr="00847259">
        <w:rPr>
          <w:rFonts w:ascii="Heebo" w:eastAsia="Times New Roman" w:hAnsi="Heebo" w:cs="Heebo" w:hint="cs"/>
          <w:color w:val="000000"/>
          <w:kern w:val="0"/>
          <w:rtl/>
          <w14:ligatures w14:val="none"/>
        </w:rPr>
        <w:t xml:space="preserve"> </w:t>
      </w:r>
      <w:r>
        <w:rPr>
          <w:rFonts w:ascii="Heebo" w:eastAsia="Times New Roman" w:hAnsi="Heebo" w:cs="Heebo" w:hint="cs"/>
          <w:b/>
          <w:bCs/>
          <w:color w:val="FF0000"/>
          <w:kern w:val="0"/>
          <w:rtl/>
          <w14:ligatures w14:val="none"/>
        </w:rPr>
        <w:t>פעיל</w:t>
      </w:r>
      <w:r w:rsidRPr="00847259">
        <w:rPr>
          <w:rFonts w:ascii="Heebo" w:eastAsia="Times New Roman" w:hAnsi="Heebo" w:cs="Heebo" w:hint="cs"/>
          <w:b/>
          <w:bCs/>
          <w:color w:val="FF0000"/>
          <w:kern w:val="0"/>
          <w:rtl/>
          <w14:ligatures w14:val="none"/>
        </w:rPr>
        <w:t>ות</w:t>
      </w:r>
      <w:r>
        <w:rPr>
          <w:rFonts w:ascii="Heebo" w:eastAsia="Times New Roman" w:hAnsi="Heebo" w:cs="Heebo" w:hint="cs"/>
          <w:b/>
          <w:bCs/>
          <w:color w:val="FF0000"/>
          <w:kern w:val="0"/>
          <w:rtl/>
          <w14:ligatures w14:val="none"/>
        </w:rPr>
        <w:t xml:space="preserve"> סיכום ואינטגרציה</w:t>
      </w:r>
      <w:ins w:id="419" w:author="Edna Laufer Globus" w:date="2024-11-14T16:39:00Z">
        <w:r w:rsidR="002104A7">
          <w:rPr>
            <w:rFonts w:ascii="Heebo" w:eastAsia="Times New Roman" w:hAnsi="Heebo" w:cs="Heebo" w:hint="cs"/>
            <w:b/>
            <w:bCs/>
            <w:color w:val="FF0000"/>
            <w:kern w:val="0"/>
            <w:rtl/>
            <w14:ligatures w14:val="none"/>
          </w:rPr>
          <w:t xml:space="preserve"> </w:t>
        </w:r>
        <w:r w:rsidR="002104A7">
          <w:rPr>
            <w:rFonts w:ascii="Heebo" w:eastAsia="Times New Roman" w:hAnsi="Heebo" w:cs="Heebo"/>
            <w:b/>
            <w:bCs/>
            <w:color w:val="FF0000"/>
            <w:kern w:val="0"/>
            <w:rtl/>
            <w14:ligatures w14:val="none"/>
          </w:rPr>
          <w:t>–</w:t>
        </w:r>
        <w:r w:rsidR="002104A7">
          <w:rPr>
            <w:rFonts w:ascii="Heebo" w:eastAsia="Times New Roman" w:hAnsi="Heebo" w:cs="Heebo" w:hint="cs"/>
            <w:b/>
            <w:bCs/>
            <w:color w:val="FF0000"/>
            <w:kern w:val="0"/>
            <w:rtl/>
            <w14:ligatures w14:val="none"/>
          </w:rPr>
          <w:t xml:space="preserve"> גיבוש </w:t>
        </w:r>
      </w:ins>
      <w:ins w:id="420" w:author="Edna Laufer Globus" w:date="2024-11-14T16:47:00Z">
        <w:r w:rsidR="00B408C2">
          <w:rPr>
            <w:rFonts w:ascii="Heebo" w:eastAsia="Times New Roman" w:hAnsi="Heebo" w:cs="Heebo" w:hint="cs"/>
            <w:b/>
            <w:bCs/>
            <w:color w:val="FF0000"/>
            <w:kern w:val="0"/>
            <w:rtl/>
            <w14:ligatures w14:val="none"/>
          </w:rPr>
          <w:t>ה</w:t>
        </w:r>
      </w:ins>
      <w:ins w:id="421" w:author="Edna Laufer Globus" w:date="2024-11-14T16:39:00Z">
        <w:r w:rsidR="002104A7">
          <w:rPr>
            <w:rFonts w:ascii="Heebo" w:eastAsia="Times New Roman" w:hAnsi="Heebo" w:cs="Heebo" w:hint="cs"/>
            <w:b/>
            <w:bCs/>
            <w:color w:val="FF0000"/>
            <w:kern w:val="0"/>
            <w:rtl/>
            <w14:ligatures w14:val="none"/>
          </w:rPr>
          <w:t>פיילוט</w:t>
        </w:r>
      </w:ins>
      <w:r w:rsidRPr="00847259">
        <w:rPr>
          <w:rFonts w:ascii="Heebo" w:eastAsia="Times New Roman" w:hAnsi="Heebo" w:cs="Heebo" w:hint="cs"/>
          <w:b/>
          <w:bCs/>
          <w:color w:val="FF0000"/>
          <w:kern w:val="0"/>
          <w:rtl/>
          <w14:ligatures w14:val="none"/>
        </w:rPr>
        <w:t xml:space="preserve"> </w:t>
      </w:r>
      <w:r w:rsidRPr="00D536C1">
        <w:rPr>
          <w:rFonts w:ascii="Heebo" w:eastAsia="Times New Roman" w:hAnsi="Heebo" w:cs="Heebo" w:hint="cs"/>
          <w:b/>
          <w:bCs/>
          <w:color w:val="FF0000"/>
          <w:kern w:val="0"/>
          <w:rtl/>
          <w14:ligatures w14:val="none"/>
        </w:rPr>
        <w:t xml:space="preserve">/ </w:t>
      </w:r>
      <w:r w:rsidRPr="00D536C1">
        <w:rPr>
          <w:rFonts w:ascii="Heebo" w:eastAsia="Times New Roman" w:hAnsi="Heebo" w:cs="Heebo" w:hint="cs"/>
          <w:color w:val="FF0000"/>
          <w:kern w:val="0"/>
          <w:rtl/>
          <w14:ligatures w14:val="none"/>
        </w:rPr>
        <w:t>עבודה על גבי גיליונו</w:t>
      </w:r>
      <w:r w:rsidRPr="00D536C1">
        <w:rPr>
          <w:rFonts w:ascii="Heebo" w:eastAsia="Times New Roman" w:hAnsi="Heebo" w:cs="Heebo" w:hint="eastAsia"/>
          <w:color w:val="FF0000"/>
          <w:kern w:val="0"/>
          <w:rtl/>
          <w14:ligatures w14:val="none"/>
        </w:rPr>
        <w:t>ת</w:t>
      </w:r>
      <w:r w:rsidRPr="00D536C1">
        <w:rPr>
          <w:rFonts w:ascii="Heebo" w:eastAsia="Times New Roman" w:hAnsi="Heebo" w:cs="Heebo" w:hint="cs"/>
          <w:color w:val="FF0000"/>
          <w:kern w:val="0"/>
          <w:rtl/>
          <w14:ligatures w14:val="none"/>
        </w:rPr>
        <w:t xml:space="preserve"> עבודה</w:t>
      </w:r>
    </w:p>
    <w:p w14:paraId="6AB87F53" w14:textId="76771674" w:rsidR="00EC3805" w:rsidRDefault="00EC3805" w:rsidP="000F39DC">
      <w:pPr>
        <w:shd w:val="clear" w:color="auto" w:fill="FFFFFF"/>
        <w:bidi/>
        <w:spacing w:before="100" w:beforeAutospacing="1" w:after="100" w:afterAutospacing="1"/>
        <w:rPr>
          <w:rFonts w:ascii="Heebo" w:eastAsia="Times New Roman" w:hAnsi="Heebo" w:cs="Heebo"/>
          <w:color w:val="000000"/>
          <w:kern w:val="0"/>
          <w:rtl/>
          <w14:ligatures w14:val="none"/>
        </w:rPr>
      </w:pPr>
      <w:r w:rsidRPr="00D536C1">
        <w:rPr>
          <w:rFonts w:ascii="Heebo" w:eastAsia="Times New Roman" w:hAnsi="Heebo" w:cs="Heebo" w:hint="cs"/>
          <w:b/>
          <w:bCs/>
          <w:color w:val="000000"/>
          <w:kern w:val="0"/>
          <w:rtl/>
          <w14:ligatures w14:val="none"/>
        </w:rPr>
        <w:t>המטר</w:t>
      </w:r>
      <w:r>
        <w:rPr>
          <w:rFonts w:ascii="Heebo" w:eastAsia="Times New Roman" w:hAnsi="Heebo" w:cs="Heebo" w:hint="cs"/>
          <w:b/>
          <w:bCs/>
          <w:color w:val="000000"/>
          <w:kern w:val="0"/>
          <w:rtl/>
          <w14:ligatures w14:val="none"/>
        </w:rPr>
        <w:t>ה:</w:t>
      </w:r>
      <w:r w:rsidRPr="00847259">
        <w:rPr>
          <w:rFonts w:ascii="Heebo" w:eastAsia="Times New Roman" w:hAnsi="Heebo" w:cs="Heebo" w:hint="cs"/>
          <w:color w:val="000000"/>
          <w:kern w:val="0"/>
          <w:rtl/>
          <w14:ligatures w14:val="none"/>
        </w:rPr>
        <w:t xml:space="preserve"> </w:t>
      </w:r>
      <w:r w:rsidRPr="00785269">
        <w:rPr>
          <w:rFonts w:ascii="Heebo" w:eastAsia="Times New Roman" w:hAnsi="Heebo" w:cs="Heebo" w:hint="cs"/>
          <w:color w:val="000000"/>
          <w:kern w:val="0"/>
          <w:rtl/>
          <w14:ligatures w14:val="none"/>
        </w:rPr>
        <w:t xml:space="preserve">לגבש עקרונות מנחים </w:t>
      </w:r>
      <w:del w:id="422" w:author="Edna Laufer Globus" w:date="2024-11-14T16:45:00Z">
        <w:r w:rsidRPr="00785269" w:rsidDel="00B408C2">
          <w:rPr>
            <w:rFonts w:ascii="Heebo" w:eastAsia="Times New Roman" w:hAnsi="Heebo" w:cs="Heebo" w:hint="cs"/>
            <w:color w:val="000000"/>
            <w:kern w:val="0"/>
            <w:rtl/>
            <w14:ligatures w14:val="none"/>
          </w:rPr>
          <w:delText xml:space="preserve">לביצוע </w:delText>
        </w:r>
      </w:del>
      <w:ins w:id="423" w:author="Edna Laufer Globus" w:date="2024-11-14T16:45:00Z">
        <w:r w:rsidR="00B408C2">
          <w:rPr>
            <w:rFonts w:ascii="Heebo" w:eastAsia="Times New Roman" w:hAnsi="Heebo" w:cs="Heebo" w:hint="cs"/>
            <w:color w:val="000000"/>
            <w:kern w:val="0"/>
            <w:rtl/>
            <w14:ligatures w14:val="none"/>
          </w:rPr>
          <w:t>כיצד יבוצע</w:t>
        </w:r>
        <w:r w:rsidR="00B408C2" w:rsidRPr="00785269">
          <w:rPr>
            <w:rFonts w:ascii="Heebo" w:eastAsia="Times New Roman" w:hAnsi="Heebo" w:cs="Heebo" w:hint="cs"/>
            <w:color w:val="000000"/>
            <w:kern w:val="0"/>
            <w:rtl/>
            <w14:ligatures w14:val="none"/>
          </w:rPr>
          <w:t xml:space="preserve"> </w:t>
        </w:r>
        <w:r w:rsidR="00B408C2">
          <w:rPr>
            <w:rFonts w:ascii="Heebo" w:eastAsia="Times New Roman" w:hAnsi="Heebo" w:cs="Heebo" w:hint="cs"/>
            <w:color w:val="000000"/>
            <w:kern w:val="0"/>
            <w:rtl/>
            <w14:ligatures w14:val="none"/>
          </w:rPr>
          <w:t>ה</w:t>
        </w:r>
      </w:ins>
      <w:r w:rsidRPr="00785269">
        <w:rPr>
          <w:rFonts w:ascii="Heebo" w:eastAsia="Times New Roman" w:hAnsi="Heebo" w:cs="Heebo" w:hint="cs"/>
          <w:color w:val="000000"/>
          <w:kern w:val="0"/>
          <w:rtl/>
          <w14:ligatures w14:val="none"/>
        </w:rPr>
        <w:t>פיילוט, לזהות את האתגרים וההזדמנויות המרכזיים בתהליך, ולפתח מודל תמריצים שמטרתו ל</w:t>
      </w:r>
      <w:ins w:id="424" w:author="אביעד יצחקי" w:date="2024-11-14T22:18:00Z">
        <w:r w:rsidR="000F39DC">
          <w:rPr>
            <w:rFonts w:ascii="Heebo" w:eastAsia="Times New Roman" w:hAnsi="Heebo" w:cs="Heebo" w:hint="cs"/>
            <w:color w:val="000000"/>
            <w:kern w:val="0"/>
            <w:rtl/>
            <w14:ligatures w14:val="none"/>
          </w:rPr>
          <w:t>הרחיב השתתפות, ל</w:t>
        </w:r>
      </w:ins>
      <w:r w:rsidRPr="00785269">
        <w:rPr>
          <w:rFonts w:ascii="Heebo" w:eastAsia="Times New Roman" w:hAnsi="Heebo" w:cs="Heebo" w:hint="cs"/>
          <w:color w:val="000000"/>
          <w:kern w:val="0"/>
          <w:rtl/>
          <w14:ligatures w14:val="none"/>
        </w:rPr>
        <w:t xml:space="preserve">שפר את שביעות הרצון </w:t>
      </w:r>
      <w:del w:id="425" w:author="אביעד יצחקי" w:date="2024-11-14T22:18:00Z">
        <w:r w:rsidRPr="00785269" w:rsidDel="000F39DC">
          <w:rPr>
            <w:rFonts w:ascii="Heebo" w:eastAsia="Times New Roman" w:hAnsi="Heebo" w:cs="Heebo" w:hint="cs"/>
            <w:color w:val="000000"/>
            <w:kern w:val="0"/>
            <w:rtl/>
            <w14:ligatures w14:val="none"/>
          </w:rPr>
          <w:delText>וההשתתפות של</w:delText>
        </w:r>
      </w:del>
      <w:ins w:id="426" w:author="אביעד יצחקי" w:date="2024-11-14T22:18:00Z">
        <w:r w:rsidR="000F39DC">
          <w:rPr>
            <w:rFonts w:ascii="Heebo" w:eastAsia="Times New Roman" w:hAnsi="Heebo" w:cs="Heebo" w:hint="cs"/>
            <w:color w:val="000000"/>
            <w:kern w:val="0"/>
            <w:rtl/>
            <w14:ligatures w14:val="none"/>
          </w:rPr>
          <w:t>והזדקנות מיטבית</w:t>
        </w:r>
      </w:ins>
      <w:r w:rsidRPr="00785269">
        <w:rPr>
          <w:rFonts w:ascii="Heebo" w:eastAsia="Times New Roman" w:hAnsi="Heebo" w:cs="Heebo" w:hint="cs"/>
          <w:color w:val="000000"/>
          <w:kern w:val="0"/>
          <w:rtl/>
          <w14:ligatures w14:val="none"/>
        </w:rPr>
        <w:t xml:space="preserve"> </w:t>
      </w:r>
      <w:del w:id="427" w:author="Edna Laufer Globus" w:date="2024-11-14T16:45:00Z">
        <w:r w:rsidRPr="00785269" w:rsidDel="00B408C2">
          <w:rPr>
            <w:rFonts w:ascii="Heebo" w:eastAsia="Times New Roman" w:hAnsi="Heebo" w:cs="Heebo" w:hint="cs"/>
            <w:color w:val="000000"/>
            <w:kern w:val="0"/>
            <w:rtl/>
            <w14:ligatures w14:val="none"/>
          </w:rPr>
          <w:delText xml:space="preserve">הקשישים </w:delText>
        </w:r>
      </w:del>
      <w:ins w:id="428" w:author="Edna Laufer Globus" w:date="2024-11-14T16:45:00Z">
        <w:del w:id="429" w:author="אביעד יצחקי" w:date="2024-11-14T22:18:00Z">
          <w:r w:rsidR="00B408C2" w:rsidDel="000F39DC">
            <w:rPr>
              <w:rFonts w:ascii="Heebo" w:eastAsia="Times New Roman" w:hAnsi="Heebo" w:cs="Heebo" w:hint="cs"/>
              <w:color w:val="000000"/>
              <w:kern w:val="0"/>
              <w:rtl/>
              <w14:ligatures w14:val="none"/>
            </w:rPr>
            <w:delText>האזרחים הוותיקים</w:delText>
          </w:r>
          <w:r w:rsidR="00B408C2" w:rsidRPr="00785269" w:rsidDel="000F39DC">
            <w:rPr>
              <w:rFonts w:ascii="Heebo" w:eastAsia="Times New Roman" w:hAnsi="Heebo" w:cs="Heebo" w:hint="cs"/>
              <w:color w:val="000000"/>
              <w:kern w:val="0"/>
              <w:rtl/>
              <w14:ligatures w14:val="none"/>
            </w:rPr>
            <w:delText xml:space="preserve"> </w:delText>
          </w:r>
        </w:del>
      </w:ins>
      <w:del w:id="430" w:author="אביעד יצחקי" w:date="2024-11-14T22:18:00Z">
        <w:r w:rsidRPr="00785269" w:rsidDel="000F39DC">
          <w:rPr>
            <w:rFonts w:ascii="Heebo" w:eastAsia="Times New Roman" w:hAnsi="Heebo" w:cs="Heebo" w:hint="cs"/>
            <w:color w:val="000000"/>
            <w:kern w:val="0"/>
            <w:rtl/>
            <w14:ligatures w14:val="none"/>
          </w:rPr>
          <w:delText>ו</w:delText>
        </w:r>
      </w:del>
      <w:ins w:id="431" w:author="אביעד יצחקי" w:date="2024-11-14T22:18:00Z">
        <w:r w:rsidR="000F39DC">
          <w:rPr>
            <w:rFonts w:ascii="Heebo" w:eastAsia="Times New Roman" w:hAnsi="Heebo" w:cs="Heebo" w:hint="cs"/>
            <w:color w:val="000000"/>
            <w:kern w:val="0"/>
            <w:rtl/>
            <w14:ligatures w14:val="none"/>
          </w:rPr>
          <w:t xml:space="preserve">דרך </w:t>
        </w:r>
      </w:ins>
      <w:r w:rsidRPr="00785269">
        <w:rPr>
          <w:rFonts w:ascii="Heebo" w:eastAsia="Times New Roman" w:hAnsi="Heebo" w:cs="Heebo" w:hint="cs"/>
          <w:color w:val="000000"/>
          <w:kern w:val="0"/>
          <w:rtl/>
          <w14:ligatures w14:val="none"/>
        </w:rPr>
        <w:t>ספקי השירותים</w:t>
      </w:r>
      <w:r w:rsidRPr="00785269">
        <w:rPr>
          <w:rFonts w:ascii="Heebo" w:eastAsia="Times New Roman" w:hAnsi="Heebo" w:cs="Heebo" w:hint="cs"/>
          <w:color w:val="000000"/>
          <w:kern w:val="0"/>
          <w14:ligatures w14:val="none"/>
        </w:rPr>
        <w:t>.</w:t>
      </w:r>
    </w:p>
    <w:p w14:paraId="4F0A905F" w14:textId="75A5AB5D" w:rsidR="00EC3805" w:rsidRPr="00EC3805" w:rsidRDefault="00EC3805" w:rsidP="00EC3805">
      <w:pPr>
        <w:shd w:val="clear" w:color="auto" w:fill="FFFFFF"/>
        <w:bidi/>
        <w:spacing w:before="100" w:beforeAutospacing="1" w:after="100" w:afterAutospacing="1"/>
        <w:outlineLvl w:val="3"/>
        <w:rPr>
          <w:rFonts w:ascii="Heebo" w:eastAsia="Times New Roman" w:hAnsi="Heebo" w:cs="Heebo"/>
          <w:color w:val="FF0000"/>
          <w:kern w:val="0"/>
          <w14:ligatures w14:val="none"/>
        </w:rPr>
      </w:pPr>
      <w:r w:rsidRPr="00EC3805">
        <w:rPr>
          <w:rFonts w:ascii="Heebo" w:eastAsia="Times New Roman" w:hAnsi="Heebo" w:cs="Heebo" w:hint="cs"/>
          <w:color w:val="FF0000"/>
          <w:kern w:val="0"/>
          <w:rtl/>
          <w14:ligatures w14:val="none"/>
        </w:rPr>
        <w:t xml:space="preserve">שלב 1: </w:t>
      </w:r>
      <w:ins w:id="432" w:author="Edna Laufer Globus" w:date="2024-11-14T16:39:00Z">
        <w:r w:rsidR="002104A7" w:rsidRPr="00EC3805">
          <w:rPr>
            <w:rFonts w:ascii="Heebo" w:eastAsia="Times New Roman" w:hAnsi="Heebo" w:cs="Heebo" w:hint="cs"/>
            <w:color w:val="FF0000"/>
            <w:kern w:val="0"/>
            <w:rtl/>
            <w14:ligatures w14:val="none"/>
          </w:rPr>
          <w:t>גיבוש עקרונות מנחים לפיילוט</w:t>
        </w:r>
        <w:r w:rsidR="002104A7" w:rsidRPr="00EC3805" w:rsidDel="002104A7">
          <w:rPr>
            <w:rFonts w:ascii="Heebo" w:eastAsia="Times New Roman" w:hAnsi="Heebo" w:cs="Heebo" w:hint="cs"/>
            <w:color w:val="FF0000"/>
            <w:kern w:val="0"/>
            <w:rtl/>
            <w14:ligatures w14:val="none"/>
          </w:rPr>
          <w:t xml:space="preserve"> </w:t>
        </w:r>
      </w:ins>
      <w:del w:id="433" w:author="Edna Laufer Globus" w:date="2024-11-14T16:39:00Z">
        <w:r w:rsidRPr="00EC3805" w:rsidDel="002104A7">
          <w:rPr>
            <w:rFonts w:ascii="Heebo" w:eastAsia="Times New Roman" w:hAnsi="Heebo" w:cs="Heebo" w:hint="cs"/>
            <w:color w:val="FF0000"/>
            <w:kern w:val="0"/>
            <w:rtl/>
            <w14:ligatures w14:val="none"/>
          </w:rPr>
          <w:delText>גיבוש עקרונות מנחים לפיילוט</w:delText>
        </w:r>
      </w:del>
    </w:p>
    <w:p w14:paraId="141BEE23" w14:textId="75E76BDF" w:rsidR="00EC3805" w:rsidRPr="00EC3805" w:rsidRDefault="00EC3805" w:rsidP="00EC3805">
      <w:pPr>
        <w:pStyle w:val="a4"/>
        <w:numPr>
          <w:ilvl w:val="0"/>
          <w:numId w:val="25"/>
        </w:numPr>
        <w:shd w:val="clear" w:color="auto" w:fill="FFFFFF"/>
        <w:bidi/>
        <w:spacing w:before="120" w:after="120"/>
        <w:rPr>
          <w:rFonts w:ascii="Heebo" w:eastAsia="Times New Roman" w:hAnsi="Heebo" w:cs="Heebo"/>
          <w:color w:val="000000"/>
          <w:kern w:val="0"/>
          <w14:ligatures w14:val="none"/>
        </w:rPr>
      </w:pPr>
      <w:r w:rsidRPr="00EC3805">
        <w:rPr>
          <w:rFonts w:ascii="Heebo" w:eastAsia="Times New Roman" w:hAnsi="Heebo" w:cs="Heebo" w:hint="cs"/>
          <w:color w:val="000000"/>
          <w:kern w:val="0"/>
          <w:rtl/>
          <w14:ligatures w14:val="none"/>
        </w:rPr>
        <w:t>עברו על התוצרים מהמשימות הקודמות (</w:t>
      </w:r>
      <w:r>
        <w:rPr>
          <w:rFonts w:ascii="Heebo" w:eastAsia="Times New Roman" w:hAnsi="Heebo" w:cs="Heebo" w:hint="cs"/>
          <w:color w:val="000000"/>
          <w:kern w:val="0"/>
          <w:rtl/>
          <w14:ligatures w14:val="none"/>
        </w:rPr>
        <w:t xml:space="preserve">הצרכים, סל השירותים, </w:t>
      </w:r>
      <w:r w:rsidRPr="00EC3805">
        <w:rPr>
          <w:rFonts w:ascii="Heebo" w:eastAsia="Times New Roman" w:hAnsi="Heebo" w:cs="Heebo" w:hint="cs"/>
          <w:color w:val="000000"/>
          <w:kern w:val="0"/>
          <w:rtl/>
          <w14:ligatures w14:val="none"/>
        </w:rPr>
        <w:t xml:space="preserve">אפיון הפרסונות, מבנה תהליכי אספקת השירות, זיהוי הממשקים), </w:t>
      </w:r>
      <w:r>
        <w:rPr>
          <w:rFonts w:ascii="Heebo" w:eastAsia="Times New Roman" w:hAnsi="Heebo" w:cs="Heebo" w:hint="cs"/>
          <w:color w:val="000000"/>
          <w:kern w:val="0"/>
          <w:rtl/>
          <w14:ligatures w14:val="none"/>
        </w:rPr>
        <w:t>וחשבו</w:t>
      </w:r>
      <w:r w:rsidRPr="00EC3805">
        <w:rPr>
          <w:rFonts w:ascii="Heebo" w:eastAsia="Times New Roman" w:hAnsi="Heebo" w:cs="Heebo" w:hint="cs"/>
          <w:color w:val="000000"/>
          <w:kern w:val="0"/>
          <w:rtl/>
          <w14:ligatures w14:val="none"/>
        </w:rPr>
        <w:t xml:space="preserve"> על עקרונות כלליים לניהול הפיילוט</w:t>
      </w:r>
      <w:r w:rsidRPr="00EC3805">
        <w:rPr>
          <w:rFonts w:ascii="Heebo" w:eastAsia="Times New Roman" w:hAnsi="Heebo" w:cs="Heebo" w:hint="cs"/>
          <w:color w:val="000000"/>
          <w:kern w:val="0"/>
          <w14:ligatures w14:val="none"/>
        </w:rPr>
        <w:t>.</w:t>
      </w:r>
    </w:p>
    <w:p w14:paraId="0E8B7CCD" w14:textId="77777777" w:rsidR="00EC3805" w:rsidRPr="00EC3805" w:rsidRDefault="00EC3805" w:rsidP="00EC3805">
      <w:pPr>
        <w:pStyle w:val="a4"/>
        <w:numPr>
          <w:ilvl w:val="0"/>
          <w:numId w:val="25"/>
        </w:numPr>
        <w:shd w:val="clear" w:color="auto" w:fill="FFFFFF"/>
        <w:bidi/>
        <w:spacing w:before="120" w:after="120"/>
        <w:rPr>
          <w:rFonts w:ascii="Heebo" w:eastAsia="Times New Roman" w:hAnsi="Heebo" w:cs="Heebo"/>
          <w:color w:val="000000"/>
          <w:kern w:val="0"/>
          <w14:ligatures w14:val="none"/>
        </w:rPr>
      </w:pPr>
      <w:r w:rsidRPr="00EC3805">
        <w:rPr>
          <w:rFonts w:ascii="Heebo" w:eastAsia="Times New Roman" w:hAnsi="Heebo" w:cs="Heebo" w:hint="cs"/>
          <w:color w:val="000000"/>
          <w:kern w:val="0"/>
          <w:rtl/>
          <w14:ligatures w14:val="none"/>
        </w:rPr>
        <w:t>נסחו יחד עקרונות כלליים של הפיילוט, כגון</w:t>
      </w:r>
      <w:r w:rsidRPr="00EC3805">
        <w:rPr>
          <w:rFonts w:ascii="Heebo" w:eastAsia="Times New Roman" w:hAnsi="Heebo" w:cs="Heebo" w:hint="cs"/>
          <w:color w:val="000000"/>
          <w:kern w:val="0"/>
          <w14:ligatures w14:val="none"/>
        </w:rPr>
        <w:t>:</w:t>
      </w:r>
    </w:p>
    <w:p w14:paraId="183F6DE9" w14:textId="6A3289C6" w:rsidR="00EC3805" w:rsidRPr="00EC3805" w:rsidRDefault="00EC3805" w:rsidP="00EC3805">
      <w:pPr>
        <w:pStyle w:val="a4"/>
        <w:numPr>
          <w:ilvl w:val="1"/>
          <w:numId w:val="25"/>
        </w:numPr>
        <w:shd w:val="clear" w:color="auto" w:fill="FFFFFF"/>
        <w:bidi/>
        <w:rPr>
          <w:rFonts w:ascii="Heebo" w:eastAsia="Times New Roman" w:hAnsi="Heebo" w:cs="Heebo"/>
          <w:color w:val="000000"/>
          <w:kern w:val="0"/>
          <w14:ligatures w14:val="none"/>
        </w:rPr>
      </w:pPr>
      <w:r w:rsidRPr="00EC3805">
        <w:rPr>
          <w:rFonts w:ascii="Heebo" w:eastAsia="Times New Roman" w:hAnsi="Heebo" w:cs="Heebo" w:hint="cs"/>
          <w:b/>
          <w:bCs/>
          <w:color w:val="000000"/>
          <w:kern w:val="0"/>
          <w:rtl/>
          <w14:ligatures w14:val="none"/>
        </w:rPr>
        <w:t>מיקוד בשירות מותאם אישית</w:t>
      </w:r>
      <w:r w:rsidRPr="00EC3805">
        <w:rPr>
          <w:rFonts w:ascii="Heebo" w:eastAsia="Times New Roman" w:hAnsi="Heebo" w:cs="Heebo" w:hint="cs"/>
          <w:b/>
          <w:bCs/>
          <w:color w:val="000000"/>
          <w:kern w:val="0"/>
          <w14:ligatures w14:val="none"/>
        </w:rPr>
        <w:t>:</w:t>
      </w:r>
      <w:r w:rsidRPr="00EC3805">
        <w:rPr>
          <w:rFonts w:ascii="Heebo" w:eastAsia="Times New Roman" w:hAnsi="Heebo" w:cs="Heebo" w:hint="cs"/>
          <w:color w:val="000000"/>
          <w:kern w:val="0"/>
          <w14:ligatures w14:val="none"/>
        </w:rPr>
        <w:t> </w:t>
      </w:r>
      <w:r w:rsidRPr="00EC3805">
        <w:rPr>
          <w:rFonts w:ascii="Heebo" w:eastAsia="Times New Roman" w:hAnsi="Heebo" w:cs="Heebo" w:hint="cs"/>
          <w:color w:val="000000"/>
          <w:kern w:val="0"/>
          <w:rtl/>
          <w14:ligatures w14:val="none"/>
        </w:rPr>
        <w:t xml:space="preserve">יצירת תוכנית מותאמת לצרכים הספציפיים של </w:t>
      </w:r>
      <w:del w:id="434" w:author="Edna Laufer Globus" w:date="2024-11-14T16:45:00Z">
        <w:r w:rsidRPr="00EC3805" w:rsidDel="00B408C2">
          <w:rPr>
            <w:rFonts w:ascii="Heebo" w:eastAsia="Times New Roman" w:hAnsi="Heebo" w:cs="Heebo" w:hint="cs"/>
            <w:color w:val="000000"/>
            <w:kern w:val="0"/>
            <w:rtl/>
            <w14:ligatures w14:val="none"/>
          </w:rPr>
          <w:delText xml:space="preserve">הקשישים </w:delText>
        </w:r>
      </w:del>
      <w:ins w:id="435" w:author="Edna Laufer Globus" w:date="2024-11-14T16:45:00Z">
        <w:r w:rsidR="00B408C2">
          <w:rPr>
            <w:rFonts w:ascii="Heebo" w:eastAsia="Times New Roman" w:hAnsi="Heebo" w:cs="Heebo" w:hint="cs"/>
            <w:color w:val="000000"/>
            <w:kern w:val="0"/>
            <w:rtl/>
            <w14:ligatures w14:val="none"/>
          </w:rPr>
          <w:t>האזרחים</w:t>
        </w:r>
        <w:r w:rsidR="00B408C2" w:rsidRPr="00EC3805">
          <w:rPr>
            <w:rFonts w:ascii="Heebo" w:eastAsia="Times New Roman" w:hAnsi="Heebo" w:cs="Heebo" w:hint="cs"/>
            <w:color w:val="000000"/>
            <w:kern w:val="0"/>
            <w:rtl/>
            <w14:ligatures w14:val="none"/>
          </w:rPr>
          <w:t xml:space="preserve"> </w:t>
        </w:r>
      </w:ins>
      <w:r w:rsidRPr="00EC3805">
        <w:rPr>
          <w:rFonts w:ascii="Heebo" w:eastAsia="Times New Roman" w:hAnsi="Heebo" w:cs="Heebo" w:hint="cs"/>
          <w:color w:val="000000"/>
          <w:kern w:val="0"/>
          <w:rtl/>
          <w14:ligatures w14:val="none"/>
        </w:rPr>
        <w:t>המשתתפים בפיילוט</w:t>
      </w:r>
      <w:r w:rsidRPr="00EC3805">
        <w:rPr>
          <w:rFonts w:ascii="Heebo" w:eastAsia="Times New Roman" w:hAnsi="Heebo" w:cs="Heebo" w:hint="cs"/>
          <w:color w:val="000000"/>
          <w:kern w:val="0"/>
          <w14:ligatures w14:val="none"/>
        </w:rPr>
        <w:t>.</w:t>
      </w:r>
    </w:p>
    <w:p w14:paraId="54684847" w14:textId="3D8C8B2D" w:rsidR="00EC3805" w:rsidRPr="00EC3805" w:rsidRDefault="00EC3805" w:rsidP="000F39DC">
      <w:pPr>
        <w:pStyle w:val="a4"/>
        <w:numPr>
          <w:ilvl w:val="1"/>
          <w:numId w:val="25"/>
        </w:numPr>
        <w:shd w:val="clear" w:color="auto" w:fill="FFFFFF"/>
        <w:bidi/>
        <w:rPr>
          <w:rFonts w:ascii="Heebo" w:eastAsia="Times New Roman" w:hAnsi="Heebo" w:cs="Heebo"/>
          <w:color w:val="000000"/>
          <w:kern w:val="0"/>
          <w14:ligatures w14:val="none"/>
        </w:rPr>
      </w:pPr>
      <w:r w:rsidRPr="00EC3805">
        <w:rPr>
          <w:rFonts w:ascii="Heebo" w:eastAsia="Times New Roman" w:hAnsi="Heebo" w:cs="Heebo" w:hint="cs"/>
          <w:b/>
          <w:bCs/>
          <w:color w:val="000000"/>
          <w:kern w:val="0"/>
          <w:rtl/>
          <w14:ligatures w14:val="none"/>
        </w:rPr>
        <w:t>אינטגרציה בין ספקים</w:t>
      </w:r>
      <w:r w:rsidRPr="00EC3805">
        <w:rPr>
          <w:rFonts w:ascii="Heebo" w:eastAsia="Times New Roman" w:hAnsi="Heebo" w:cs="Heebo" w:hint="cs"/>
          <w:b/>
          <w:bCs/>
          <w:color w:val="000000"/>
          <w:kern w:val="0"/>
          <w14:ligatures w14:val="none"/>
        </w:rPr>
        <w:t>:</w:t>
      </w:r>
      <w:r w:rsidRPr="00EC3805">
        <w:rPr>
          <w:rFonts w:ascii="Heebo" w:eastAsia="Times New Roman" w:hAnsi="Heebo" w:cs="Heebo" w:hint="cs"/>
          <w:color w:val="000000"/>
          <w:kern w:val="0"/>
          <w14:ligatures w14:val="none"/>
        </w:rPr>
        <w:t> </w:t>
      </w:r>
      <w:r w:rsidRPr="00EC3805">
        <w:rPr>
          <w:rFonts w:ascii="Heebo" w:eastAsia="Times New Roman" w:hAnsi="Heebo" w:cs="Heebo" w:hint="cs"/>
          <w:color w:val="000000"/>
          <w:kern w:val="0"/>
          <w:rtl/>
          <w14:ligatures w14:val="none"/>
        </w:rPr>
        <w:t xml:space="preserve">עבודה בשיתוף פעולה הדוק בין </w:t>
      </w:r>
      <w:ins w:id="436" w:author="אביעד יצחקי" w:date="2024-11-14T22:19:00Z">
        <w:r w:rsidR="000F39DC">
          <w:rPr>
            <w:rFonts w:ascii="Heebo" w:eastAsia="Times New Roman" w:hAnsi="Heebo" w:cs="Heebo" w:hint="cs"/>
            <w:color w:val="000000"/>
            <w:kern w:val="0"/>
            <w:rtl/>
            <w14:ligatures w14:val="none"/>
          </w:rPr>
          <w:t>שירות הקהילה</w:t>
        </w:r>
      </w:ins>
      <w:ins w:id="437" w:author="אביעד יצחקי" w:date="2024-11-14T22:20:00Z">
        <w:r w:rsidR="000F39DC">
          <w:rPr>
            <w:rFonts w:ascii="Heebo" w:eastAsia="Times New Roman" w:hAnsi="Heebo" w:cs="Heebo" w:hint="cs"/>
            <w:color w:val="000000"/>
            <w:kern w:val="0"/>
            <w:rtl/>
            <w14:ligatures w14:val="none"/>
          </w:rPr>
          <w:t xml:space="preserve"> ומתאמות השירות</w:t>
        </w:r>
      </w:ins>
      <w:ins w:id="438" w:author="אביעד יצחקי" w:date="2024-11-14T22:19:00Z">
        <w:r w:rsidR="000F39DC">
          <w:rPr>
            <w:rFonts w:ascii="Heebo" w:eastAsia="Times New Roman" w:hAnsi="Heebo" w:cs="Heebo" w:hint="cs"/>
            <w:color w:val="000000"/>
            <w:kern w:val="0"/>
            <w:rtl/>
            <w14:ligatures w14:val="none"/>
          </w:rPr>
          <w:t xml:space="preserve"> ל</w:t>
        </w:r>
      </w:ins>
      <w:r w:rsidRPr="00EC3805">
        <w:rPr>
          <w:rFonts w:ascii="Heebo" w:eastAsia="Times New Roman" w:hAnsi="Heebo" w:cs="Heebo" w:hint="cs"/>
          <w:color w:val="000000"/>
          <w:kern w:val="0"/>
          <w:rtl/>
          <w14:ligatures w14:val="none"/>
        </w:rPr>
        <w:t xml:space="preserve">ספקי השירותים </w:t>
      </w:r>
      <w:del w:id="439" w:author="אביעד יצחקי" w:date="2024-11-14T22:19:00Z">
        <w:r w:rsidRPr="00EC3805" w:rsidDel="000F39DC">
          <w:rPr>
            <w:rFonts w:ascii="Heebo" w:eastAsia="Times New Roman" w:hAnsi="Heebo" w:cs="Heebo" w:hint="cs"/>
            <w:color w:val="000000"/>
            <w:kern w:val="0"/>
            <w:rtl/>
            <w14:ligatures w14:val="none"/>
          </w:rPr>
          <w:delText>ומתאמות השירות</w:delText>
        </w:r>
        <w:r w:rsidRPr="00EC3805" w:rsidDel="000F39DC">
          <w:rPr>
            <w:rFonts w:ascii="Heebo" w:eastAsia="Times New Roman" w:hAnsi="Heebo" w:cs="Heebo" w:hint="cs"/>
            <w:color w:val="000000"/>
            <w:kern w:val="0"/>
            <w14:ligatures w14:val="none"/>
          </w:rPr>
          <w:delText>.</w:delText>
        </w:r>
      </w:del>
    </w:p>
    <w:p w14:paraId="3FA9B451" w14:textId="27CBEA56" w:rsidR="00EC3805" w:rsidRPr="00EC3805" w:rsidRDefault="00EC3805" w:rsidP="00EC3805">
      <w:pPr>
        <w:pStyle w:val="a4"/>
        <w:numPr>
          <w:ilvl w:val="1"/>
          <w:numId w:val="25"/>
        </w:numPr>
        <w:shd w:val="clear" w:color="auto" w:fill="FFFFFF"/>
        <w:bidi/>
        <w:rPr>
          <w:rFonts w:ascii="Heebo" w:eastAsia="Times New Roman" w:hAnsi="Heebo" w:cs="Heebo"/>
          <w:color w:val="000000"/>
          <w:kern w:val="0"/>
          <w14:ligatures w14:val="none"/>
        </w:rPr>
      </w:pPr>
      <w:r w:rsidRPr="00EC3805">
        <w:rPr>
          <w:rFonts w:ascii="Heebo" w:eastAsia="Times New Roman" w:hAnsi="Heebo" w:cs="Heebo" w:hint="cs"/>
          <w:b/>
          <w:bCs/>
          <w:color w:val="000000"/>
          <w:kern w:val="0"/>
          <w:rtl/>
          <w14:ligatures w14:val="none"/>
        </w:rPr>
        <w:t>מדידה ומשוב</w:t>
      </w:r>
      <w:r w:rsidRPr="00EC3805">
        <w:rPr>
          <w:rFonts w:ascii="Heebo" w:eastAsia="Times New Roman" w:hAnsi="Heebo" w:cs="Heebo" w:hint="cs"/>
          <w:b/>
          <w:bCs/>
          <w:color w:val="000000"/>
          <w:kern w:val="0"/>
          <w14:ligatures w14:val="none"/>
        </w:rPr>
        <w:t>:</w:t>
      </w:r>
      <w:r w:rsidRPr="00EC3805">
        <w:rPr>
          <w:rFonts w:ascii="Heebo" w:eastAsia="Times New Roman" w:hAnsi="Heebo" w:cs="Heebo" w:hint="cs"/>
          <w:color w:val="000000"/>
          <w:kern w:val="0"/>
          <w14:ligatures w14:val="none"/>
        </w:rPr>
        <w:t> </w:t>
      </w:r>
      <w:r w:rsidRPr="00EC3805">
        <w:rPr>
          <w:rFonts w:ascii="Heebo" w:eastAsia="Times New Roman" w:hAnsi="Heebo" w:cs="Heebo" w:hint="cs"/>
          <w:color w:val="000000"/>
          <w:kern w:val="0"/>
          <w:rtl/>
          <w14:ligatures w14:val="none"/>
        </w:rPr>
        <w:t xml:space="preserve">קבלת משוב מתמשך </w:t>
      </w:r>
      <w:del w:id="440" w:author="Edna Laufer Globus" w:date="2024-11-14T16:46:00Z">
        <w:r w:rsidRPr="00EC3805" w:rsidDel="00B408C2">
          <w:rPr>
            <w:rFonts w:ascii="Heebo" w:eastAsia="Times New Roman" w:hAnsi="Heebo" w:cs="Heebo" w:hint="cs"/>
            <w:color w:val="000000"/>
            <w:kern w:val="0"/>
            <w:rtl/>
            <w14:ligatures w14:val="none"/>
          </w:rPr>
          <w:delText xml:space="preserve">מהקשישים </w:delText>
        </w:r>
      </w:del>
      <w:ins w:id="441" w:author="Edna Laufer Globus" w:date="2024-11-14T16:46:00Z">
        <w:r w:rsidR="00B408C2">
          <w:rPr>
            <w:rFonts w:ascii="Heebo" w:eastAsia="Times New Roman" w:hAnsi="Heebo" w:cs="Heebo" w:hint="cs"/>
            <w:color w:val="000000"/>
            <w:kern w:val="0"/>
            <w:rtl/>
            <w14:ligatures w14:val="none"/>
          </w:rPr>
          <w:t>מהאזרחים הוותיקים</w:t>
        </w:r>
      </w:ins>
      <w:ins w:id="442" w:author="אביעד יצחקי" w:date="2024-11-14T22:20:00Z">
        <w:r w:rsidR="000F39DC">
          <w:rPr>
            <w:rFonts w:ascii="Heebo" w:eastAsia="Times New Roman" w:hAnsi="Heebo" w:cs="Heebo" w:hint="cs"/>
            <w:color w:val="000000"/>
            <w:kern w:val="0"/>
            <w:rtl/>
            <w14:ligatures w14:val="none"/>
          </w:rPr>
          <w:t>, מהמתאמות</w:t>
        </w:r>
      </w:ins>
      <w:ins w:id="443" w:author="Edna Laufer Globus" w:date="2024-11-14T16:46:00Z">
        <w:r w:rsidR="00B408C2" w:rsidRPr="00EC3805">
          <w:rPr>
            <w:rFonts w:ascii="Heebo" w:eastAsia="Times New Roman" w:hAnsi="Heebo" w:cs="Heebo" w:hint="cs"/>
            <w:color w:val="000000"/>
            <w:kern w:val="0"/>
            <w:rtl/>
            <w14:ligatures w14:val="none"/>
          </w:rPr>
          <w:t xml:space="preserve"> </w:t>
        </w:r>
      </w:ins>
      <w:r w:rsidRPr="00EC3805">
        <w:rPr>
          <w:rFonts w:ascii="Heebo" w:eastAsia="Times New Roman" w:hAnsi="Heebo" w:cs="Heebo" w:hint="cs"/>
          <w:color w:val="000000"/>
          <w:kern w:val="0"/>
          <w:rtl/>
          <w14:ligatures w14:val="none"/>
        </w:rPr>
        <w:t>ומהספקים בנוגע לאיכות השירות, ושיפור בהתאם</w:t>
      </w:r>
      <w:r w:rsidRPr="00EC3805">
        <w:rPr>
          <w:rFonts w:ascii="Heebo" w:eastAsia="Times New Roman" w:hAnsi="Heebo" w:cs="Heebo" w:hint="cs"/>
          <w:color w:val="000000"/>
          <w:kern w:val="0"/>
          <w14:ligatures w14:val="none"/>
        </w:rPr>
        <w:t>.</w:t>
      </w:r>
    </w:p>
    <w:p w14:paraId="6C77702C" w14:textId="77777777" w:rsidR="00EC3805" w:rsidRDefault="00EC3805" w:rsidP="00EC3805">
      <w:pPr>
        <w:pStyle w:val="a4"/>
        <w:numPr>
          <w:ilvl w:val="1"/>
          <w:numId w:val="25"/>
        </w:numPr>
        <w:shd w:val="clear" w:color="auto" w:fill="FFFFFF"/>
        <w:bidi/>
        <w:rPr>
          <w:ins w:id="444" w:author="Edna Laufer Globus" w:date="2024-11-14T17:04:00Z"/>
          <w:rFonts w:ascii="Heebo" w:eastAsia="Times New Roman" w:hAnsi="Heebo" w:cs="Heebo"/>
          <w:color w:val="000000"/>
          <w:kern w:val="0"/>
          <w14:ligatures w14:val="none"/>
        </w:rPr>
      </w:pPr>
      <w:r w:rsidRPr="00EC3805">
        <w:rPr>
          <w:rFonts w:ascii="Heebo" w:eastAsia="Times New Roman" w:hAnsi="Heebo" w:cs="Heebo" w:hint="cs"/>
          <w:b/>
          <w:bCs/>
          <w:color w:val="000000"/>
          <w:kern w:val="0"/>
          <w:rtl/>
          <w14:ligatures w14:val="none"/>
        </w:rPr>
        <w:t>גמישות והתאמות</w:t>
      </w:r>
      <w:r w:rsidRPr="00EC3805">
        <w:rPr>
          <w:rFonts w:ascii="Heebo" w:eastAsia="Times New Roman" w:hAnsi="Heebo" w:cs="Heebo" w:hint="cs"/>
          <w:b/>
          <w:bCs/>
          <w:color w:val="000000"/>
          <w:kern w:val="0"/>
          <w14:ligatures w14:val="none"/>
        </w:rPr>
        <w:t>:</w:t>
      </w:r>
      <w:r w:rsidRPr="00EC3805">
        <w:rPr>
          <w:rFonts w:ascii="Heebo" w:eastAsia="Times New Roman" w:hAnsi="Heebo" w:cs="Heebo" w:hint="cs"/>
          <w:color w:val="000000"/>
          <w:kern w:val="0"/>
          <w14:ligatures w14:val="none"/>
        </w:rPr>
        <w:t> </w:t>
      </w:r>
      <w:r w:rsidRPr="00EC3805">
        <w:rPr>
          <w:rFonts w:ascii="Heebo" w:eastAsia="Times New Roman" w:hAnsi="Heebo" w:cs="Heebo" w:hint="cs"/>
          <w:color w:val="000000"/>
          <w:kern w:val="0"/>
          <w:rtl/>
          <w14:ligatures w14:val="none"/>
        </w:rPr>
        <w:t>אפשרות לשינויים וגמישות בתוכנית על סמך משוב וצרכים מתפתחים</w:t>
      </w:r>
      <w:r w:rsidRPr="00EC3805">
        <w:rPr>
          <w:rFonts w:ascii="Heebo" w:eastAsia="Times New Roman" w:hAnsi="Heebo" w:cs="Heebo" w:hint="cs"/>
          <w:color w:val="000000"/>
          <w:kern w:val="0"/>
          <w14:ligatures w14:val="none"/>
        </w:rPr>
        <w:t>.</w:t>
      </w:r>
    </w:p>
    <w:p w14:paraId="5691286A" w14:textId="77777777" w:rsidR="00561E02" w:rsidRDefault="00561E02">
      <w:pPr>
        <w:pStyle w:val="a4"/>
        <w:shd w:val="clear" w:color="auto" w:fill="FFFFFF"/>
        <w:bidi/>
        <w:ind w:left="1440"/>
        <w:rPr>
          <w:rFonts w:ascii="Heebo" w:eastAsia="Times New Roman" w:hAnsi="Heebo" w:cs="Heebo"/>
          <w:color w:val="000000"/>
          <w:kern w:val="0"/>
          <w14:ligatures w14:val="none"/>
        </w:rPr>
        <w:pPrChange w:id="445" w:author="Edna Laufer Globus" w:date="2024-11-14T17:04:00Z">
          <w:pPr>
            <w:pStyle w:val="a4"/>
            <w:numPr>
              <w:ilvl w:val="1"/>
              <w:numId w:val="25"/>
            </w:numPr>
            <w:shd w:val="clear" w:color="auto" w:fill="FFFFFF"/>
            <w:bidi/>
            <w:ind w:left="1440" w:hanging="360"/>
          </w:pPr>
        </w:pPrChange>
      </w:pPr>
    </w:p>
    <w:tbl>
      <w:tblPr>
        <w:tblStyle w:val="a5"/>
        <w:tblpPr w:leftFromText="180" w:rightFromText="180" w:vertAnchor="text" w:horzAnchor="margin" w:tblpXSpec="center" w:tblpY="525"/>
        <w:tblW w:w="9736" w:type="dxa"/>
        <w:tblLook w:val="04A0" w:firstRow="1" w:lastRow="0" w:firstColumn="1" w:lastColumn="0" w:noHBand="0" w:noVBand="1"/>
        <w:tblPrChange w:id="446" w:author="Keren Shaked" w:date="2024-11-13T20:20:00Z">
          <w:tblPr>
            <w:tblStyle w:val="a5"/>
            <w:tblpPr w:leftFromText="180" w:rightFromText="180" w:vertAnchor="text" w:horzAnchor="margin" w:tblpXSpec="center" w:tblpY="525"/>
            <w:tblW w:w="7797" w:type="dxa"/>
            <w:tblLook w:val="04A0" w:firstRow="1" w:lastRow="0" w:firstColumn="1" w:lastColumn="0" w:noHBand="0" w:noVBand="1"/>
          </w:tblPr>
        </w:tblPrChange>
      </w:tblPr>
      <w:tblGrid>
        <w:gridCol w:w="3551"/>
        <w:gridCol w:w="4040"/>
        <w:gridCol w:w="2145"/>
        <w:tblGridChange w:id="447">
          <w:tblGrid>
            <w:gridCol w:w="5387"/>
            <w:gridCol w:w="5387"/>
            <w:gridCol w:w="2410"/>
          </w:tblGrid>
        </w:tblGridChange>
      </w:tblGrid>
      <w:tr w:rsidR="00F627D9" w:rsidRPr="00785269" w14:paraId="3B99CBD5" w14:textId="068291F9" w:rsidTr="00F627D9">
        <w:tc>
          <w:tcPr>
            <w:tcW w:w="3551" w:type="dxa"/>
            <w:tcPrChange w:id="448" w:author="Keren Shaked" w:date="2024-11-13T20:20:00Z">
              <w:tcPr>
                <w:tcW w:w="5387" w:type="dxa"/>
              </w:tcPr>
            </w:tcPrChange>
          </w:tcPr>
          <w:p w14:paraId="05FA36C1" w14:textId="7489EB77" w:rsidR="00F627D9" w:rsidRPr="00F627D9" w:rsidRDefault="00F627D9" w:rsidP="00190571">
            <w:pPr>
              <w:tabs>
                <w:tab w:val="left" w:pos="453"/>
              </w:tabs>
              <w:bidi/>
              <w:ind w:left="172"/>
              <w:rPr>
                <w:rFonts w:ascii="Heebo" w:eastAsia="Times New Roman" w:hAnsi="Heebo" w:cs="Heebo"/>
                <w:b/>
                <w:bCs/>
                <w:kern w:val="0"/>
                <w:sz w:val="21"/>
                <w:szCs w:val="21"/>
                <w:rtl/>
                <w:lang w:val="en-US"/>
                <w14:ligatures w14:val="none"/>
                <w:rPrChange w:id="449" w:author="Keren Shaked" w:date="2024-11-13T20:20:00Z">
                  <w:rPr>
                    <w:rFonts w:ascii="Heebo" w:eastAsia="Times New Roman" w:hAnsi="Heebo" w:cs="Heebo"/>
                    <w:b/>
                    <w:bCs/>
                    <w:kern w:val="0"/>
                    <w:sz w:val="21"/>
                    <w:szCs w:val="21"/>
                    <w:rtl/>
                    <w14:ligatures w14:val="none"/>
                  </w:rPr>
                </w:rPrChange>
              </w:rPr>
            </w:pPr>
            <w:r>
              <w:rPr>
                <w:rFonts w:ascii="Heebo" w:eastAsia="Times New Roman" w:hAnsi="Heebo" w:cs="Heebo"/>
                <w:b/>
                <w:bCs/>
                <w:kern w:val="0"/>
                <w:sz w:val="21"/>
                <w:szCs w:val="21"/>
                <w:lang w:val="en-US"/>
                <w14:ligatures w14:val="none"/>
              </w:rPr>
              <w:t>KPI</w:t>
            </w:r>
            <w:r>
              <w:rPr>
                <w:rFonts w:ascii="Heebo" w:eastAsia="Times New Roman" w:hAnsi="Heebo" w:cs="Heebo" w:hint="cs"/>
                <w:b/>
                <w:bCs/>
                <w:kern w:val="0"/>
                <w:sz w:val="21"/>
                <w:szCs w:val="21"/>
                <w:rtl/>
                <w:lang w:val="en-US"/>
                <w14:ligatures w14:val="none"/>
              </w:rPr>
              <w:t>, יעד ואיך מודדים</w:t>
            </w:r>
          </w:p>
        </w:tc>
        <w:tc>
          <w:tcPr>
            <w:tcW w:w="4040" w:type="dxa"/>
            <w:hideMark/>
            <w:tcPrChange w:id="450" w:author="Keren Shaked" w:date="2024-11-13T20:20:00Z">
              <w:tcPr>
                <w:tcW w:w="5387" w:type="dxa"/>
                <w:hideMark/>
              </w:tcPr>
            </w:tcPrChange>
          </w:tcPr>
          <w:p w14:paraId="41BE4640" w14:textId="1695A57C" w:rsidR="00F627D9" w:rsidRPr="00190571" w:rsidRDefault="00F627D9" w:rsidP="00190571">
            <w:pPr>
              <w:tabs>
                <w:tab w:val="left" w:pos="453"/>
              </w:tabs>
              <w:bidi/>
              <w:ind w:left="172"/>
              <w:rPr>
                <w:rFonts w:ascii="Heebo" w:eastAsia="Times New Roman" w:hAnsi="Heebo" w:cs="Heebo"/>
                <w:b/>
                <w:bCs/>
                <w:kern w:val="0"/>
                <w:sz w:val="21"/>
                <w:szCs w:val="21"/>
                <w14:ligatures w14:val="none"/>
              </w:rPr>
            </w:pPr>
            <w:r w:rsidRPr="00190571">
              <w:rPr>
                <w:rFonts w:ascii="Heebo" w:eastAsia="Times New Roman" w:hAnsi="Heebo" w:cs="Heebo" w:hint="cs"/>
                <w:b/>
                <w:bCs/>
                <w:kern w:val="0"/>
                <w:sz w:val="21"/>
                <w:szCs w:val="21"/>
                <w:rtl/>
                <w14:ligatures w14:val="none"/>
              </w:rPr>
              <w:t>תיאור העקרון</w:t>
            </w:r>
          </w:p>
        </w:tc>
        <w:tc>
          <w:tcPr>
            <w:tcW w:w="2145" w:type="dxa"/>
            <w:vAlign w:val="center"/>
            <w:tcPrChange w:id="451" w:author="Keren Shaked" w:date="2024-11-13T20:20:00Z">
              <w:tcPr>
                <w:tcW w:w="2410" w:type="dxa"/>
                <w:vAlign w:val="center"/>
              </w:tcPr>
            </w:tcPrChange>
          </w:tcPr>
          <w:p w14:paraId="69705380" w14:textId="09FEDFCD" w:rsidR="00F627D9" w:rsidRPr="00190571" w:rsidRDefault="00F627D9" w:rsidP="00190571">
            <w:pPr>
              <w:tabs>
                <w:tab w:val="left" w:pos="453"/>
              </w:tabs>
              <w:bidi/>
              <w:ind w:left="602" w:hanging="567"/>
              <w:rPr>
                <w:rFonts w:ascii="Heebo" w:eastAsia="Times New Roman" w:hAnsi="Heebo" w:cs="Heebo"/>
                <w:b/>
                <w:bCs/>
                <w:kern w:val="0"/>
                <w:sz w:val="21"/>
                <w:szCs w:val="21"/>
                <w:rtl/>
                <w14:ligatures w14:val="none"/>
              </w:rPr>
            </w:pPr>
            <w:r w:rsidRPr="00190571">
              <w:rPr>
                <w:rFonts w:ascii="Heebo" w:eastAsia="Times New Roman" w:hAnsi="Heebo" w:cs="Heebo" w:hint="cs"/>
                <w:b/>
                <w:bCs/>
                <w:kern w:val="0"/>
                <w:sz w:val="21"/>
                <w:szCs w:val="21"/>
                <w:rtl/>
                <w14:ligatures w14:val="none"/>
              </w:rPr>
              <w:t>עקרון מנחה</w:t>
            </w:r>
          </w:p>
        </w:tc>
      </w:tr>
      <w:tr w:rsidR="00F627D9" w:rsidRPr="00785269" w14:paraId="5AD10AF0" w14:textId="19E88C4B" w:rsidTr="00F627D9">
        <w:tc>
          <w:tcPr>
            <w:tcW w:w="3551" w:type="dxa"/>
            <w:tcPrChange w:id="452" w:author="Keren Shaked" w:date="2024-11-13T20:20:00Z">
              <w:tcPr>
                <w:tcW w:w="5387" w:type="dxa"/>
              </w:tcPr>
            </w:tcPrChange>
          </w:tcPr>
          <w:p w14:paraId="5C905721" w14:textId="77777777" w:rsidR="00F627D9" w:rsidRPr="00190571" w:rsidRDefault="00F627D9" w:rsidP="00190571">
            <w:pPr>
              <w:tabs>
                <w:tab w:val="left" w:pos="453"/>
              </w:tabs>
              <w:bidi/>
              <w:ind w:left="172"/>
              <w:rPr>
                <w:rFonts w:ascii="Heebo" w:eastAsia="Times New Roman" w:hAnsi="Heebo" w:cs="Heebo"/>
                <w:kern w:val="0"/>
                <w:sz w:val="21"/>
                <w:szCs w:val="21"/>
                <w:rtl/>
                <w14:ligatures w14:val="none"/>
              </w:rPr>
            </w:pPr>
          </w:p>
        </w:tc>
        <w:tc>
          <w:tcPr>
            <w:tcW w:w="4040" w:type="dxa"/>
            <w:hideMark/>
            <w:tcPrChange w:id="453" w:author="Keren Shaked" w:date="2024-11-13T20:20:00Z">
              <w:tcPr>
                <w:tcW w:w="5387" w:type="dxa"/>
                <w:hideMark/>
              </w:tcPr>
            </w:tcPrChange>
          </w:tcPr>
          <w:p w14:paraId="6BD16308" w14:textId="6B134022" w:rsidR="00F627D9" w:rsidRPr="00190571" w:rsidRDefault="00F627D9" w:rsidP="00190571">
            <w:pPr>
              <w:tabs>
                <w:tab w:val="left" w:pos="453"/>
              </w:tabs>
              <w:bidi/>
              <w:ind w:left="172"/>
              <w:rPr>
                <w:rFonts w:ascii="Heebo" w:eastAsia="Times New Roman" w:hAnsi="Heebo" w:cs="Heebo"/>
                <w:kern w:val="0"/>
                <w:sz w:val="21"/>
                <w:szCs w:val="21"/>
                <w14:ligatures w14:val="none"/>
              </w:rPr>
            </w:pPr>
            <w:r w:rsidRPr="00190571">
              <w:rPr>
                <w:rFonts w:ascii="Heebo" w:eastAsia="Times New Roman" w:hAnsi="Heebo" w:cs="Heebo" w:hint="cs"/>
                <w:kern w:val="0"/>
                <w:sz w:val="21"/>
                <w:szCs w:val="21"/>
                <w:rtl/>
                <w14:ligatures w14:val="none"/>
              </w:rPr>
              <w:t>התאמת השירותים לצרכים אישיים של כל משתתף בפיילוט</w:t>
            </w:r>
          </w:p>
        </w:tc>
        <w:tc>
          <w:tcPr>
            <w:tcW w:w="2145" w:type="dxa"/>
            <w:vAlign w:val="center"/>
            <w:tcPrChange w:id="454" w:author="Keren Shaked" w:date="2024-11-13T20:20:00Z">
              <w:tcPr>
                <w:tcW w:w="2410" w:type="dxa"/>
                <w:vAlign w:val="center"/>
              </w:tcPr>
            </w:tcPrChange>
          </w:tcPr>
          <w:p w14:paraId="5B56636A" w14:textId="75C4019B" w:rsidR="00F627D9" w:rsidRPr="00190571" w:rsidRDefault="00F627D9" w:rsidP="00190571">
            <w:pPr>
              <w:tabs>
                <w:tab w:val="left" w:pos="453"/>
              </w:tabs>
              <w:bidi/>
              <w:ind w:left="602" w:hanging="567"/>
              <w:rPr>
                <w:rFonts w:ascii="Heebo" w:eastAsia="Times New Roman" w:hAnsi="Heebo" w:cs="Heebo"/>
                <w:kern w:val="0"/>
                <w:sz w:val="21"/>
                <w:szCs w:val="21"/>
                <w:rtl/>
                <w14:ligatures w14:val="none"/>
              </w:rPr>
            </w:pPr>
            <w:r w:rsidRPr="00190571">
              <w:rPr>
                <w:rFonts w:ascii="Heebo" w:eastAsia="Times New Roman" w:hAnsi="Heebo" w:cs="Heebo" w:hint="cs"/>
                <w:kern w:val="0"/>
                <w:sz w:val="21"/>
                <w:szCs w:val="21"/>
                <w:rtl/>
                <w14:ligatures w14:val="none"/>
              </w:rPr>
              <w:t>שירות מותאם אישית</w:t>
            </w:r>
          </w:p>
        </w:tc>
      </w:tr>
      <w:tr w:rsidR="00F627D9" w:rsidRPr="00785269" w14:paraId="1C8103B0" w14:textId="7A7571FF" w:rsidTr="00F627D9">
        <w:tc>
          <w:tcPr>
            <w:tcW w:w="3551" w:type="dxa"/>
            <w:tcPrChange w:id="455" w:author="Keren Shaked" w:date="2024-11-13T20:20:00Z">
              <w:tcPr>
                <w:tcW w:w="5387" w:type="dxa"/>
              </w:tcPr>
            </w:tcPrChange>
          </w:tcPr>
          <w:p w14:paraId="3D430E72" w14:textId="77777777" w:rsidR="00F627D9" w:rsidRPr="00190571" w:rsidRDefault="00F627D9" w:rsidP="00190571">
            <w:pPr>
              <w:tabs>
                <w:tab w:val="left" w:pos="453"/>
              </w:tabs>
              <w:bidi/>
              <w:ind w:left="172"/>
              <w:rPr>
                <w:rFonts w:ascii="Heebo" w:eastAsia="Times New Roman" w:hAnsi="Heebo" w:cs="Heebo"/>
                <w:kern w:val="0"/>
                <w:sz w:val="21"/>
                <w:szCs w:val="21"/>
                <w:rtl/>
                <w14:ligatures w14:val="none"/>
              </w:rPr>
            </w:pPr>
          </w:p>
        </w:tc>
        <w:tc>
          <w:tcPr>
            <w:tcW w:w="4040" w:type="dxa"/>
            <w:hideMark/>
            <w:tcPrChange w:id="456" w:author="Keren Shaked" w:date="2024-11-13T20:20:00Z">
              <w:tcPr>
                <w:tcW w:w="5387" w:type="dxa"/>
                <w:hideMark/>
              </w:tcPr>
            </w:tcPrChange>
          </w:tcPr>
          <w:p w14:paraId="54A01636" w14:textId="286B73B7" w:rsidR="00F627D9" w:rsidRPr="00190571" w:rsidRDefault="00F627D9" w:rsidP="00190571">
            <w:pPr>
              <w:tabs>
                <w:tab w:val="left" w:pos="453"/>
              </w:tabs>
              <w:bidi/>
              <w:ind w:left="172"/>
              <w:rPr>
                <w:rFonts w:ascii="Heebo" w:eastAsia="Times New Roman" w:hAnsi="Heebo" w:cs="Heebo"/>
                <w:kern w:val="0"/>
                <w:sz w:val="21"/>
                <w:szCs w:val="21"/>
                <w14:ligatures w14:val="none"/>
              </w:rPr>
            </w:pPr>
            <w:r w:rsidRPr="00190571">
              <w:rPr>
                <w:rFonts w:ascii="Heebo" w:eastAsia="Times New Roman" w:hAnsi="Heebo" w:cs="Heebo" w:hint="cs"/>
                <w:kern w:val="0"/>
                <w:sz w:val="21"/>
                <w:szCs w:val="21"/>
                <w:rtl/>
                <w14:ligatures w14:val="none"/>
              </w:rPr>
              <w:t>עבודה מתואמת בין מתאמות שירות, ספקים, וגורמים קהילתיים</w:t>
            </w:r>
          </w:p>
        </w:tc>
        <w:tc>
          <w:tcPr>
            <w:tcW w:w="2145" w:type="dxa"/>
            <w:vAlign w:val="center"/>
            <w:tcPrChange w:id="457" w:author="Keren Shaked" w:date="2024-11-13T20:20:00Z">
              <w:tcPr>
                <w:tcW w:w="2410" w:type="dxa"/>
                <w:vAlign w:val="center"/>
              </w:tcPr>
            </w:tcPrChange>
          </w:tcPr>
          <w:p w14:paraId="13297156" w14:textId="7B7E9423" w:rsidR="00F627D9" w:rsidRPr="00190571" w:rsidRDefault="00F627D9" w:rsidP="00190571">
            <w:pPr>
              <w:tabs>
                <w:tab w:val="left" w:pos="453"/>
              </w:tabs>
              <w:bidi/>
              <w:ind w:left="602" w:hanging="567"/>
              <w:rPr>
                <w:rFonts w:ascii="Heebo" w:eastAsia="Times New Roman" w:hAnsi="Heebo" w:cs="Heebo"/>
                <w:kern w:val="0"/>
                <w:sz w:val="21"/>
                <w:szCs w:val="21"/>
                <w:rtl/>
                <w14:ligatures w14:val="none"/>
              </w:rPr>
            </w:pPr>
            <w:r w:rsidRPr="00190571">
              <w:rPr>
                <w:rFonts w:ascii="Heebo" w:eastAsia="Times New Roman" w:hAnsi="Heebo" w:cs="Heebo" w:hint="cs"/>
                <w:kern w:val="0"/>
                <w:sz w:val="21"/>
                <w:szCs w:val="21"/>
                <w:rtl/>
                <w14:ligatures w14:val="none"/>
              </w:rPr>
              <w:t>שיתוף פעולה בין גורמים</w:t>
            </w:r>
          </w:p>
        </w:tc>
      </w:tr>
      <w:tr w:rsidR="00F627D9" w:rsidRPr="00785269" w14:paraId="73B0E7A1" w14:textId="41BBD1DA" w:rsidTr="00F627D9">
        <w:tc>
          <w:tcPr>
            <w:tcW w:w="3551" w:type="dxa"/>
            <w:tcPrChange w:id="458" w:author="Keren Shaked" w:date="2024-11-13T20:20:00Z">
              <w:tcPr>
                <w:tcW w:w="5387" w:type="dxa"/>
              </w:tcPr>
            </w:tcPrChange>
          </w:tcPr>
          <w:p w14:paraId="709DC09D" w14:textId="77777777" w:rsidR="00F627D9" w:rsidRPr="00190571" w:rsidRDefault="00F627D9" w:rsidP="00190571">
            <w:pPr>
              <w:tabs>
                <w:tab w:val="left" w:pos="453"/>
              </w:tabs>
              <w:bidi/>
              <w:ind w:left="172"/>
              <w:rPr>
                <w:rFonts w:ascii="Heebo" w:eastAsia="Times New Roman" w:hAnsi="Heebo" w:cs="Heebo"/>
                <w:kern w:val="0"/>
                <w:sz w:val="21"/>
                <w:szCs w:val="21"/>
                <w:rtl/>
                <w14:ligatures w14:val="none"/>
              </w:rPr>
            </w:pPr>
          </w:p>
        </w:tc>
        <w:tc>
          <w:tcPr>
            <w:tcW w:w="4040" w:type="dxa"/>
            <w:hideMark/>
            <w:tcPrChange w:id="459" w:author="Keren Shaked" w:date="2024-11-13T20:20:00Z">
              <w:tcPr>
                <w:tcW w:w="5387" w:type="dxa"/>
                <w:hideMark/>
              </w:tcPr>
            </w:tcPrChange>
          </w:tcPr>
          <w:p w14:paraId="27689F38" w14:textId="65A8E0B0" w:rsidR="00F627D9" w:rsidRPr="00AD268F" w:rsidRDefault="00F627D9" w:rsidP="00190571">
            <w:pPr>
              <w:tabs>
                <w:tab w:val="left" w:pos="453"/>
              </w:tabs>
              <w:bidi/>
              <w:ind w:left="172"/>
              <w:rPr>
                <w:rFonts w:ascii="Heebo" w:eastAsia="Times New Roman" w:hAnsi="Heebo" w:cs="Heebo"/>
                <w:kern w:val="0"/>
                <w:sz w:val="21"/>
                <w:szCs w:val="21"/>
                <w:lang w:val="en-US"/>
                <w14:ligatures w14:val="none"/>
                <w:rPrChange w:id="460" w:author="Keren Shaked" w:date="2024-11-13T20:17:00Z">
                  <w:rPr>
                    <w:rFonts w:ascii="Heebo" w:eastAsia="Times New Roman" w:hAnsi="Heebo" w:cs="Heebo"/>
                    <w:kern w:val="0"/>
                    <w:sz w:val="21"/>
                    <w:szCs w:val="21"/>
                    <w14:ligatures w14:val="none"/>
                  </w:rPr>
                </w:rPrChange>
              </w:rPr>
            </w:pPr>
            <w:r w:rsidRPr="00190571">
              <w:rPr>
                <w:rFonts w:ascii="Heebo" w:eastAsia="Times New Roman" w:hAnsi="Heebo" w:cs="Heebo" w:hint="cs"/>
                <w:kern w:val="0"/>
                <w:sz w:val="21"/>
                <w:szCs w:val="21"/>
                <w:rtl/>
                <w14:ligatures w14:val="none"/>
              </w:rPr>
              <w:t>איסוף משוב ונתונים מהמשתתפים לשיפור מתמיד של התוכנית</w:t>
            </w:r>
          </w:p>
        </w:tc>
        <w:tc>
          <w:tcPr>
            <w:tcW w:w="2145" w:type="dxa"/>
            <w:vAlign w:val="center"/>
            <w:tcPrChange w:id="461" w:author="Keren Shaked" w:date="2024-11-13T20:20:00Z">
              <w:tcPr>
                <w:tcW w:w="2410" w:type="dxa"/>
                <w:vAlign w:val="center"/>
              </w:tcPr>
            </w:tcPrChange>
          </w:tcPr>
          <w:p w14:paraId="323BA0B1" w14:textId="4205F43B" w:rsidR="00F627D9" w:rsidRPr="00190571" w:rsidRDefault="00F627D9" w:rsidP="00190571">
            <w:pPr>
              <w:tabs>
                <w:tab w:val="left" w:pos="453"/>
              </w:tabs>
              <w:bidi/>
              <w:ind w:left="602" w:hanging="567"/>
              <w:rPr>
                <w:rFonts w:ascii="Heebo" w:eastAsia="Times New Roman" w:hAnsi="Heebo" w:cs="Heebo"/>
                <w:kern w:val="0"/>
                <w:sz w:val="21"/>
                <w:szCs w:val="21"/>
                <w:rtl/>
                <w14:ligatures w14:val="none"/>
              </w:rPr>
            </w:pPr>
            <w:r w:rsidRPr="00190571">
              <w:rPr>
                <w:rFonts w:ascii="Heebo" w:eastAsia="Times New Roman" w:hAnsi="Heebo" w:cs="Heebo" w:hint="cs"/>
                <w:kern w:val="0"/>
                <w:sz w:val="21"/>
                <w:szCs w:val="21"/>
                <w:rtl/>
                <w14:ligatures w14:val="none"/>
              </w:rPr>
              <w:t>מעקב ומשוב שוטף</w:t>
            </w:r>
          </w:p>
        </w:tc>
      </w:tr>
      <w:tr w:rsidR="00F627D9" w:rsidRPr="00785269" w14:paraId="2AA8043F" w14:textId="6F6D4835" w:rsidTr="00F627D9">
        <w:tc>
          <w:tcPr>
            <w:tcW w:w="3551" w:type="dxa"/>
            <w:tcPrChange w:id="462" w:author="Keren Shaked" w:date="2024-11-13T20:20:00Z">
              <w:tcPr>
                <w:tcW w:w="5387" w:type="dxa"/>
              </w:tcPr>
            </w:tcPrChange>
          </w:tcPr>
          <w:p w14:paraId="051ACB42" w14:textId="77777777" w:rsidR="00F627D9" w:rsidRPr="00190571" w:rsidRDefault="00F627D9" w:rsidP="00190571">
            <w:pPr>
              <w:tabs>
                <w:tab w:val="left" w:pos="453"/>
              </w:tabs>
              <w:bidi/>
              <w:ind w:left="172"/>
              <w:rPr>
                <w:rFonts w:ascii="Heebo" w:eastAsia="Times New Roman" w:hAnsi="Heebo" w:cs="Heebo"/>
                <w:kern w:val="0"/>
                <w:sz w:val="21"/>
                <w:szCs w:val="21"/>
                <w:rtl/>
                <w14:ligatures w14:val="none"/>
              </w:rPr>
            </w:pPr>
          </w:p>
        </w:tc>
        <w:tc>
          <w:tcPr>
            <w:tcW w:w="4040" w:type="dxa"/>
            <w:hideMark/>
            <w:tcPrChange w:id="463" w:author="Keren Shaked" w:date="2024-11-13T20:20:00Z">
              <w:tcPr>
                <w:tcW w:w="5387" w:type="dxa"/>
                <w:hideMark/>
              </w:tcPr>
            </w:tcPrChange>
          </w:tcPr>
          <w:p w14:paraId="42F42123" w14:textId="6EF3413E" w:rsidR="00F627D9" w:rsidRPr="00190571" w:rsidRDefault="00F627D9" w:rsidP="00190571">
            <w:pPr>
              <w:tabs>
                <w:tab w:val="left" w:pos="453"/>
              </w:tabs>
              <w:bidi/>
              <w:ind w:left="172"/>
              <w:rPr>
                <w:rFonts w:ascii="Heebo" w:eastAsia="Times New Roman" w:hAnsi="Heebo" w:cs="Heebo"/>
                <w:kern w:val="0"/>
                <w:sz w:val="21"/>
                <w:szCs w:val="21"/>
                <w14:ligatures w14:val="none"/>
              </w:rPr>
            </w:pPr>
            <w:r w:rsidRPr="00190571">
              <w:rPr>
                <w:rFonts w:ascii="Heebo" w:eastAsia="Times New Roman" w:hAnsi="Heebo" w:cs="Heebo" w:hint="cs"/>
                <w:kern w:val="0"/>
                <w:sz w:val="21"/>
                <w:szCs w:val="21"/>
                <w:rtl/>
                <w14:ligatures w14:val="none"/>
              </w:rPr>
              <w:t>התאמת התוכנית בהתאם לצרכים המתפתחים של הקשישים</w:t>
            </w:r>
          </w:p>
        </w:tc>
        <w:tc>
          <w:tcPr>
            <w:tcW w:w="2145" w:type="dxa"/>
            <w:vAlign w:val="center"/>
            <w:tcPrChange w:id="464" w:author="Keren Shaked" w:date="2024-11-13T20:20:00Z">
              <w:tcPr>
                <w:tcW w:w="2410" w:type="dxa"/>
                <w:vAlign w:val="center"/>
              </w:tcPr>
            </w:tcPrChange>
          </w:tcPr>
          <w:p w14:paraId="2274A616" w14:textId="79775C76" w:rsidR="00F627D9" w:rsidRPr="00190571" w:rsidRDefault="00F627D9" w:rsidP="00190571">
            <w:pPr>
              <w:tabs>
                <w:tab w:val="left" w:pos="453"/>
              </w:tabs>
              <w:bidi/>
              <w:ind w:left="602" w:hanging="567"/>
              <w:rPr>
                <w:rFonts w:ascii="Heebo" w:eastAsia="Times New Roman" w:hAnsi="Heebo" w:cs="Heebo"/>
                <w:kern w:val="0"/>
                <w:sz w:val="21"/>
                <w:szCs w:val="21"/>
                <w:rtl/>
                <w14:ligatures w14:val="none"/>
              </w:rPr>
            </w:pPr>
            <w:r w:rsidRPr="00190571">
              <w:rPr>
                <w:rFonts w:ascii="Heebo" w:eastAsia="Times New Roman" w:hAnsi="Heebo" w:cs="Heebo" w:hint="cs"/>
                <w:kern w:val="0"/>
                <w:sz w:val="21"/>
                <w:szCs w:val="21"/>
                <w:rtl/>
                <w14:ligatures w14:val="none"/>
              </w:rPr>
              <w:t>גמישות בתהליכים</w:t>
            </w:r>
          </w:p>
        </w:tc>
      </w:tr>
    </w:tbl>
    <w:p w14:paraId="4FAE0B19" w14:textId="0E8D8ED0" w:rsidR="00190571" w:rsidRPr="00190571" w:rsidRDefault="00190571" w:rsidP="00190571">
      <w:pPr>
        <w:pStyle w:val="a4"/>
        <w:numPr>
          <w:ilvl w:val="0"/>
          <w:numId w:val="25"/>
        </w:numPr>
        <w:shd w:val="clear" w:color="auto" w:fill="FFFFFF"/>
        <w:bidi/>
        <w:spacing w:before="100" w:beforeAutospacing="1" w:afterAutospacing="1"/>
        <w:rPr>
          <w:rFonts w:ascii="Heebo" w:eastAsia="Times New Roman" w:hAnsi="Heebo" w:cs="Heebo"/>
          <w:color w:val="000000"/>
          <w:kern w:val="0"/>
          <w14:ligatures w14:val="none"/>
        </w:rPr>
      </w:pPr>
      <w:r w:rsidRPr="00190571">
        <w:rPr>
          <w:rFonts w:ascii="Heebo" w:eastAsia="Times New Roman" w:hAnsi="Heebo" w:cs="Heebo" w:hint="cs"/>
          <w:b/>
          <w:bCs/>
          <w:color w:val="000000"/>
          <w:kern w:val="0"/>
          <w:rtl/>
          <w14:ligatures w14:val="none"/>
        </w:rPr>
        <w:t>טמפל</w:t>
      </w:r>
      <w:ins w:id="465" w:author="Edna Laufer Globus" w:date="2024-11-14T16:47:00Z">
        <w:r w:rsidR="00B408C2">
          <w:rPr>
            <w:rFonts w:ascii="Heebo" w:eastAsia="Times New Roman" w:hAnsi="Heebo" w:cs="Heebo" w:hint="cs"/>
            <w:b/>
            <w:bCs/>
            <w:color w:val="000000"/>
            <w:kern w:val="0"/>
            <w:rtl/>
            <w14:ligatures w14:val="none"/>
          </w:rPr>
          <w:t>י</w:t>
        </w:r>
      </w:ins>
      <w:r w:rsidRPr="00190571">
        <w:rPr>
          <w:rFonts w:ascii="Heebo" w:eastAsia="Times New Roman" w:hAnsi="Heebo" w:cs="Heebo" w:hint="cs"/>
          <w:b/>
          <w:bCs/>
          <w:color w:val="000000"/>
          <w:kern w:val="0"/>
          <w:rtl/>
          <w14:ligatures w14:val="none"/>
        </w:rPr>
        <w:t>ט עקרונות מנחים לפיילוט</w:t>
      </w:r>
    </w:p>
    <w:p w14:paraId="708EED1D" w14:textId="77777777" w:rsidR="00190571" w:rsidDel="002F7A08" w:rsidRDefault="00190571" w:rsidP="00586A79">
      <w:pPr>
        <w:shd w:val="clear" w:color="auto" w:fill="FFFFFF"/>
        <w:bidi/>
        <w:spacing w:before="100" w:beforeAutospacing="1" w:after="100" w:afterAutospacing="1"/>
        <w:outlineLvl w:val="3"/>
        <w:rPr>
          <w:del w:id="466" w:author="Edna Laufer Globus" w:date="2024-11-14T10:29:00Z"/>
          <w:rFonts w:ascii="Heebo" w:eastAsia="Times New Roman" w:hAnsi="Heebo" w:cs="Heebo"/>
          <w:color w:val="FF0000"/>
          <w:kern w:val="0"/>
          <w:rtl/>
          <w14:ligatures w14:val="none"/>
        </w:rPr>
      </w:pPr>
    </w:p>
    <w:p w14:paraId="5CF0A186" w14:textId="77777777" w:rsidR="002F7A08" w:rsidRPr="00190571" w:rsidRDefault="002F7A08" w:rsidP="002F7A08">
      <w:pPr>
        <w:shd w:val="clear" w:color="auto" w:fill="FFFFFF"/>
        <w:bidi/>
        <w:ind w:left="360"/>
        <w:rPr>
          <w:ins w:id="467" w:author="Edna Laufer Globus" w:date="2024-11-14T10:29:00Z"/>
          <w:rFonts w:ascii="Heebo" w:eastAsia="Times New Roman" w:hAnsi="Heebo" w:cs="Heebo"/>
          <w:color w:val="000000"/>
          <w:kern w:val="0"/>
          <w14:ligatures w14:val="none"/>
        </w:rPr>
      </w:pPr>
    </w:p>
    <w:p w14:paraId="5E443C29" w14:textId="77777777" w:rsidR="00EC3805" w:rsidDel="002F7A08" w:rsidRDefault="00EC3805" w:rsidP="00EC3805">
      <w:pPr>
        <w:shd w:val="clear" w:color="auto" w:fill="FFFFFF"/>
        <w:bidi/>
        <w:spacing w:before="100" w:beforeAutospacing="1" w:after="100" w:afterAutospacing="1"/>
        <w:ind w:left="-1080"/>
        <w:rPr>
          <w:del w:id="468" w:author="Edna Laufer Globus" w:date="2024-11-14T10:29:00Z"/>
          <w:rFonts w:ascii="Heebo" w:eastAsia="Times New Roman" w:hAnsi="Heebo" w:cs="Heebo"/>
          <w:color w:val="000000"/>
          <w:kern w:val="0"/>
          <w:rtl/>
          <w14:ligatures w14:val="none"/>
        </w:rPr>
      </w:pPr>
    </w:p>
    <w:p w14:paraId="13EDA93F" w14:textId="77777777" w:rsidR="00586A79" w:rsidDel="002F7A08" w:rsidRDefault="00586A79">
      <w:pPr>
        <w:shd w:val="clear" w:color="auto" w:fill="FFFFFF"/>
        <w:bidi/>
        <w:spacing w:before="100" w:beforeAutospacing="1" w:after="100" w:afterAutospacing="1"/>
        <w:ind w:left="-1080"/>
        <w:rPr>
          <w:del w:id="469" w:author="Edna Laufer Globus" w:date="2024-11-14T10:29:00Z"/>
          <w:rFonts w:ascii="Heebo" w:eastAsia="Times New Roman" w:hAnsi="Heebo" w:cs="Heebo"/>
          <w:color w:val="000000"/>
          <w:kern w:val="0"/>
          <w:rtl/>
          <w14:ligatures w14:val="none"/>
        </w:rPr>
      </w:pPr>
    </w:p>
    <w:p w14:paraId="0FF41735" w14:textId="77777777" w:rsidR="00586A79" w:rsidDel="002F7A08" w:rsidRDefault="00586A79" w:rsidP="00586A79">
      <w:pPr>
        <w:shd w:val="clear" w:color="auto" w:fill="FFFFFF"/>
        <w:bidi/>
        <w:spacing w:before="100" w:beforeAutospacing="1" w:after="100" w:afterAutospacing="1"/>
        <w:ind w:left="-1080"/>
        <w:rPr>
          <w:del w:id="470" w:author="Edna Laufer Globus" w:date="2024-11-14T10:29:00Z"/>
          <w:rFonts w:ascii="Heebo" w:eastAsia="Times New Roman" w:hAnsi="Heebo" w:cs="Heebo"/>
          <w:color w:val="000000"/>
          <w:kern w:val="0"/>
          <w:rtl/>
          <w14:ligatures w14:val="none"/>
        </w:rPr>
      </w:pPr>
    </w:p>
    <w:p w14:paraId="692DFD3F" w14:textId="77777777" w:rsidR="00586A79" w:rsidDel="002F7A08" w:rsidRDefault="00586A79" w:rsidP="00586A79">
      <w:pPr>
        <w:shd w:val="clear" w:color="auto" w:fill="FFFFFF"/>
        <w:bidi/>
        <w:spacing w:before="100" w:beforeAutospacing="1" w:after="100" w:afterAutospacing="1"/>
        <w:ind w:left="-1080"/>
        <w:rPr>
          <w:del w:id="471" w:author="Edna Laufer Globus" w:date="2024-11-14T10:29:00Z"/>
          <w:rFonts w:ascii="Heebo" w:eastAsia="Times New Roman" w:hAnsi="Heebo" w:cs="Heebo"/>
          <w:color w:val="000000"/>
          <w:kern w:val="0"/>
          <w:rtl/>
          <w14:ligatures w14:val="none"/>
        </w:rPr>
      </w:pPr>
    </w:p>
    <w:p w14:paraId="0FD24C22" w14:textId="77777777" w:rsidR="00586A79" w:rsidRPr="00586A79" w:rsidRDefault="00586A79" w:rsidP="00586A79">
      <w:pPr>
        <w:shd w:val="clear" w:color="auto" w:fill="FFFFFF"/>
        <w:bidi/>
        <w:spacing w:before="100" w:beforeAutospacing="1" w:after="100" w:afterAutospacing="1"/>
        <w:outlineLvl w:val="3"/>
        <w:rPr>
          <w:rFonts w:ascii="Heebo" w:eastAsia="Times New Roman" w:hAnsi="Heebo" w:cs="Heebo"/>
          <w:color w:val="FF0000"/>
          <w:kern w:val="0"/>
          <w14:ligatures w14:val="none"/>
        </w:rPr>
      </w:pPr>
      <w:r w:rsidRPr="00586A79">
        <w:rPr>
          <w:rFonts w:ascii="Heebo" w:eastAsia="Times New Roman" w:hAnsi="Heebo" w:cs="Heebo" w:hint="cs"/>
          <w:color w:val="FF0000"/>
          <w:kern w:val="0"/>
          <w:rtl/>
          <w14:ligatures w14:val="none"/>
        </w:rPr>
        <w:t>שלב 2: זיהוי אתגרים והזדמנויות</w:t>
      </w:r>
    </w:p>
    <w:p w14:paraId="4BC8324A" w14:textId="68C0F6B2" w:rsidR="00586A79" w:rsidRPr="00785269" w:rsidRDefault="00586A79" w:rsidP="00586A79">
      <w:pPr>
        <w:numPr>
          <w:ilvl w:val="0"/>
          <w:numId w:val="26"/>
        </w:numPr>
        <w:shd w:val="clear" w:color="auto" w:fill="FFFFFF"/>
        <w:bidi/>
        <w:spacing w:before="120" w:after="120"/>
        <w:rPr>
          <w:rFonts w:ascii="Heebo" w:eastAsia="Times New Roman" w:hAnsi="Heebo" w:cs="Heebo"/>
          <w:color w:val="000000"/>
          <w:kern w:val="0"/>
          <w14:ligatures w14:val="none"/>
        </w:rPr>
      </w:pPr>
      <w:r>
        <w:rPr>
          <w:rFonts w:ascii="Heebo" w:eastAsia="Times New Roman" w:hAnsi="Heebo" w:cs="Heebo" w:hint="cs"/>
          <w:color w:val="000000"/>
          <w:kern w:val="0"/>
          <w:rtl/>
          <w14:ligatures w14:val="none"/>
        </w:rPr>
        <w:t xml:space="preserve">סקרו </w:t>
      </w:r>
      <w:r w:rsidRPr="00785269">
        <w:rPr>
          <w:rFonts w:ascii="Heebo" w:eastAsia="Times New Roman" w:hAnsi="Heebo" w:cs="Heebo" w:hint="cs"/>
          <w:color w:val="000000"/>
          <w:kern w:val="0"/>
          <w:rtl/>
          <w14:ligatures w14:val="none"/>
        </w:rPr>
        <w:t>את המשימות והפרסונות שפותחו בסדנה ו</w:t>
      </w:r>
      <w:r>
        <w:rPr>
          <w:rFonts w:ascii="Heebo" w:eastAsia="Times New Roman" w:hAnsi="Heebo" w:cs="Heebo" w:hint="cs"/>
          <w:color w:val="000000"/>
          <w:kern w:val="0"/>
          <w:rtl/>
          <w14:ligatures w14:val="none"/>
        </w:rPr>
        <w:t>ה</w:t>
      </w:r>
      <w:r w:rsidRPr="00785269">
        <w:rPr>
          <w:rFonts w:ascii="Heebo" w:eastAsia="Times New Roman" w:hAnsi="Heebo" w:cs="Heebo" w:hint="cs"/>
          <w:color w:val="000000"/>
          <w:kern w:val="0"/>
          <w:rtl/>
          <w14:ligatures w14:val="none"/>
        </w:rPr>
        <w:t>תמקדו בזיהוי אתגרים מרכזיים שניתן לצפות שיתעוררו, כגון תקשורת בין גורמים, קושי בגיוס מתנדבים, או חסמים טכנולוגיים</w:t>
      </w:r>
      <w:r w:rsidRPr="00785269">
        <w:rPr>
          <w:rFonts w:ascii="Heebo" w:eastAsia="Times New Roman" w:hAnsi="Heebo" w:cs="Heebo" w:hint="cs"/>
          <w:color w:val="000000"/>
          <w:kern w:val="0"/>
          <w14:ligatures w14:val="none"/>
        </w:rPr>
        <w:t>.</w:t>
      </w:r>
    </w:p>
    <w:p w14:paraId="5A3E2536" w14:textId="054604A7" w:rsidR="00586A79" w:rsidDel="00F627D9" w:rsidRDefault="00586A79" w:rsidP="00586A79">
      <w:pPr>
        <w:numPr>
          <w:ilvl w:val="0"/>
          <w:numId w:val="26"/>
        </w:numPr>
        <w:shd w:val="clear" w:color="auto" w:fill="FFFFFF"/>
        <w:bidi/>
        <w:spacing w:before="120" w:after="120"/>
        <w:rPr>
          <w:del w:id="472" w:author="Keren Shaked" w:date="2024-11-13T20:21:00Z"/>
          <w:rFonts w:ascii="Heebo" w:eastAsia="Times New Roman" w:hAnsi="Heebo" w:cs="Heebo"/>
          <w:color w:val="000000"/>
          <w:kern w:val="0"/>
          <w14:ligatures w14:val="none"/>
        </w:rPr>
      </w:pPr>
      <w:del w:id="473" w:author="Keren Shaked" w:date="2024-11-13T20:21:00Z">
        <w:r w:rsidRPr="00785269" w:rsidDel="00F627D9">
          <w:rPr>
            <w:rFonts w:ascii="Heebo" w:eastAsia="Times New Roman" w:hAnsi="Heebo" w:cs="Heebo" w:hint="cs"/>
            <w:color w:val="000000"/>
            <w:kern w:val="0"/>
            <w:rtl/>
            <w14:ligatures w14:val="none"/>
          </w:rPr>
          <w:delText xml:space="preserve">במקביל, </w:delText>
        </w:r>
        <w:r w:rsidDel="00F627D9">
          <w:rPr>
            <w:rFonts w:ascii="Heebo" w:eastAsia="Times New Roman" w:hAnsi="Heebo" w:cs="Heebo" w:hint="cs"/>
            <w:color w:val="000000"/>
            <w:kern w:val="0"/>
            <w:rtl/>
            <w14:ligatures w14:val="none"/>
          </w:rPr>
          <w:delText>חישבו</w:delText>
        </w:r>
        <w:r w:rsidRPr="00785269" w:rsidDel="00F627D9">
          <w:rPr>
            <w:rFonts w:ascii="Heebo" w:eastAsia="Times New Roman" w:hAnsi="Heebo" w:cs="Heebo" w:hint="cs"/>
            <w:color w:val="000000"/>
            <w:kern w:val="0"/>
            <w:rtl/>
            <w14:ligatures w14:val="none"/>
          </w:rPr>
          <w:delText xml:space="preserve"> על הזדמנויות שמציע הפיילוט, כמו הרחבת שירותים, שיתוף פעולה עם עמותות וארגונים נוספים, והטמעת טכנולוגיות חדשות</w:delText>
        </w:r>
        <w:r w:rsidRPr="00785269" w:rsidDel="00F627D9">
          <w:rPr>
            <w:rFonts w:ascii="Heebo" w:eastAsia="Times New Roman" w:hAnsi="Heebo" w:cs="Heebo" w:hint="cs"/>
            <w:color w:val="000000"/>
            <w:kern w:val="0"/>
            <w14:ligatures w14:val="none"/>
          </w:rPr>
          <w:delText>.</w:delText>
        </w:r>
      </w:del>
    </w:p>
    <w:p w14:paraId="44D045C8" w14:textId="77777777" w:rsidR="00586A79" w:rsidDel="002104A7" w:rsidRDefault="00586A79" w:rsidP="00586A79">
      <w:pPr>
        <w:shd w:val="clear" w:color="auto" w:fill="FFFFFF"/>
        <w:bidi/>
        <w:spacing w:before="100" w:beforeAutospacing="1" w:after="100" w:afterAutospacing="1"/>
        <w:outlineLvl w:val="3"/>
        <w:rPr>
          <w:del w:id="474" w:author="Edna Laufer Globus" w:date="2024-11-14T16:41:00Z"/>
          <w:rFonts w:ascii="Heebo" w:eastAsia="Times New Roman" w:hAnsi="Heebo" w:cs="Heebo"/>
          <w:color w:val="FF0000"/>
          <w:kern w:val="0"/>
          <w:rtl/>
          <w14:ligatures w14:val="none"/>
        </w:rPr>
      </w:pPr>
    </w:p>
    <w:p w14:paraId="193D5D3A" w14:textId="7A93EF5F" w:rsidR="00586A79" w:rsidDel="002104A7" w:rsidRDefault="00586A79" w:rsidP="00586A79">
      <w:pPr>
        <w:shd w:val="clear" w:color="auto" w:fill="FFFFFF"/>
        <w:bidi/>
        <w:spacing w:before="100" w:beforeAutospacing="1" w:after="100" w:afterAutospacing="1"/>
        <w:outlineLvl w:val="3"/>
        <w:rPr>
          <w:del w:id="475" w:author="Edna Laufer Globus" w:date="2024-11-14T16:41:00Z"/>
          <w:rFonts w:ascii="Heebo" w:eastAsia="Times New Roman" w:hAnsi="Heebo" w:cs="Heebo"/>
          <w:color w:val="FF0000"/>
          <w:kern w:val="0"/>
          <w:rtl/>
          <w14:ligatures w14:val="none"/>
        </w:rPr>
      </w:pPr>
    </w:p>
    <w:p w14:paraId="36D64AFF" w14:textId="498BCC31" w:rsidR="00586A79" w:rsidRPr="00586A79" w:rsidDel="002F7A08" w:rsidRDefault="00586A79" w:rsidP="00586A79">
      <w:pPr>
        <w:shd w:val="clear" w:color="auto" w:fill="FFFFFF"/>
        <w:bidi/>
        <w:spacing w:before="100" w:beforeAutospacing="1" w:after="100" w:afterAutospacing="1"/>
        <w:outlineLvl w:val="3"/>
        <w:rPr>
          <w:del w:id="476" w:author="Edna Laufer Globus" w:date="2024-11-14T10:29:00Z"/>
          <w:rFonts w:ascii="Heebo" w:eastAsia="Times New Roman" w:hAnsi="Heebo" w:cs="Heebo"/>
          <w:color w:val="FF0000"/>
          <w:kern w:val="0"/>
          <w14:ligatures w14:val="none"/>
        </w:rPr>
      </w:pPr>
      <w:commentRangeStart w:id="477"/>
      <w:commentRangeStart w:id="478"/>
      <w:del w:id="479" w:author="Edna Laufer Globus" w:date="2024-11-14T10:29:00Z">
        <w:r w:rsidRPr="00586A79" w:rsidDel="002F7A08">
          <w:rPr>
            <w:rFonts w:ascii="Heebo" w:eastAsia="Times New Roman" w:hAnsi="Heebo" w:cs="Heebo" w:hint="cs"/>
            <w:color w:val="FF0000"/>
            <w:kern w:val="0"/>
            <w:rtl/>
            <w14:ligatures w14:val="none"/>
          </w:rPr>
          <w:delText>שלב 3: פיתוח מודל תמריצים לקשישים ולספקי שירותים</w:delText>
        </w:r>
        <w:commentRangeEnd w:id="477"/>
        <w:r w:rsidR="00F627D9" w:rsidDel="002F7A08">
          <w:rPr>
            <w:rStyle w:val="a7"/>
            <w:rtl/>
          </w:rPr>
          <w:commentReference w:id="477"/>
        </w:r>
      </w:del>
      <w:commentRangeEnd w:id="478"/>
      <w:r w:rsidR="000F39DC">
        <w:rPr>
          <w:rStyle w:val="a7"/>
          <w:rtl/>
        </w:rPr>
        <w:commentReference w:id="478"/>
      </w:r>
    </w:p>
    <w:p w14:paraId="736F8425" w14:textId="61D13D49" w:rsidR="00586A79" w:rsidRPr="00586A79" w:rsidDel="002F7A08" w:rsidRDefault="00586A79" w:rsidP="00586A79">
      <w:pPr>
        <w:numPr>
          <w:ilvl w:val="0"/>
          <w:numId w:val="27"/>
        </w:numPr>
        <w:shd w:val="clear" w:color="auto" w:fill="FFFFFF"/>
        <w:bidi/>
        <w:rPr>
          <w:del w:id="480" w:author="Edna Laufer Globus" w:date="2024-11-14T10:29:00Z"/>
          <w:rFonts w:ascii="Heebo" w:eastAsia="Times New Roman" w:hAnsi="Heebo" w:cs="Heebo"/>
          <w:color w:val="000000"/>
          <w:kern w:val="0"/>
          <w14:ligatures w14:val="none"/>
        </w:rPr>
      </w:pPr>
      <w:del w:id="481" w:author="Edna Laufer Globus" w:date="2024-11-14T10:29:00Z">
        <w:r w:rsidRPr="00586A79" w:rsidDel="002F7A08">
          <w:rPr>
            <w:rFonts w:ascii="Heebo" w:eastAsia="Times New Roman" w:hAnsi="Heebo" w:cs="Heebo" w:hint="cs"/>
            <w:color w:val="000000"/>
            <w:kern w:val="0"/>
            <w:rtl/>
            <w14:ligatures w14:val="none"/>
          </w:rPr>
          <w:delText>תמריצים לקשישים:</w:delText>
        </w:r>
        <w:r w:rsidRPr="00586A79" w:rsidDel="002F7A08">
          <w:rPr>
            <w:rFonts w:ascii="Heebo" w:eastAsia="Times New Roman" w:hAnsi="Heebo" w:cs="Heebo" w:hint="cs"/>
            <w:color w:val="000000"/>
            <w:kern w:val="0"/>
            <w14:ligatures w14:val="none"/>
          </w:rPr>
          <w:delText> </w:delText>
        </w:r>
        <w:r w:rsidRPr="00586A79" w:rsidDel="002F7A08">
          <w:rPr>
            <w:rFonts w:ascii="Heebo" w:eastAsia="Times New Roman" w:hAnsi="Heebo" w:cs="Heebo" w:hint="cs"/>
            <w:color w:val="000000"/>
            <w:kern w:val="0"/>
            <w:rtl/>
            <w14:ligatures w14:val="none"/>
          </w:rPr>
          <w:delText>חשבו יחד על תמריצים שיניעו את הקשישים לשתף פעולה ולנצל את השירותים המוצעים, כמו</w:delText>
        </w:r>
        <w:r w:rsidRPr="00586A79" w:rsidDel="002F7A08">
          <w:rPr>
            <w:rFonts w:ascii="Heebo" w:eastAsia="Times New Roman" w:hAnsi="Heebo" w:cs="Heebo" w:hint="cs"/>
            <w:color w:val="000000"/>
            <w:kern w:val="0"/>
            <w14:ligatures w14:val="none"/>
          </w:rPr>
          <w:delText>:</w:delText>
        </w:r>
      </w:del>
    </w:p>
    <w:p w14:paraId="182D7CA6" w14:textId="49BB8C2A" w:rsidR="00586A79" w:rsidRPr="00586A79" w:rsidDel="002F7A08" w:rsidRDefault="00586A79" w:rsidP="00586A79">
      <w:pPr>
        <w:numPr>
          <w:ilvl w:val="1"/>
          <w:numId w:val="27"/>
        </w:numPr>
        <w:shd w:val="clear" w:color="auto" w:fill="FFFFFF"/>
        <w:bidi/>
        <w:rPr>
          <w:del w:id="482" w:author="Edna Laufer Globus" w:date="2024-11-14T10:29:00Z"/>
          <w:rFonts w:ascii="Heebo" w:eastAsia="Times New Roman" w:hAnsi="Heebo" w:cs="Heebo"/>
          <w:color w:val="000000"/>
          <w:kern w:val="0"/>
          <w14:ligatures w14:val="none"/>
        </w:rPr>
      </w:pPr>
      <w:del w:id="483" w:author="Edna Laufer Globus" w:date="2024-11-14T10:29:00Z">
        <w:r w:rsidRPr="00586A79" w:rsidDel="002F7A08">
          <w:rPr>
            <w:rFonts w:ascii="Heebo" w:eastAsia="Times New Roman" w:hAnsi="Heebo" w:cs="Heebo" w:hint="cs"/>
            <w:color w:val="000000"/>
            <w:kern w:val="0"/>
            <w:rtl/>
            <w14:ligatures w14:val="none"/>
          </w:rPr>
          <w:delText>הנחות על שירותים נוספים</w:delText>
        </w:r>
      </w:del>
    </w:p>
    <w:p w14:paraId="2413B3DD" w14:textId="183C80F4" w:rsidR="00586A79" w:rsidRPr="00586A79" w:rsidDel="002F7A08" w:rsidRDefault="00586A79" w:rsidP="00586A79">
      <w:pPr>
        <w:numPr>
          <w:ilvl w:val="1"/>
          <w:numId w:val="27"/>
        </w:numPr>
        <w:shd w:val="clear" w:color="auto" w:fill="FFFFFF"/>
        <w:bidi/>
        <w:rPr>
          <w:del w:id="484" w:author="Edna Laufer Globus" w:date="2024-11-14T10:29:00Z"/>
          <w:rFonts w:ascii="Heebo" w:eastAsia="Times New Roman" w:hAnsi="Heebo" w:cs="Heebo"/>
          <w:color w:val="000000"/>
          <w:kern w:val="0"/>
          <w14:ligatures w14:val="none"/>
        </w:rPr>
      </w:pPr>
      <w:del w:id="485" w:author="Edna Laufer Globus" w:date="2024-11-14T10:29:00Z">
        <w:r w:rsidRPr="00586A79" w:rsidDel="002F7A08">
          <w:rPr>
            <w:rFonts w:ascii="Heebo" w:eastAsia="Times New Roman" w:hAnsi="Heebo" w:cs="Heebo" w:hint="cs"/>
            <w:color w:val="000000"/>
            <w:kern w:val="0"/>
            <w:rtl/>
            <w14:ligatures w14:val="none"/>
          </w:rPr>
          <w:delText>חברות במועדונים חברתיים במחירים מוזלים</w:delText>
        </w:r>
      </w:del>
    </w:p>
    <w:p w14:paraId="22E7EAAC" w14:textId="2C268CA4" w:rsidR="00586A79" w:rsidDel="002F7A08" w:rsidRDefault="00586A79" w:rsidP="00586A79">
      <w:pPr>
        <w:numPr>
          <w:ilvl w:val="1"/>
          <w:numId w:val="27"/>
        </w:numPr>
        <w:shd w:val="clear" w:color="auto" w:fill="FFFFFF"/>
        <w:bidi/>
        <w:rPr>
          <w:ins w:id="486" w:author="Keren Shaked" w:date="2024-11-13T20:19:00Z"/>
          <w:del w:id="487" w:author="Edna Laufer Globus" w:date="2024-11-14T10:29:00Z"/>
          <w:rFonts w:ascii="Heebo" w:eastAsia="Times New Roman" w:hAnsi="Heebo" w:cs="Heebo"/>
          <w:color w:val="000000"/>
          <w:kern w:val="0"/>
          <w14:ligatures w14:val="none"/>
        </w:rPr>
      </w:pPr>
      <w:del w:id="488" w:author="Edna Laufer Globus" w:date="2024-11-14T10:29:00Z">
        <w:r w:rsidRPr="00586A79" w:rsidDel="002F7A08">
          <w:rPr>
            <w:rFonts w:ascii="Heebo" w:eastAsia="Times New Roman" w:hAnsi="Heebo" w:cs="Heebo" w:hint="cs"/>
            <w:color w:val="000000"/>
            <w:kern w:val="0"/>
            <w:rtl/>
            <w14:ligatures w14:val="none"/>
          </w:rPr>
          <w:delText>מתן שירותי ייעוץ חינמי בתחומים נוספים (כגון כלכלה, טכנולוגיה</w:delText>
        </w:r>
        <w:r w:rsidDel="002F7A08">
          <w:rPr>
            <w:rFonts w:ascii="Heebo" w:eastAsia="Times New Roman" w:hAnsi="Heebo" w:cs="Heebo" w:hint="cs"/>
            <w:color w:val="000000"/>
            <w:kern w:val="0"/>
            <w:rtl/>
            <w14:ligatures w14:val="none"/>
          </w:rPr>
          <w:delText>)</w:delText>
        </w:r>
      </w:del>
    </w:p>
    <w:p w14:paraId="24148F54" w14:textId="166FD09E" w:rsidR="00F627D9" w:rsidRPr="00586A79" w:rsidDel="002F7A08" w:rsidRDefault="00F627D9" w:rsidP="00F627D9">
      <w:pPr>
        <w:numPr>
          <w:ilvl w:val="1"/>
          <w:numId w:val="27"/>
        </w:numPr>
        <w:shd w:val="clear" w:color="auto" w:fill="FFFFFF"/>
        <w:bidi/>
        <w:rPr>
          <w:del w:id="489" w:author="Edna Laufer Globus" w:date="2024-11-14T10:29:00Z"/>
          <w:rFonts w:ascii="Heebo" w:eastAsia="Times New Roman" w:hAnsi="Heebo" w:cs="Heebo"/>
          <w:color w:val="000000"/>
          <w:kern w:val="0"/>
          <w14:ligatures w14:val="none"/>
        </w:rPr>
      </w:pPr>
      <w:ins w:id="490" w:author="Keren Shaked" w:date="2024-11-13T20:19:00Z">
        <w:del w:id="491" w:author="Edna Laufer Globus" w:date="2024-11-14T10:29:00Z">
          <w:r w:rsidDel="002F7A08">
            <w:rPr>
              <w:rFonts w:ascii="Heebo" w:eastAsia="Times New Roman" w:hAnsi="Heebo" w:cs="Heebo" w:hint="cs"/>
              <w:color w:val="000000"/>
              <w:kern w:val="0"/>
              <w:rtl/>
              <w14:ligatures w14:val="none"/>
            </w:rPr>
            <w:delText>הוקרה</w:delText>
          </w:r>
        </w:del>
      </w:ins>
    </w:p>
    <w:p w14:paraId="3622839B" w14:textId="199DBF5E" w:rsidR="00586A79" w:rsidRPr="00586A79" w:rsidDel="002F7A08" w:rsidRDefault="00586A79" w:rsidP="00586A79">
      <w:pPr>
        <w:numPr>
          <w:ilvl w:val="0"/>
          <w:numId w:val="27"/>
        </w:numPr>
        <w:shd w:val="clear" w:color="auto" w:fill="FFFFFF"/>
        <w:bidi/>
        <w:rPr>
          <w:del w:id="492" w:author="Edna Laufer Globus" w:date="2024-11-14T10:29:00Z"/>
          <w:rFonts w:ascii="Heebo" w:eastAsia="Times New Roman" w:hAnsi="Heebo" w:cs="Heebo"/>
          <w:color w:val="000000"/>
          <w:kern w:val="0"/>
          <w14:ligatures w14:val="none"/>
        </w:rPr>
      </w:pPr>
      <w:del w:id="493" w:author="Edna Laufer Globus" w:date="2024-11-14T10:29:00Z">
        <w:r w:rsidRPr="00586A79" w:rsidDel="002F7A08">
          <w:rPr>
            <w:rFonts w:ascii="Heebo" w:eastAsia="Times New Roman" w:hAnsi="Heebo" w:cs="Heebo" w:hint="cs"/>
            <w:color w:val="000000"/>
            <w:kern w:val="0"/>
            <w:rtl/>
            <w14:ligatures w14:val="none"/>
          </w:rPr>
          <w:delText>תמריצים לספקי</w:delText>
        </w:r>
        <w:r w:rsidDel="002F7A08">
          <w:rPr>
            <w:rFonts w:ascii="Heebo" w:eastAsia="Times New Roman" w:hAnsi="Heebo" w:cs="Heebo" w:hint="cs"/>
            <w:color w:val="000000"/>
            <w:kern w:val="0"/>
            <w:rtl/>
            <w14:ligatures w14:val="none"/>
          </w:rPr>
          <w:delText>ם:</w:delText>
        </w:r>
        <w:r w:rsidRPr="00586A79" w:rsidDel="002F7A08">
          <w:rPr>
            <w:rFonts w:ascii="Heebo" w:eastAsia="Times New Roman" w:hAnsi="Heebo" w:cs="Heebo" w:hint="cs"/>
            <w:color w:val="000000"/>
            <w:kern w:val="0"/>
            <w14:ligatures w14:val="none"/>
          </w:rPr>
          <w:delText> </w:delText>
        </w:r>
        <w:r w:rsidRPr="00586A79" w:rsidDel="002F7A08">
          <w:rPr>
            <w:rFonts w:ascii="Heebo" w:eastAsia="Times New Roman" w:hAnsi="Heebo" w:cs="Heebo" w:hint="cs"/>
            <w:color w:val="000000"/>
            <w:kern w:val="0"/>
            <w:rtl/>
            <w14:ligatures w14:val="none"/>
          </w:rPr>
          <w:delText>הגדירו תמריצים שיגבירו את המוטיבציה וההיענות של הספקים להשתתף בתוכנית</w:delText>
        </w:r>
        <w:r w:rsidRPr="00586A79" w:rsidDel="002F7A08">
          <w:rPr>
            <w:rFonts w:ascii="Heebo" w:eastAsia="Times New Roman" w:hAnsi="Heebo" w:cs="Heebo" w:hint="cs"/>
            <w:color w:val="000000"/>
            <w:kern w:val="0"/>
            <w14:ligatures w14:val="none"/>
          </w:rPr>
          <w:delText>:</w:delText>
        </w:r>
      </w:del>
    </w:p>
    <w:p w14:paraId="651F90D9" w14:textId="30E61391" w:rsidR="00586A79" w:rsidRPr="00586A79" w:rsidDel="002F7A08" w:rsidRDefault="00586A79" w:rsidP="00586A79">
      <w:pPr>
        <w:numPr>
          <w:ilvl w:val="1"/>
          <w:numId w:val="27"/>
        </w:numPr>
        <w:shd w:val="clear" w:color="auto" w:fill="FFFFFF"/>
        <w:bidi/>
        <w:rPr>
          <w:del w:id="494" w:author="Edna Laufer Globus" w:date="2024-11-14T10:29:00Z"/>
          <w:rFonts w:ascii="Heebo" w:eastAsia="Times New Roman" w:hAnsi="Heebo" w:cs="Heebo"/>
          <w:color w:val="000000"/>
          <w:kern w:val="0"/>
          <w14:ligatures w14:val="none"/>
        </w:rPr>
      </w:pPr>
      <w:del w:id="495" w:author="Edna Laufer Globus" w:date="2024-11-14T10:29:00Z">
        <w:r w:rsidRPr="00586A79" w:rsidDel="002F7A08">
          <w:rPr>
            <w:rFonts w:ascii="Heebo" w:eastAsia="Times New Roman" w:hAnsi="Heebo" w:cs="Heebo" w:hint="cs"/>
            <w:color w:val="000000"/>
            <w:kern w:val="0"/>
            <w:rtl/>
            <w14:ligatures w14:val="none"/>
          </w:rPr>
          <w:delText>בונוסים על שביעות רצון גבוהה</w:delText>
        </w:r>
      </w:del>
    </w:p>
    <w:p w14:paraId="0704AFE0" w14:textId="0474553B" w:rsidR="00586A79" w:rsidRPr="00586A79" w:rsidDel="002F7A08" w:rsidRDefault="00586A79" w:rsidP="00586A79">
      <w:pPr>
        <w:numPr>
          <w:ilvl w:val="1"/>
          <w:numId w:val="27"/>
        </w:numPr>
        <w:shd w:val="clear" w:color="auto" w:fill="FFFFFF"/>
        <w:bidi/>
        <w:rPr>
          <w:del w:id="496" w:author="Edna Laufer Globus" w:date="2024-11-14T10:29:00Z"/>
          <w:rFonts w:ascii="Heebo" w:eastAsia="Times New Roman" w:hAnsi="Heebo" w:cs="Heebo"/>
          <w:color w:val="000000"/>
          <w:kern w:val="0"/>
          <w14:ligatures w14:val="none"/>
        </w:rPr>
      </w:pPr>
      <w:del w:id="497" w:author="Edna Laufer Globus" w:date="2024-11-14T10:29:00Z">
        <w:r w:rsidRPr="00586A79" w:rsidDel="002F7A08">
          <w:rPr>
            <w:rFonts w:ascii="Heebo" w:eastAsia="Times New Roman" w:hAnsi="Heebo" w:cs="Heebo" w:hint="cs"/>
            <w:color w:val="000000"/>
            <w:kern w:val="0"/>
            <w:rtl/>
            <w14:ligatures w14:val="none"/>
          </w:rPr>
          <w:delText>הזדמנויות לפיתוח מקצועי</w:delText>
        </w:r>
      </w:del>
    </w:p>
    <w:p w14:paraId="59DBCC16" w14:textId="6FD06FBF" w:rsidR="00586A79" w:rsidRPr="00586A79" w:rsidDel="002F7A08" w:rsidRDefault="00586A79" w:rsidP="00586A79">
      <w:pPr>
        <w:numPr>
          <w:ilvl w:val="1"/>
          <w:numId w:val="27"/>
        </w:numPr>
        <w:shd w:val="clear" w:color="auto" w:fill="FFFFFF"/>
        <w:bidi/>
        <w:rPr>
          <w:del w:id="498" w:author="Edna Laufer Globus" w:date="2024-11-14T10:29:00Z"/>
          <w:rFonts w:ascii="Heebo" w:eastAsia="Times New Roman" w:hAnsi="Heebo" w:cs="Heebo"/>
          <w:color w:val="000000"/>
          <w:kern w:val="0"/>
          <w14:ligatures w14:val="none"/>
        </w:rPr>
      </w:pPr>
      <w:del w:id="499" w:author="Edna Laufer Globus" w:date="2024-11-14T10:29:00Z">
        <w:r w:rsidRPr="00586A79" w:rsidDel="002F7A08">
          <w:rPr>
            <w:rFonts w:ascii="Heebo" w:eastAsia="Times New Roman" w:hAnsi="Heebo" w:cs="Heebo" w:hint="cs"/>
            <w:color w:val="000000"/>
            <w:kern w:val="0"/>
            <w:rtl/>
            <w14:ligatures w14:val="none"/>
          </w:rPr>
          <w:delText>פרסום ובולטות במסגרת קהילתית</w:delText>
        </w:r>
      </w:del>
    </w:p>
    <w:p w14:paraId="1C7A9985" w14:textId="77777777" w:rsidR="00E10B03" w:rsidRDefault="00E10B03" w:rsidP="00E10B03">
      <w:pPr>
        <w:shd w:val="clear" w:color="auto" w:fill="FFFFFF"/>
        <w:bidi/>
        <w:spacing w:before="120" w:after="120"/>
        <w:rPr>
          <w:rFonts w:ascii="Heebo" w:eastAsia="Times New Roman" w:hAnsi="Heebo" w:cs="Heebo"/>
          <w:color w:val="000000"/>
          <w:kern w:val="0"/>
          <w:rtl/>
          <w14:ligatures w14:val="none"/>
        </w:rPr>
      </w:pPr>
    </w:p>
    <w:p w14:paraId="539BC17F" w14:textId="01CA7B1D" w:rsidR="00E10B03" w:rsidRDefault="00E10B03">
      <w:pPr>
        <w:shd w:val="clear" w:color="auto" w:fill="FFFFFF"/>
        <w:bidi/>
        <w:spacing w:before="100" w:beforeAutospacing="1" w:after="100" w:afterAutospacing="1"/>
        <w:outlineLvl w:val="2"/>
        <w:rPr>
          <w:rFonts w:ascii="Heebo" w:eastAsia="Times New Roman" w:hAnsi="Heebo" w:cs="Heebo"/>
          <w:color w:val="000000"/>
          <w:kern w:val="0"/>
          <w:rtl/>
          <w14:ligatures w14:val="none"/>
        </w:rPr>
        <w:pPrChange w:id="500" w:author="Edna Laufer Globus" w:date="2024-11-14T16:41:00Z">
          <w:pPr>
            <w:shd w:val="clear" w:color="auto" w:fill="FFFFFF"/>
            <w:bidi/>
            <w:spacing w:before="100" w:beforeAutospacing="1" w:after="100" w:afterAutospacing="1"/>
            <w:ind w:left="360"/>
            <w:outlineLvl w:val="2"/>
          </w:pPr>
        </w:pPrChange>
      </w:pPr>
      <w:r w:rsidRPr="00D536C1">
        <w:rPr>
          <w:rFonts w:ascii="Heebo" w:eastAsia="Times New Roman" w:hAnsi="Heebo" w:cs="Heebo" w:hint="cs"/>
          <w:b/>
          <w:bCs/>
          <w:color w:val="FF0000"/>
          <w:kern w:val="0"/>
          <w:rtl/>
          <w14:ligatures w14:val="none"/>
        </w:rPr>
        <w:t xml:space="preserve">קבוצה </w:t>
      </w:r>
      <w:del w:id="501" w:author="Edna Laufer Globus" w:date="2024-11-14T10:30:00Z">
        <w:r w:rsidRPr="00D536C1" w:rsidDel="002F7A08">
          <w:rPr>
            <w:rFonts w:ascii="Heebo" w:eastAsia="Times New Roman" w:hAnsi="Heebo" w:cs="Heebo" w:hint="cs"/>
            <w:b/>
            <w:bCs/>
            <w:color w:val="FF0000"/>
            <w:kern w:val="0"/>
            <w:rtl/>
            <w14:ligatures w14:val="none"/>
          </w:rPr>
          <w:delText>#</w:delText>
        </w:r>
        <w:r w:rsidDel="002F7A08">
          <w:rPr>
            <w:rFonts w:ascii="Heebo" w:eastAsia="Times New Roman" w:hAnsi="Heebo" w:cs="Heebo" w:hint="cs"/>
            <w:b/>
            <w:bCs/>
            <w:color w:val="FF0000"/>
            <w:kern w:val="0"/>
            <w:rtl/>
            <w14:ligatures w14:val="none"/>
          </w:rPr>
          <w:delText>??</w:delText>
        </w:r>
        <w:r w:rsidRPr="00D536C1" w:rsidDel="002F7A08">
          <w:rPr>
            <w:rFonts w:ascii="Heebo" w:eastAsia="Times New Roman" w:hAnsi="Heebo" w:cs="Heebo" w:hint="cs"/>
            <w:b/>
            <w:bCs/>
            <w:color w:val="FF0000"/>
            <w:kern w:val="0"/>
            <w:rtl/>
            <w14:ligatures w14:val="none"/>
          </w:rPr>
          <w:delText xml:space="preserve"> </w:delText>
        </w:r>
      </w:del>
      <w:ins w:id="502" w:author="Edna Laufer Globus" w:date="2024-11-14T11:57:00Z">
        <w:r w:rsidR="009E64F9">
          <w:rPr>
            <w:rFonts w:ascii="Heebo" w:eastAsia="Times New Roman" w:hAnsi="Heebo" w:cs="Heebo" w:hint="cs"/>
            <w:b/>
            <w:bCs/>
            <w:color w:val="FF0000"/>
            <w:kern w:val="0"/>
            <w:rtl/>
            <w14:ligatures w14:val="none"/>
          </w:rPr>
          <w:t>#</w:t>
        </w:r>
      </w:ins>
      <w:ins w:id="503" w:author="Edna Laufer Globus" w:date="2024-11-14T10:30:00Z">
        <w:r w:rsidR="002F7A08">
          <w:rPr>
            <w:rFonts w:ascii="Heebo" w:eastAsia="Times New Roman" w:hAnsi="Heebo" w:cs="Heebo" w:hint="cs"/>
            <w:b/>
            <w:bCs/>
            <w:color w:val="FF0000"/>
            <w:kern w:val="0"/>
            <w:rtl/>
            <w14:ligatures w14:val="none"/>
          </w:rPr>
          <w:t>2</w:t>
        </w:r>
        <w:r w:rsidR="002F7A08" w:rsidRPr="00D536C1">
          <w:rPr>
            <w:rFonts w:ascii="Heebo" w:eastAsia="Times New Roman" w:hAnsi="Heebo" w:cs="Heebo" w:hint="cs"/>
            <w:b/>
            <w:bCs/>
            <w:color w:val="FF0000"/>
            <w:kern w:val="0"/>
            <w:rtl/>
            <w14:ligatures w14:val="none"/>
          </w:rPr>
          <w:t xml:space="preserve"> </w:t>
        </w:r>
      </w:ins>
      <w:r w:rsidRPr="00D536C1">
        <w:rPr>
          <w:rFonts w:ascii="Heebo" w:eastAsia="Times New Roman" w:hAnsi="Heebo" w:cs="Heebo"/>
          <w:b/>
          <w:bCs/>
          <w:color w:val="FF0000"/>
          <w:kern w:val="0"/>
          <w:rtl/>
          <w14:ligatures w14:val="none"/>
        </w:rPr>
        <w:t>–</w:t>
      </w:r>
      <w:r w:rsidRPr="00847259">
        <w:rPr>
          <w:rFonts w:ascii="Heebo" w:eastAsia="Times New Roman" w:hAnsi="Heebo" w:cs="Heebo" w:hint="cs"/>
          <w:color w:val="000000"/>
          <w:kern w:val="0"/>
          <w:rtl/>
          <w14:ligatures w14:val="none"/>
        </w:rPr>
        <w:t xml:space="preserve"> </w:t>
      </w:r>
      <w:r>
        <w:rPr>
          <w:rFonts w:ascii="Heebo" w:eastAsia="Times New Roman" w:hAnsi="Heebo" w:cs="Heebo" w:hint="cs"/>
          <w:b/>
          <w:bCs/>
          <w:color w:val="FF0000"/>
          <w:kern w:val="0"/>
          <w:rtl/>
          <w14:ligatures w14:val="none"/>
        </w:rPr>
        <w:t xml:space="preserve">מסע הלקוח </w:t>
      </w:r>
      <w:del w:id="504" w:author="Edna Laufer Globus" w:date="2024-11-14T16:40:00Z">
        <w:r w:rsidDel="002104A7">
          <w:rPr>
            <w:rFonts w:ascii="Heebo" w:eastAsia="Times New Roman" w:hAnsi="Heebo" w:cs="Heebo" w:hint="cs"/>
            <w:b/>
            <w:bCs/>
            <w:color w:val="FF0000"/>
            <w:kern w:val="0"/>
            <w:rtl/>
            <w14:ligatures w14:val="none"/>
          </w:rPr>
          <w:delText>הקיים ו</w:delText>
        </w:r>
      </w:del>
      <w:r>
        <w:rPr>
          <w:rFonts w:ascii="Heebo" w:eastAsia="Times New Roman" w:hAnsi="Heebo" w:cs="Heebo" w:hint="cs"/>
          <w:b/>
          <w:bCs/>
          <w:color w:val="FF0000"/>
          <w:kern w:val="0"/>
          <w:rtl/>
          <w14:ligatures w14:val="none"/>
        </w:rPr>
        <w:t>החדש</w:t>
      </w:r>
      <w:r w:rsidRPr="00847259">
        <w:rPr>
          <w:rFonts w:ascii="Heebo" w:eastAsia="Times New Roman" w:hAnsi="Heebo" w:cs="Heebo" w:hint="cs"/>
          <w:b/>
          <w:bCs/>
          <w:color w:val="FF0000"/>
          <w:kern w:val="0"/>
          <w:rtl/>
          <w14:ligatures w14:val="none"/>
        </w:rPr>
        <w:t xml:space="preserve"> </w:t>
      </w:r>
      <w:ins w:id="505" w:author="Edna Laufer Globus" w:date="2024-11-14T16:42:00Z">
        <w:r w:rsidR="002104A7">
          <w:rPr>
            <w:rFonts w:ascii="Heebo" w:eastAsia="Times New Roman" w:hAnsi="Heebo" w:cs="Heebo" w:hint="cs"/>
            <w:b/>
            <w:bCs/>
            <w:color w:val="FF0000"/>
            <w:kern w:val="0"/>
            <w:rtl/>
            <w14:ligatures w14:val="none"/>
          </w:rPr>
          <w:t>-</w:t>
        </w:r>
      </w:ins>
      <w:ins w:id="506" w:author="Edna Laufer Globus" w:date="2024-11-14T16:41:00Z">
        <w:r w:rsidR="002104A7">
          <w:rPr>
            <w:rFonts w:ascii="Heebo" w:eastAsia="Times New Roman" w:hAnsi="Heebo" w:cs="Heebo" w:hint="cs"/>
            <w:b/>
            <w:bCs/>
            <w:color w:val="FF0000"/>
            <w:kern w:val="0"/>
            <w:rtl/>
            <w14:ligatures w14:val="none"/>
          </w:rPr>
          <w:t xml:space="preserve"> הרחבת המסע</w:t>
        </w:r>
      </w:ins>
      <w:ins w:id="507" w:author="Edna Laufer Globus" w:date="2024-11-14T16:42:00Z">
        <w:r w:rsidR="002104A7">
          <w:rPr>
            <w:rFonts w:ascii="Heebo" w:eastAsia="Times New Roman" w:hAnsi="Heebo" w:cs="Heebo" w:hint="cs"/>
            <w:b/>
            <w:bCs/>
            <w:color w:val="FF0000"/>
            <w:kern w:val="0"/>
            <w:rtl/>
            <w14:ligatures w14:val="none"/>
          </w:rPr>
          <w:t xml:space="preserve"> לרזולוציה גבוהה</w:t>
        </w:r>
      </w:ins>
      <w:ins w:id="508" w:author="Edna Laufer Globus" w:date="2024-11-14T16:40:00Z">
        <w:r w:rsidR="002104A7">
          <w:rPr>
            <w:rFonts w:ascii="Heebo" w:eastAsia="Times New Roman" w:hAnsi="Heebo" w:cs="Heebo" w:hint="cs"/>
            <w:b/>
            <w:bCs/>
            <w:color w:val="FF0000"/>
            <w:kern w:val="0"/>
            <w:rtl/>
            <w14:ligatures w14:val="none"/>
          </w:rPr>
          <w:t xml:space="preserve"> </w:t>
        </w:r>
      </w:ins>
      <w:r w:rsidRPr="00D536C1">
        <w:rPr>
          <w:rFonts w:ascii="Heebo" w:eastAsia="Times New Roman" w:hAnsi="Heebo" w:cs="Heebo" w:hint="cs"/>
          <w:b/>
          <w:bCs/>
          <w:color w:val="FF0000"/>
          <w:kern w:val="0"/>
          <w:rtl/>
          <w14:ligatures w14:val="none"/>
        </w:rPr>
        <w:t xml:space="preserve">/ </w:t>
      </w:r>
      <w:commentRangeStart w:id="509"/>
      <w:r w:rsidRPr="00D536C1">
        <w:rPr>
          <w:rFonts w:ascii="Heebo" w:eastAsia="Times New Roman" w:hAnsi="Heebo" w:cs="Heebo" w:hint="cs"/>
          <w:color w:val="FF0000"/>
          <w:kern w:val="0"/>
          <w:rtl/>
          <w14:ligatures w14:val="none"/>
        </w:rPr>
        <w:t>עבודה על גבי גיליונו</w:t>
      </w:r>
      <w:r w:rsidRPr="00D536C1">
        <w:rPr>
          <w:rFonts w:ascii="Heebo" w:eastAsia="Times New Roman" w:hAnsi="Heebo" w:cs="Heebo" w:hint="eastAsia"/>
          <w:color w:val="FF0000"/>
          <w:kern w:val="0"/>
          <w:rtl/>
          <w14:ligatures w14:val="none"/>
        </w:rPr>
        <w:t>ת</w:t>
      </w:r>
      <w:r w:rsidRPr="00D536C1">
        <w:rPr>
          <w:rFonts w:ascii="Heebo" w:eastAsia="Times New Roman" w:hAnsi="Heebo" w:cs="Heebo" w:hint="cs"/>
          <w:color w:val="FF0000"/>
          <w:kern w:val="0"/>
          <w:rtl/>
          <w14:ligatures w14:val="none"/>
        </w:rPr>
        <w:t xml:space="preserve"> עבודה</w:t>
      </w:r>
      <w:r>
        <w:rPr>
          <w:rFonts w:ascii="Heebo" w:eastAsia="Times New Roman" w:hAnsi="Heebo" w:cs="Heebo" w:hint="cs"/>
          <w:color w:val="FF0000"/>
          <w:kern w:val="0"/>
          <w:rtl/>
          <w14:ligatures w14:val="none"/>
        </w:rPr>
        <w:t xml:space="preserve"> </w:t>
      </w:r>
      <w:commentRangeEnd w:id="509"/>
      <w:r w:rsidR="002F7A08">
        <w:rPr>
          <w:rStyle w:val="a7"/>
          <w:rtl/>
        </w:rPr>
        <w:commentReference w:id="509"/>
      </w:r>
      <w:commentRangeStart w:id="510"/>
      <w:del w:id="511" w:author="Edna Laufer Globus" w:date="2024-11-14T10:30:00Z">
        <w:r w:rsidDel="002F7A08">
          <w:rPr>
            <w:rFonts w:ascii="Heebo" w:eastAsia="Times New Roman" w:hAnsi="Heebo" w:cs="Heebo" w:hint="cs"/>
            <w:color w:val="000000"/>
            <w:kern w:val="0"/>
            <w:rtl/>
            <w14:ligatures w14:val="none"/>
          </w:rPr>
          <w:delText>(</w:delText>
        </w:r>
        <w:r w:rsidRPr="00E10B03" w:rsidDel="002F7A08">
          <w:rPr>
            <w:rFonts w:ascii="Heebo" w:eastAsia="Times New Roman" w:hAnsi="Heebo" w:cs="Heebo" w:hint="cs"/>
            <w:b/>
            <w:bCs/>
            <w:color w:val="00B0F0"/>
            <w:kern w:val="0"/>
            <w:highlight w:val="yellow"/>
            <w:u w:val="single"/>
            <w:rtl/>
            <w14:ligatures w14:val="none"/>
          </w:rPr>
          <w:delText>קרן</w:delText>
        </w:r>
        <w:r w:rsidDel="002F7A08">
          <w:rPr>
            <w:rFonts w:ascii="Heebo" w:eastAsia="Times New Roman" w:hAnsi="Heebo" w:cs="Heebo" w:hint="cs"/>
            <w:color w:val="000000"/>
            <w:kern w:val="0"/>
            <w:rtl/>
            <w14:ligatures w14:val="none"/>
          </w:rPr>
          <w:delText xml:space="preserve"> </w:delText>
        </w:r>
        <w:r w:rsidRPr="00E10B03" w:rsidDel="002F7A08">
          <w:rPr>
            <w:rFonts w:ascii="Heebo" w:eastAsia="Times New Roman" w:hAnsi="Heebo" w:cs="Heebo" w:hint="cs"/>
            <w:color w:val="000000"/>
            <w:kern w:val="0"/>
            <w:highlight w:val="yellow"/>
            <w:rtl/>
            <w14:ligatures w14:val="none"/>
          </w:rPr>
          <w:delText>צריך לתת</w:delText>
        </w:r>
        <w:r w:rsidDel="002F7A08">
          <w:rPr>
            <w:rFonts w:ascii="Heebo" w:eastAsia="Times New Roman" w:hAnsi="Heebo" w:cs="Heebo" w:hint="cs"/>
            <w:color w:val="000000"/>
            <w:kern w:val="0"/>
            <w:highlight w:val="yellow"/>
            <w:rtl/>
            <w14:ligatures w14:val="none"/>
          </w:rPr>
          <w:delText xml:space="preserve"> שוב</w:delText>
        </w:r>
        <w:r w:rsidRPr="00E10B03" w:rsidDel="002F7A08">
          <w:rPr>
            <w:rFonts w:ascii="Heebo" w:eastAsia="Times New Roman" w:hAnsi="Heebo" w:cs="Heebo" w:hint="cs"/>
            <w:color w:val="000000"/>
            <w:kern w:val="0"/>
            <w:highlight w:val="yellow"/>
            <w:rtl/>
            <w14:ligatures w14:val="none"/>
          </w:rPr>
          <w:delText xml:space="preserve"> את הדעת איפה לשבץ את הפעילות הנוגע למסע הלקוח + דגשים לשיבוץ שירותים חדשים</w:delText>
        </w:r>
        <w:r w:rsidDel="002F7A08">
          <w:rPr>
            <w:rFonts w:ascii="Heebo" w:eastAsia="Times New Roman" w:hAnsi="Heebo" w:cs="Heebo" w:hint="cs"/>
            <w:color w:val="000000"/>
            <w:kern w:val="0"/>
            <w:highlight w:val="yellow"/>
            <w:rtl/>
            <w14:ligatures w14:val="none"/>
          </w:rPr>
          <w:delText>, זה מורכב ודורש פעילות קבוצתית</w:delText>
        </w:r>
        <w:r w:rsidRPr="00E10B03" w:rsidDel="002F7A08">
          <w:rPr>
            <w:rFonts w:ascii="Heebo" w:eastAsia="Times New Roman" w:hAnsi="Heebo" w:cs="Heebo" w:hint="cs"/>
            <w:color w:val="000000"/>
            <w:kern w:val="0"/>
            <w:highlight w:val="yellow"/>
            <w:rtl/>
            <w14:ligatures w14:val="none"/>
          </w:rPr>
          <w:delText>)</w:delText>
        </w:r>
        <w:commentRangeEnd w:id="510"/>
        <w:r w:rsidR="00F627D9" w:rsidDel="002F7A08">
          <w:rPr>
            <w:rStyle w:val="a7"/>
            <w:rtl/>
          </w:rPr>
          <w:commentReference w:id="510"/>
        </w:r>
      </w:del>
    </w:p>
    <w:p w14:paraId="6AC043BB" w14:textId="454E4D62" w:rsidR="00E10B03" w:rsidRPr="00E10B03" w:rsidRDefault="00E10B03" w:rsidP="000F39DC">
      <w:pPr>
        <w:shd w:val="clear" w:color="auto" w:fill="FFFFFF"/>
        <w:bidi/>
        <w:spacing w:before="100" w:beforeAutospacing="1" w:afterAutospacing="1"/>
        <w:rPr>
          <w:rFonts w:ascii="Heebo" w:eastAsia="Times New Roman" w:hAnsi="Heebo" w:cs="Heebo"/>
          <w:color w:val="000000"/>
          <w:kern w:val="0"/>
          <w:rtl/>
          <w14:ligatures w14:val="none"/>
        </w:rPr>
      </w:pPr>
      <w:r w:rsidRPr="00E10B03">
        <w:rPr>
          <w:rFonts w:ascii="Heebo" w:eastAsia="Times New Roman" w:hAnsi="Heebo" w:cs="Heebo" w:hint="cs"/>
          <w:b/>
          <w:bCs/>
          <w:color w:val="000000" w:themeColor="text1"/>
          <w:kern w:val="0"/>
          <w:rtl/>
          <w14:ligatures w14:val="none"/>
        </w:rPr>
        <w:t>המטרה:</w:t>
      </w:r>
      <w:r>
        <w:rPr>
          <w:rFonts w:ascii="Heebo" w:eastAsia="Times New Roman" w:hAnsi="Heebo" w:cs="Heebo" w:hint="cs"/>
          <w:b/>
          <w:bCs/>
          <w:color w:val="FF0000"/>
          <w:kern w:val="0"/>
          <w:rtl/>
          <w14:ligatures w14:val="none"/>
        </w:rPr>
        <w:t xml:space="preserve"> </w:t>
      </w:r>
      <w:r w:rsidRPr="00785269">
        <w:rPr>
          <w:rFonts w:ascii="Heebo" w:eastAsia="Times New Roman" w:hAnsi="Heebo" w:cs="Heebo" w:hint="cs"/>
          <w:color w:val="000000"/>
          <w:kern w:val="0"/>
          <w:rtl/>
          <w14:ligatures w14:val="none"/>
        </w:rPr>
        <w:t xml:space="preserve">להבין את נקודות החוזק והחולשה במסע הלקוח, ולוודא שכל הממשקים והמעברים בתהליך ברורים, נגישים, ומסייעים </w:t>
      </w:r>
      <w:del w:id="512" w:author="אביעד יצחקי" w:date="2024-11-14T22:21:00Z">
        <w:r w:rsidRPr="00785269" w:rsidDel="000F39DC">
          <w:rPr>
            <w:rFonts w:ascii="Heebo" w:eastAsia="Times New Roman" w:hAnsi="Heebo" w:cs="Heebo" w:hint="cs"/>
            <w:color w:val="000000"/>
            <w:kern w:val="0"/>
            <w:rtl/>
            <w14:ligatures w14:val="none"/>
          </w:rPr>
          <w:delText xml:space="preserve">לקשיש </w:delText>
        </w:r>
      </w:del>
      <w:ins w:id="513" w:author="אביעד יצחקי" w:date="2024-11-14T22:21:00Z">
        <w:r w:rsidR="000F39DC" w:rsidRPr="00785269">
          <w:rPr>
            <w:rFonts w:ascii="Heebo" w:eastAsia="Times New Roman" w:hAnsi="Heebo" w:cs="Heebo" w:hint="cs"/>
            <w:color w:val="000000"/>
            <w:kern w:val="0"/>
            <w:rtl/>
            <w14:ligatures w14:val="none"/>
          </w:rPr>
          <w:t>ל</w:t>
        </w:r>
        <w:r w:rsidR="000F39DC">
          <w:rPr>
            <w:rFonts w:ascii="Heebo" w:eastAsia="Times New Roman" w:hAnsi="Heebo" w:cs="Heebo" w:hint="cs"/>
            <w:color w:val="000000"/>
            <w:kern w:val="0"/>
            <w:rtl/>
            <w14:ligatures w14:val="none"/>
          </w:rPr>
          <w:t>לקוח</w:t>
        </w:r>
        <w:r w:rsidR="000F39DC" w:rsidRPr="00785269">
          <w:rPr>
            <w:rFonts w:ascii="Heebo" w:eastAsia="Times New Roman" w:hAnsi="Heebo" w:cs="Heebo" w:hint="cs"/>
            <w:color w:val="000000"/>
            <w:kern w:val="0"/>
            <w:rtl/>
            <w14:ligatures w14:val="none"/>
          </w:rPr>
          <w:t xml:space="preserve"> </w:t>
        </w:r>
      </w:ins>
      <w:r w:rsidRPr="00785269">
        <w:rPr>
          <w:rFonts w:ascii="Heebo" w:eastAsia="Times New Roman" w:hAnsi="Heebo" w:cs="Heebo" w:hint="cs"/>
          <w:color w:val="000000"/>
          <w:kern w:val="0"/>
          <w:rtl/>
          <w14:ligatures w14:val="none"/>
        </w:rPr>
        <w:t>לבחור את השירותים המתאימים לו בצורה קלה ויעילה</w:t>
      </w:r>
      <w:r w:rsidRPr="00785269">
        <w:rPr>
          <w:rFonts w:ascii="Heebo" w:eastAsia="Times New Roman" w:hAnsi="Heebo" w:cs="Heebo" w:hint="cs"/>
          <w:color w:val="000000"/>
          <w:kern w:val="0"/>
          <w14:ligatures w14:val="none"/>
        </w:rPr>
        <w:t>.</w:t>
      </w:r>
    </w:p>
    <w:p w14:paraId="30D2B801" w14:textId="77777777" w:rsidR="00B408C2" w:rsidRPr="00B408C2" w:rsidRDefault="00B408C2">
      <w:pPr>
        <w:shd w:val="clear" w:color="auto" w:fill="FFFFFF"/>
        <w:bidi/>
        <w:ind w:left="360"/>
        <w:rPr>
          <w:ins w:id="514" w:author="Edna Laufer Globus" w:date="2024-11-14T16:49:00Z"/>
          <w:rFonts w:ascii="Heebo" w:eastAsia="Times New Roman" w:hAnsi="Heebo" w:cs="Heebo"/>
          <w:color w:val="FF0000"/>
          <w:kern w:val="0"/>
          <w14:ligatures w14:val="none"/>
          <w:rPrChange w:id="515" w:author="Edna Laufer Globus" w:date="2024-11-14T16:49:00Z">
            <w:rPr>
              <w:ins w:id="516" w:author="Edna Laufer Globus" w:date="2024-11-14T16:49:00Z"/>
              <w:rFonts w:ascii="Heebo" w:eastAsia="Times New Roman" w:hAnsi="Heebo" w:cs="Heebo"/>
              <w:color w:val="000000"/>
              <w:kern w:val="0"/>
              <w14:ligatures w14:val="none"/>
            </w:rPr>
          </w:rPrChange>
        </w:rPr>
        <w:pPrChange w:id="517" w:author="Edna Laufer Globus" w:date="2024-11-14T16:49:00Z">
          <w:pPr>
            <w:numPr>
              <w:numId w:val="28"/>
            </w:numPr>
            <w:shd w:val="clear" w:color="auto" w:fill="FFFFFF"/>
            <w:tabs>
              <w:tab w:val="num" w:pos="720"/>
            </w:tabs>
            <w:bidi/>
            <w:ind w:left="720" w:hanging="360"/>
          </w:pPr>
        </w:pPrChange>
      </w:pPr>
      <w:ins w:id="518" w:author="Edna Laufer Globus" w:date="2024-11-14T16:48:00Z">
        <w:r w:rsidRPr="00B408C2">
          <w:rPr>
            <w:rFonts w:ascii="Heebo" w:eastAsia="Times New Roman" w:hAnsi="Heebo" w:cs="Heebo" w:hint="eastAsia"/>
            <w:color w:val="FF0000"/>
            <w:kern w:val="0"/>
            <w:rtl/>
            <w14:ligatures w14:val="none"/>
            <w:rPrChange w:id="519" w:author="Edna Laufer Globus" w:date="2024-11-14T16:49:00Z">
              <w:rPr>
                <w:rFonts w:ascii="Heebo" w:eastAsia="Times New Roman" w:hAnsi="Heebo" w:cs="Heebo" w:hint="eastAsia"/>
                <w:color w:val="000000"/>
                <w:kern w:val="0"/>
                <w:rtl/>
                <w14:ligatures w14:val="none"/>
              </w:rPr>
            </w:rPrChange>
          </w:rPr>
          <w:t>שלב</w:t>
        </w:r>
        <w:r w:rsidRPr="00B408C2">
          <w:rPr>
            <w:rFonts w:ascii="Heebo" w:eastAsia="Times New Roman" w:hAnsi="Heebo" w:cs="Heebo"/>
            <w:color w:val="FF0000"/>
            <w:kern w:val="0"/>
            <w:rtl/>
            <w14:ligatures w14:val="none"/>
            <w:rPrChange w:id="520" w:author="Edna Laufer Globus" w:date="2024-11-14T16:49:00Z">
              <w:rPr>
                <w:rFonts w:ascii="Heebo" w:eastAsia="Times New Roman" w:hAnsi="Heebo" w:cs="Heebo"/>
                <w:color w:val="000000"/>
                <w:kern w:val="0"/>
                <w:rtl/>
                <w14:ligatures w14:val="none"/>
              </w:rPr>
            </w:rPrChange>
          </w:rPr>
          <w:t xml:space="preserve"> 1: </w:t>
        </w:r>
      </w:ins>
      <w:ins w:id="521" w:author="Edna Laufer Globus" w:date="2024-11-14T16:49:00Z">
        <w:r w:rsidRPr="00B408C2">
          <w:rPr>
            <w:rFonts w:ascii="Heebo" w:eastAsia="Times New Roman" w:hAnsi="Heebo" w:cs="Heebo" w:hint="eastAsia"/>
            <w:color w:val="FF0000"/>
            <w:kern w:val="0"/>
            <w:rtl/>
            <w14:ligatures w14:val="none"/>
            <w:rPrChange w:id="522" w:author="Edna Laufer Globus" w:date="2024-11-14T16:49:00Z">
              <w:rPr>
                <w:rFonts w:ascii="Heebo" w:eastAsia="Times New Roman" w:hAnsi="Heebo" w:cs="Heebo" w:hint="eastAsia"/>
                <w:color w:val="000000"/>
                <w:kern w:val="0"/>
                <w:rtl/>
                <w14:ligatures w14:val="none"/>
              </w:rPr>
            </w:rPrChange>
          </w:rPr>
          <w:t>זיהוי</w:t>
        </w:r>
        <w:r w:rsidRPr="00B408C2">
          <w:rPr>
            <w:rFonts w:ascii="Heebo" w:eastAsia="Times New Roman" w:hAnsi="Heebo" w:cs="Heebo"/>
            <w:color w:val="FF0000"/>
            <w:kern w:val="0"/>
            <w:rtl/>
            <w14:ligatures w14:val="none"/>
            <w:rPrChange w:id="523" w:author="Edna Laufer Globus" w:date="2024-11-14T16:49:00Z">
              <w:rPr>
                <w:rFonts w:ascii="Heebo" w:eastAsia="Times New Roman" w:hAnsi="Heebo" w:cs="Heebo"/>
                <w:color w:val="000000"/>
                <w:kern w:val="0"/>
                <w:rtl/>
                <w14:ligatures w14:val="none"/>
              </w:rPr>
            </w:rPrChange>
          </w:rPr>
          <w:t xml:space="preserve"> </w:t>
        </w:r>
        <w:r w:rsidRPr="00B408C2">
          <w:rPr>
            <w:rFonts w:ascii="Heebo" w:eastAsia="Times New Roman" w:hAnsi="Heebo" w:cs="Heebo" w:hint="eastAsia"/>
            <w:color w:val="FF0000"/>
            <w:kern w:val="0"/>
            <w:rtl/>
            <w14:ligatures w14:val="none"/>
            <w:rPrChange w:id="524" w:author="Edna Laufer Globus" w:date="2024-11-14T16:49:00Z">
              <w:rPr>
                <w:rFonts w:ascii="Heebo" w:eastAsia="Times New Roman" w:hAnsi="Heebo" w:cs="Heebo" w:hint="eastAsia"/>
                <w:color w:val="000000"/>
                <w:kern w:val="0"/>
                <w:rtl/>
                <w14:ligatures w14:val="none"/>
              </w:rPr>
            </w:rPrChange>
          </w:rPr>
          <w:t>נקודות</w:t>
        </w:r>
        <w:r w:rsidRPr="00B408C2">
          <w:rPr>
            <w:rFonts w:ascii="Heebo" w:eastAsia="Times New Roman" w:hAnsi="Heebo" w:cs="Heebo"/>
            <w:color w:val="FF0000"/>
            <w:kern w:val="0"/>
            <w:rtl/>
            <w14:ligatures w14:val="none"/>
            <w:rPrChange w:id="525" w:author="Edna Laufer Globus" w:date="2024-11-14T16:49:00Z">
              <w:rPr>
                <w:rFonts w:ascii="Heebo" w:eastAsia="Times New Roman" w:hAnsi="Heebo" w:cs="Heebo"/>
                <w:color w:val="000000"/>
                <w:kern w:val="0"/>
                <w:rtl/>
                <w14:ligatures w14:val="none"/>
              </w:rPr>
            </w:rPrChange>
          </w:rPr>
          <w:t xml:space="preserve"> </w:t>
        </w:r>
        <w:r w:rsidRPr="00B408C2">
          <w:rPr>
            <w:rFonts w:ascii="Heebo" w:eastAsia="Times New Roman" w:hAnsi="Heebo" w:cs="Heebo" w:hint="eastAsia"/>
            <w:color w:val="FF0000"/>
            <w:kern w:val="0"/>
            <w:rtl/>
            <w14:ligatures w14:val="none"/>
            <w:rPrChange w:id="526" w:author="Edna Laufer Globus" w:date="2024-11-14T16:49:00Z">
              <w:rPr>
                <w:rFonts w:ascii="Heebo" w:eastAsia="Times New Roman" w:hAnsi="Heebo" w:cs="Heebo" w:hint="eastAsia"/>
                <w:color w:val="000000"/>
                <w:kern w:val="0"/>
                <w:rtl/>
                <w14:ligatures w14:val="none"/>
              </w:rPr>
            </w:rPrChange>
          </w:rPr>
          <w:t>כאב</w:t>
        </w:r>
        <w:r w:rsidRPr="00B408C2">
          <w:rPr>
            <w:rFonts w:ascii="Heebo" w:eastAsia="Times New Roman" w:hAnsi="Heebo" w:cs="Heebo"/>
            <w:color w:val="FF0000"/>
            <w:kern w:val="0"/>
            <w:rtl/>
            <w14:ligatures w14:val="none"/>
            <w:rPrChange w:id="527" w:author="Edna Laufer Globus" w:date="2024-11-14T16:49:00Z">
              <w:rPr>
                <w:rFonts w:ascii="Heebo" w:eastAsia="Times New Roman" w:hAnsi="Heebo" w:cs="Heebo"/>
                <w:color w:val="000000"/>
                <w:kern w:val="0"/>
                <w:rtl/>
                <w14:ligatures w14:val="none"/>
              </w:rPr>
            </w:rPrChange>
          </w:rPr>
          <w:t xml:space="preserve"> </w:t>
        </w:r>
        <w:r w:rsidRPr="00B408C2">
          <w:rPr>
            <w:rFonts w:ascii="Heebo" w:eastAsia="Times New Roman" w:hAnsi="Heebo" w:cs="Heebo" w:hint="eastAsia"/>
            <w:color w:val="FF0000"/>
            <w:kern w:val="0"/>
            <w:rtl/>
            <w14:ligatures w14:val="none"/>
            <w:rPrChange w:id="528" w:author="Edna Laufer Globus" w:date="2024-11-14T16:49:00Z">
              <w:rPr>
                <w:rFonts w:ascii="Heebo" w:eastAsia="Times New Roman" w:hAnsi="Heebo" w:cs="Heebo" w:hint="eastAsia"/>
                <w:color w:val="000000"/>
                <w:kern w:val="0"/>
                <w:rtl/>
                <w14:ligatures w14:val="none"/>
              </w:rPr>
            </w:rPrChange>
          </w:rPr>
          <w:t>והזדמנויות</w:t>
        </w:r>
      </w:ins>
    </w:p>
    <w:p w14:paraId="6950360F" w14:textId="1F4233FD" w:rsidR="00E10B03" w:rsidRPr="00785269" w:rsidRDefault="00E10B03" w:rsidP="00B408C2">
      <w:pPr>
        <w:numPr>
          <w:ilvl w:val="0"/>
          <w:numId w:val="28"/>
        </w:numPr>
        <w:shd w:val="clear" w:color="auto" w:fill="FFFFFF"/>
        <w:bidi/>
        <w:rPr>
          <w:rFonts w:ascii="Heebo" w:eastAsia="Times New Roman" w:hAnsi="Heebo" w:cs="Heebo"/>
          <w:color w:val="000000"/>
          <w:kern w:val="0"/>
          <w14:ligatures w14:val="none"/>
        </w:rPr>
      </w:pPr>
      <w:r>
        <w:rPr>
          <w:rFonts w:ascii="Heebo" w:eastAsia="Times New Roman" w:hAnsi="Heebo" w:cs="Heebo" w:hint="cs"/>
          <w:color w:val="000000"/>
          <w:kern w:val="0"/>
          <w:rtl/>
          <w14:ligatures w14:val="none"/>
        </w:rPr>
        <w:t>זהו</w:t>
      </w:r>
      <w:r w:rsidRPr="00785269">
        <w:rPr>
          <w:rFonts w:ascii="Heebo" w:eastAsia="Times New Roman" w:hAnsi="Heebo" w:cs="Heebo" w:hint="cs"/>
          <w:color w:val="000000"/>
          <w:kern w:val="0"/>
          <w:rtl/>
          <w14:ligatures w14:val="none"/>
        </w:rPr>
        <w:t xml:space="preserve"> נקודות קריטיות במסע הלקוח של </w:t>
      </w:r>
      <w:del w:id="529" w:author="Edna Laufer Globus" w:date="2024-11-14T16:40:00Z">
        <w:r w:rsidRPr="00785269" w:rsidDel="002104A7">
          <w:rPr>
            <w:rFonts w:ascii="Heebo" w:eastAsia="Times New Roman" w:hAnsi="Heebo" w:cs="Heebo" w:hint="cs"/>
            <w:color w:val="000000"/>
            <w:kern w:val="0"/>
            <w:rtl/>
            <w14:ligatures w14:val="none"/>
          </w:rPr>
          <w:delText xml:space="preserve">הקשיש </w:delText>
        </w:r>
      </w:del>
      <w:ins w:id="530" w:author="Edna Laufer Globus" w:date="2024-11-14T16:40:00Z">
        <w:r w:rsidR="002104A7" w:rsidRPr="00785269">
          <w:rPr>
            <w:rFonts w:ascii="Heebo" w:eastAsia="Times New Roman" w:hAnsi="Heebo" w:cs="Heebo" w:hint="cs"/>
            <w:color w:val="000000"/>
            <w:kern w:val="0"/>
            <w:rtl/>
            <w14:ligatures w14:val="none"/>
          </w:rPr>
          <w:t>ה</w:t>
        </w:r>
        <w:r w:rsidR="002104A7">
          <w:rPr>
            <w:rFonts w:ascii="Heebo" w:eastAsia="Times New Roman" w:hAnsi="Heebo" w:cs="Heebo" w:hint="cs"/>
            <w:color w:val="000000"/>
            <w:kern w:val="0"/>
            <w:rtl/>
            <w14:ligatures w14:val="none"/>
          </w:rPr>
          <w:t>אזרח הוותיק</w:t>
        </w:r>
        <w:r w:rsidR="002104A7" w:rsidRPr="00785269">
          <w:rPr>
            <w:rFonts w:ascii="Heebo" w:eastAsia="Times New Roman" w:hAnsi="Heebo" w:cs="Heebo" w:hint="cs"/>
            <w:color w:val="000000"/>
            <w:kern w:val="0"/>
            <w:rtl/>
            <w14:ligatures w14:val="none"/>
          </w:rPr>
          <w:t xml:space="preserve"> </w:t>
        </w:r>
      </w:ins>
      <w:r>
        <w:rPr>
          <w:rFonts w:ascii="Heebo" w:eastAsia="Times New Roman" w:hAnsi="Heebo" w:cs="Heebo" w:hint="cs"/>
          <w:color w:val="000000"/>
          <w:kern w:val="0"/>
          <w:rtl/>
          <w14:ligatures w14:val="none"/>
        </w:rPr>
        <w:t>ותנו</w:t>
      </w:r>
      <w:r w:rsidRPr="00785269">
        <w:rPr>
          <w:rFonts w:ascii="Heebo" w:eastAsia="Times New Roman" w:hAnsi="Heebo" w:cs="Heebo" w:hint="cs"/>
          <w:color w:val="000000"/>
          <w:kern w:val="0"/>
          <w:rtl/>
          <w14:ligatures w14:val="none"/>
        </w:rPr>
        <w:t xml:space="preserve"> דגשים לשיפור חוויית המשתמש, כך שיהיו ברורים יותר הצעדים </w:t>
      </w:r>
      <w:del w:id="531" w:author="Edna Laufer Globus" w:date="2024-11-14T16:50:00Z">
        <w:r w:rsidRPr="00785269" w:rsidDel="00B408C2">
          <w:rPr>
            <w:rFonts w:ascii="Heebo" w:eastAsia="Times New Roman" w:hAnsi="Heebo" w:cs="Heebo" w:hint="cs"/>
            <w:color w:val="000000"/>
            <w:kern w:val="0"/>
            <w:rtl/>
            <w14:ligatures w14:val="none"/>
          </w:rPr>
          <w:delText xml:space="preserve">שהקשיש </w:delText>
        </w:r>
      </w:del>
      <w:ins w:id="532" w:author="Edna Laufer Globus" w:date="2024-11-14T16:50:00Z">
        <w:r w:rsidR="00B408C2" w:rsidRPr="00785269">
          <w:rPr>
            <w:rFonts w:ascii="Heebo" w:eastAsia="Times New Roman" w:hAnsi="Heebo" w:cs="Heebo" w:hint="cs"/>
            <w:color w:val="000000"/>
            <w:kern w:val="0"/>
            <w:rtl/>
            <w14:ligatures w14:val="none"/>
          </w:rPr>
          <w:t>ש</w:t>
        </w:r>
        <w:r w:rsidR="00B408C2">
          <w:rPr>
            <w:rFonts w:ascii="Heebo" w:eastAsia="Times New Roman" w:hAnsi="Heebo" w:cs="Heebo" w:hint="cs"/>
            <w:color w:val="000000"/>
            <w:kern w:val="0"/>
            <w:rtl/>
            <w14:ligatures w14:val="none"/>
          </w:rPr>
          <w:t>האזרח הוותיק</w:t>
        </w:r>
        <w:r w:rsidR="00B408C2" w:rsidRPr="00785269">
          <w:rPr>
            <w:rFonts w:ascii="Heebo" w:eastAsia="Times New Roman" w:hAnsi="Heebo" w:cs="Heebo" w:hint="cs"/>
            <w:color w:val="000000"/>
            <w:kern w:val="0"/>
            <w:rtl/>
            <w14:ligatures w14:val="none"/>
          </w:rPr>
          <w:t xml:space="preserve"> </w:t>
        </w:r>
      </w:ins>
      <w:r w:rsidRPr="00785269">
        <w:rPr>
          <w:rFonts w:ascii="Heebo" w:eastAsia="Times New Roman" w:hAnsi="Heebo" w:cs="Heebo" w:hint="cs"/>
          <w:color w:val="000000"/>
          <w:kern w:val="0"/>
          <w:rtl/>
          <w14:ligatures w14:val="none"/>
        </w:rPr>
        <w:t>עובר וכיצד כל גורם בתהליך יכול לסייע לו</w:t>
      </w:r>
      <w:r w:rsidRPr="00785269">
        <w:rPr>
          <w:rFonts w:ascii="Heebo" w:eastAsia="Times New Roman" w:hAnsi="Heebo" w:cs="Heebo" w:hint="cs"/>
          <w:color w:val="000000"/>
          <w:kern w:val="0"/>
          <w14:ligatures w14:val="none"/>
        </w:rPr>
        <w:t>.</w:t>
      </w:r>
    </w:p>
    <w:p w14:paraId="4536C85F" w14:textId="77777777" w:rsidR="00E10B03" w:rsidRPr="00B408C2" w:rsidRDefault="00E10B03" w:rsidP="00E10B03">
      <w:pPr>
        <w:shd w:val="clear" w:color="auto" w:fill="FFFFFF"/>
        <w:bidi/>
        <w:spacing w:before="100" w:beforeAutospacing="1" w:after="100" w:afterAutospacing="1"/>
        <w:outlineLvl w:val="3"/>
        <w:rPr>
          <w:rFonts w:ascii="Heebo" w:eastAsia="Times New Roman" w:hAnsi="Heebo" w:cs="Heebo"/>
          <w:color w:val="000000"/>
          <w:kern w:val="0"/>
          <w14:ligatures w14:val="none"/>
          <w:rPrChange w:id="533" w:author="Edna Laufer Globus" w:date="2024-11-14T16:51:00Z">
            <w:rPr>
              <w:rFonts w:ascii="Heebo" w:eastAsia="Times New Roman" w:hAnsi="Heebo" w:cs="Heebo"/>
              <w:b/>
              <w:bCs/>
              <w:color w:val="000000"/>
              <w:kern w:val="0"/>
              <w14:ligatures w14:val="none"/>
            </w:rPr>
          </w:rPrChange>
        </w:rPr>
      </w:pPr>
      <w:r w:rsidRPr="00B408C2">
        <w:rPr>
          <w:rFonts w:ascii="Heebo" w:eastAsia="Times New Roman" w:hAnsi="Heebo" w:cs="Heebo" w:hint="eastAsia"/>
          <w:color w:val="000000"/>
          <w:kern w:val="0"/>
          <w:rtl/>
          <w14:ligatures w14:val="none"/>
          <w:rPrChange w:id="534" w:author="Edna Laufer Globus" w:date="2024-11-14T16:51:00Z">
            <w:rPr>
              <w:rFonts w:ascii="Heebo" w:eastAsia="Times New Roman" w:hAnsi="Heebo" w:cs="Heebo" w:hint="eastAsia"/>
              <w:b/>
              <w:bCs/>
              <w:color w:val="000000"/>
              <w:kern w:val="0"/>
              <w:rtl/>
              <w14:ligatures w14:val="none"/>
            </w:rPr>
          </w:rPrChange>
        </w:rPr>
        <w:t>הנחיות</w:t>
      </w:r>
      <w:r w:rsidRPr="00B408C2">
        <w:rPr>
          <w:rFonts w:ascii="Heebo" w:eastAsia="Times New Roman" w:hAnsi="Heebo" w:cs="Heebo"/>
          <w:color w:val="000000"/>
          <w:kern w:val="0"/>
          <w:rtl/>
          <w14:ligatures w14:val="none"/>
          <w:rPrChange w:id="535" w:author="Edna Laufer Globus" w:date="2024-11-14T16:51:00Z">
            <w:rPr>
              <w:rFonts w:ascii="Heebo" w:eastAsia="Times New Roman" w:hAnsi="Heebo" w:cs="Heebo"/>
              <w:b/>
              <w:bCs/>
              <w:color w:val="000000"/>
              <w:kern w:val="0"/>
              <w:rtl/>
              <w14:ligatures w14:val="none"/>
            </w:rPr>
          </w:rPrChange>
        </w:rPr>
        <w:t xml:space="preserve"> </w:t>
      </w:r>
      <w:r w:rsidRPr="00B408C2">
        <w:rPr>
          <w:rFonts w:ascii="Heebo" w:eastAsia="Times New Roman" w:hAnsi="Heebo" w:cs="Heebo" w:hint="eastAsia"/>
          <w:color w:val="000000"/>
          <w:kern w:val="0"/>
          <w:rtl/>
          <w14:ligatures w14:val="none"/>
          <w:rPrChange w:id="536" w:author="Edna Laufer Globus" w:date="2024-11-14T16:51:00Z">
            <w:rPr>
              <w:rFonts w:ascii="Heebo" w:eastAsia="Times New Roman" w:hAnsi="Heebo" w:cs="Heebo" w:hint="eastAsia"/>
              <w:b/>
              <w:bCs/>
              <w:color w:val="000000"/>
              <w:kern w:val="0"/>
              <w:rtl/>
              <w14:ligatures w14:val="none"/>
            </w:rPr>
          </w:rPrChange>
        </w:rPr>
        <w:t>לשלב</w:t>
      </w:r>
      <w:r w:rsidRPr="00B408C2">
        <w:rPr>
          <w:rFonts w:ascii="Heebo" w:eastAsia="Times New Roman" w:hAnsi="Heebo" w:cs="Heebo"/>
          <w:color w:val="000000"/>
          <w:kern w:val="0"/>
          <w14:ligatures w14:val="none"/>
          <w:rPrChange w:id="537" w:author="Edna Laufer Globus" w:date="2024-11-14T16:51:00Z">
            <w:rPr>
              <w:rFonts w:ascii="Heebo" w:eastAsia="Times New Roman" w:hAnsi="Heebo" w:cs="Heebo"/>
              <w:b/>
              <w:bCs/>
              <w:color w:val="000000"/>
              <w:kern w:val="0"/>
              <w14:ligatures w14:val="none"/>
            </w:rPr>
          </w:rPrChange>
        </w:rPr>
        <w:t>:</w:t>
      </w:r>
    </w:p>
    <w:p w14:paraId="61B1C611" w14:textId="73EA898A" w:rsidR="00E10B03" w:rsidRPr="00785269" w:rsidRDefault="00E10B03" w:rsidP="00E10B03">
      <w:pPr>
        <w:numPr>
          <w:ilvl w:val="0"/>
          <w:numId w:val="29"/>
        </w:numPr>
        <w:shd w:val="clear" w:color="auto" w:fill="FFFFFF"/>
        <w:bidi/>
        <w:rPr>
          <w:rFonts w:ascii="Heebo" w:eastAsia="Times New Roman" w:hAnsi="Heebo" w:cs="Heebo"/>
          <w:color w:val="000000"/>
          <w:kern w:val="0"/>
          <w14:ligatures w14:val="none"/>
        </w:rPr>
      </w:pPr>
      <w:r w:rsidRPr="00E10B03">
        <w:rPr>
          <w:rFonts w:ascii="Heebo" w:eastAsia="Times New Roman" w:hAnsi="Heebo" w:cs="Heebo" w:hint="cs"/>
          <w:b/>
          <w:bCs/>
          <w:color w:val="000000"/>
          <w:kern w:val="0"/>
          <w:rtl/>
          <w14:ligatures w14:val="none"/>
        </w:rPr>
        <w:t>סקירה של מסע הלקוח</w:t>
      </w:r>
      <w:del w:id="538" w:author="Edna Laufer Globus" w:date="2024-11-14T16:43:00Z">
        <w:r w:rsidRPr="00E10B03" w:rsidDel="002104A7">
          <w:rPr>
            <w:rFonts w:ascii="Heebo" w:eastAsia="Times New Roman" w:hAnsi="Heebo" w:cs="Heebo" w:hint="cs"/>
            <w:b/>
            <w:bCs/>
            <w:color w:val="000000"/>
            <w:kern w:val="0"/>
            <w:rtl/>
            <w14:ligatures w14:val="none"/>
          </w:rPr>
          <w:delText xml:space="preserve"> </w:delText>
        </w:r>
      </w:del>
      <w:ins w:id="539" w:author="אביעד יצחקי" w:date="2024-11-14T22:22:00Z">
        <w:r w:rsidR="000F39DC">
          <w:rPr>
            <w:rFonts w:ascii="Heebo" w:eastAsia="Times New Roman" w:hAnsi="Heebo" w:cs="Heebo" w:hint="cs"/>
            <w:b/>
            <w:bCs/>
            <w:color w:val="000000"/>
            <w:kern w:val="0"/>
            <w:rtl/>
            <w14:ligatures w14:val="none"/>
          </w:rPr>
          <w:t>בשקף 15</w:t>
        </w:r>
      </w:ins>
      <w:del w:id="540" w:author="Edna Laufer Globus" w:date="2024-11-14T16:43:00Z">
        <w:r w:rsidRPr="00E10B03" w:rsidDel="002104A7">
          <w:rPr>
            <w:rFonts w:ascii="Heebo" w:eastAsia="Times New Roman" w:hAnsi="Heebo" w:cs="Heebo" w:hint="cs"/>
            <w:b/>
            <w:bCs/>
            <w:color w:val="000000"/>
            <w:kern w:val="0"/>
            <w:rtl/>
            <w14:ligatures w14:val="none"/>
          </w:rPr>
          <w:delText>הקיים</w:delText>
        </w:r>
      </w:del>
      <w:r w:rsidRPr="00E10B03">
        <w:rPr>
          <w:rFonts w:ascii="Heebo" w:eastAsia="Times New Roman" w:hAnsi="Heebo" w:cs="Heebo" w:hint="cs"/>
          <w:b/>
          <w:bCs/>
          <w:color w:val="000000"/>
          <w:kern w:val="0"/>
          <w14:ligatures w14:val="none"/>
        </w:rPr>
        <w:t>:</w:t>
      </w:r>
      <w:r w:rsidRPr="00785269">
        <w:rPr>
          <w:rFonts w:ascii="Heebo" w:eastAsia="Times New Roman" w:hAnsi="Heebo" w:cs="Heebo" w:hint="cs"/>
          <w:color w:val="000000"/>
          <w:kern w:val="0"/>
          <w14:ligatures w14:val="none"/>
        </w:rPr>
        <w:t> </w:t>
      </w:r>
      <w:r w:rsidRPr="00785269">
        <w:rPr>
          <w:rFonts w:ascii="Heebo" w:eastAsia="Times New Roman" w:hAnsi="Heebo" w:cs="Heebo" w:hint="cs"/>
          <w:color w:val="000000"/>
          <w:kern w:val="0"/>
          <w:rtl/>
          <w14:ligatures w14:val="none"/>
        </w:rPr>
        <w:t>עברו על מסע הלקוח המפורט כדי לוודא שהוא כולל את כל הצעדים הרלוונטיים עבור הקשיש בתהליך בחירת השירותים</w:t>
      </w:r>
      <w:r w:rsidRPr="00785269">
        <w:rPr>
          <w:rFonts w:ascii="Heebo" w:eastAsia="Times New Roman" w:hAnsi="Heebo" w:cs="Heebo" w:hint="cs"/>
          <w:color w:val="000000"/>
          <w:kern w:val="0"/>
          <w14:ligatures w14:val="none"/>
        </w:rPr>
        <w:t>.</w:t>
      </w:r>
    </w:p>
    <w:p w14:paraId="7C08670B" w14:textId="77777777" w:rsidR="00E10B03" w:rsidRPr="00785269" w:rsidRDefault="00E10B03" w:rsidP="00E10B03">
      <w:pPr>
        <w:numPr>
          <w:ilvl w:val="0"/>
          <w:numId w:val="29"/>
        </w:numPr>
        <w:shd w:val="clear" w:color="auto" w:fill="FFFFFF"/>
        <w:bidi/>
        <w:rPr>
          <w:rFonts w:ascii="Heebo" w:eastAsia="Times New Roman" w:hAnsi="Heebo" w:cs="Heebo"/>
          <w:color w:val="000000"/>
          <w:kern w:val="0"/>
          <w14:ligatures w14:val="none"/>
        </w:rPr>
      </w:pPr>
      <w:r w:rsidRPr="00E10B03">
        <w:rPr>
          <w:rFonts w:ascii="Heebo" w:eastAsia="Times New Roman" w:hAnsi="Heebo" w:cs="Heebo" w:hint="cs"/>
          <w:b/>
          <w:bCs/>
          <w:color w:val="000000"/>
          <w:kern w:val="0"/>
          <w:rtl/>
          <w14:ligatures w14:val="none"/>
        </w:rPr>
        <w:t>דגשים לשיפור חוויית המשתמש</w:t>
      </w:r>
      <w:r w:rsidRPr="00E10B03">
        <w:rPr>
          <w:rFonts w:ascii="Heebo" w:eastAsia="Times New Roman" w:hAnsi="Heebo" w:cs="Heebo" w:hint="cs"/>
          <w:b/>
          <w:bCs/>
          <w:color w:val="000000"/>
          <w:kern w:val="0"/>
          <w14:ligatures w14:val="none"/>
        </w:rPr>
        <w:t>:</w:t>
      </w:r>
    </w:p>
    <w:p w14:paraId="69660E46" w14:textId="1DAEFEBA" w:rsidR="00E10B03" w:rsidRPr="00785269" w:rsidRDefault="00E10B03" w:rsidP="00E10B03">
      <w:pPr>
        <w:numPr>
          <w:ilvl w:val="1"/>
          <w:numId w:val="29"/>
        </w:numPr>
        <w:shd w:val="clear" w:color="auto" w:fill="FFFFFF"/>
        <w:bidi/>
        <w:rPr>
          <w:rFonts w:ascii="Heebo" w:eastAsia="Times New Roman" w:hAnsi="Heebo" w:cs="Heebo"/>
          <w:color w:val="000000"/>
          <w:kern w:val="0"/>
          <w14:ligatures w14:val="none"/>
        </w:rPr>
      </w:pPr>
      <w:r w:rsidRPr="00E10B03">
        <w:rPr>
          <w:rFonts w:ascii="Heebo" w:eastAsia="Times New Roman" w:hAnsi="Heebo" w:cs="Heebo" w:hint="cs"/>
          <w:b/>
          <w:bCs/>
          <w:color w:val="000000"/>
          <w:kern w:val="0"/>
          <w:rtl/>
          <w14:ligatures w14:val="none"/>
        </w:rPr>
        <w:t>פשטות והכוונ</w:t>
      </w:r>
      <w:r>
        <w:rPr>
          <w:rFonts w:ascii="Heebo" w:eastAsia="Times New Roman" w:hAnsi="Heebo" w:cs="Heebo" w:hint="cs"/>
          <w:b/>
          <w:bCs/>
          <w:color w:val="000000"/>
          <w:kern w:val="0"/>
          <w:rtl/>
          <w14:ligatures w14:val="none"/>
        </w:rPr>
        <w:t xml:space="preserve">ה: </w:t>
      </w:r>
      <w:r w:rsidRPr="00785269">
        <w:rPr>
          <w:rFonts w:ascii="Heebo" w:eastAsia="Times New Roman" w:hAnsi="Heebo" w:cs="Heebo" w:hint="cs"/>
          <w:color w:val="000000"/>
          <w:kern w:val="0"/>
          <w:rtl/>
          <w14:ligatures w14:val="none"/>
        </w:rPr>
        <w:t>בדקו אם המסע מספיק פשוט ומכיל הנחיות ברורות, כדי שהקשיש יוכל להבין את אפשרויות השירות בקלות</w:t>
      </w:r>
      <w:r w:rsidRPr="00785269">
        <w:rPr>
          <w:rFonts w:ascii="Heebo" w:eastAsia="Times New Roman" w:hAnsi="Heebo" w:cs="Heebo" w:hint="cs"/>
          <w:color w:val="000000"/>
          <w:kern w:val="0"/>
          <w14:ligatures w14:val="none"/>
        </w:rPr>
        <w:t>.</w:t>
      </w:r>
    </w:p>
    <w:p w14:paraId="0B3E883F" w14:textId="187DD7B5" w:rsidR="00E10B03" w:rsidRPr="00785269" w:rsidRDefault="00E10B03" w:rsidP="00E10B03">
      <w:pPr>
        <w:numPr>
          <w:ilvl w:val="1"/>
          <w:numId w:val="29"/>
        </w:numPr>
        <w:shd w:val="clear" w:color="auto" w:fill="FFFFFF"/>
        <w:bidi/>
        <w:rPr>
          <w:rFonts w:ascii="Heebo" w:eastAsia="Times New Roman" w:hAnsi="Heebo" w:cs="Heebo"/>
          <w:color w:val="000000"/>
          <w:kern w:val="0"/>
          <w14:ligatures w14:val="none"/>
        </w:rPr>
      </w:pPr>
      <w:r w:rsidRPr="00E10B03">
        <w:rPr>
          <w:rFonts w:ascii="Heebo" w:eastAsia="Times New Roman" w:hAnsi="Heebo" w:cs="Heebo" w:hint="cs"/>
          <w:b/>
          <w:bCs/>
          <w:color w:val="000000"/>
          <w:kern w:val="0"/>
          <w:rtl/>
          <w14:ligatures w14:val="none"/>
        </w:rPr>
        <w:t>נגישות ותמיכה לאורך הדר</w:t>
      </w:r>
      <w:r>
        <w:rPr>
          <w:rFonts w:ascii="Heebo" w:eastAsia="Times New Roman" w:hAnsi="Heebo" w:cs="Heebo" w:hint="cs"/>
          <w:b/>
          <w:bCs/>
          <w:color w:val="000000"/>
          <w:kern w:val="0"/>
          <w:rtl/>
          <w14:ligatures w14:val="none"/>
        </w:rPr>
        <w:t xml:space="preserve">ך: </w:t>
      </w:r>
      <w:r w:rsidRPr="00785269">
        <w:rPr>
          <w:rFonts w:ascii="Heebo" w:eastAsia="Times New Roman" w:hAnsi="Heebo" w:cs="Heebo" w:hint="cs"/>
          <w:color w:val="000000"/>
          <w:kern w:val="0"/>
          <w:rtl/>
          <w14:ligatures w14:val="none"/>
        </w:rPr>
        <w:t>זיהוי נקודות במסע בהן נדרשת תמיכה נוספת (למשל, הסבר על שירותים מסוימים או סיוע טכנולוגי</w:t>
      </w:r>
      <w:del w:id="541" w:author="Edna Laufer Globus" w:date="2024-11-14T16:43:00Z">
        <w:r w:rsidRPr="00785269" w:rsidDel="002104A7">
          <w:rPr>
            <w:rFonts w:ascii="Heebo" w:eastAsia="Times New Roman" w:hAnsi="Heebo" w:cs="Heebo" w:hint="cs"/>
            <w:color w:val="000000"/>
            <w:kern w:val="0"/>
            <w14:ligatures w14:val="none"/>
          </w:rPr>
          <w:delText>)</w:delText>
        </w:r>
      </w:del>
      <w:ins w:id="542" w:author="Edna Laufer Globus" w:date="2024-11-14T16:43:00Z">
        <w:r w:rsidR="002104A7">
          <w:rPr>
            <w:rFonts w:ascii="Heebo" w:eastAsia="Times New Roman" w:hAnsi="Heebo" w:cs="Heebo" w:hint="cs"/>
            <w:color w:val="000000"/>
            <w:kern w:val="0"/>
            <w:rtl/>
            <w14:ligatures w14:val="none"/>
          </w:rPr>
          <w:t>)</w:t>
        </w:r>
      </w:ins>
      <w:del w:id="543" w:author="Edna Laufer Globus" w:date="2024-11-14T16:43:00Z">
        <w:r w:rsidRPr="00785269" w:rsidDel="002104A7">
          <w:rPr>
            <w:rFonts w:ascii="Heebo" w:eastAsia="Times New Roman" w:hAnsi="Heebo" w:cs="Heebo" w:hint="cs"/>
            <w:color w:val="000000"/>
            <w:kern w:val="0"/>
            <w14:ligatures w14:val="none"/>
          </w:rPr>
          <w:delText>.</w:delText>
        </w:r>
      </w:del>
    </w:p>
    <w:p w14:paraId="78FD932E" w14:textId="33B124E6" w:rsidR="00E10B03" w:rsidRPr="00785269" w:rsidRDefault="00E10B03" w:rsidP="00E10B03">
      <w:pPr>
        <w:numPr>
          <w:ilvl w:val="1"/>
          <w:numId w:val="29"/>
        </w:numPr>
        <w:shd w:val="clear" w:color="auto" w:fill="FFFFFF"/>
        <w:bidi/>
        <w:rPr>
          <w:rFonts w:ascii="Heebo" w:eastAsia="Times New Roman" w:hAnsi="Heebo" w:cs="Heebo"/>
          <w:color w:val="000000"/>
          <w:kern w:val="0"/>
          <w14:ligatures w14:val="none"/>
        </w:rPr>
      </w:pPr>
      <w:r w:rsidRPr="00E10B03">
        <w:rPr>
          <w:rFonts w:ascii="Heebo" w:eastAsia="Times New Roman" w:hAnsi="Heebo" w:cs="Heebo" w:hint="cs"/>
          <w:b/>
          <w:bCs/>
          <w:color w:val="000000"/>
          <w:kern w:val="0"/>
          <w:rtl/>
          <w14:ligatures w14:val="none"/>
        </w:rPr>
        <w:t>חיזוק הממשקי</w:t>
      </w:r>
      <w:r>
        <w:rPr>
          <w:rFonts w:ascii="Heebo" w:eastAsia="Times New Roman" w:hAnsi="Heebo" w:cs="Heebo" w:hint="cs"/>
          <w:b/>
          <w:bCs/>
          <w:color w:val="000000"/>
          <w:kern w:val="0"/>
          <w:rtl/>
          <w14:ligatures w14:val="none"/>
        </w:rPr>
        <w:t>ם:</w:t>
      </w:r>
      <w:r w:rsidRPr="00785269">
        <w:rPr>
          <w:rFonts w:ascii="Heebo" w:eastAsia="Times New Roman" w:hAnsi="Heebo" w:cs="Heebo" w:hint="cs"/>
          <w:color w:val="000000"/>
          <w:kern w:val="0"/>
          <w14:ligatures w14:val="none"/>
        </w:rPr>
        <w:t> </w:t>
      </w:r>
      <w:r w:rsidRPr="00785269">
        <w:rPr>
          <w:rFonts w:ascii="Heebo" w:eastAsia="Times New Roman" w:hAnsi="Heebo" w:cs="Heebo" w:hint="cs"/>
          <w:color w:val="000000"/>
          <w:kern w:val="0"/>
          <w:rtl/>
          <w14:ligatures w14:val="none"/>
        </w:rPr>
        <w:t>ודאו שבכל נקודת מעבר במסע הלקוח, בין גורם אחד לאחר (כמו בין מתאמת שירות לספק שירות), יש רצף ברור ושהקשיש מקבל את ההכוונה והמידע הדרושים</w:t>
      </w:r>
      <w:r w:rsidRPr="00785269">
        <w:rPr>
          <w:rFonts w:ascii="Heebo" w:eastAsia="Times New Roman" w:hAnsi="Heebo" w:cs="Heebo" w:hint="cs"/>
          <w:color w:val="000000"/>
          <w:kern w:val="0"/>
          <w14:ligatures w14:val="none"/>
        </w:rPr>
        <w:t>.</w:t>
      </w:r>
    </w:p>
    <w:p w14:paraId="05257696" w14:textId="77777777" w:rsidR="00B408C2" w:rsidRDefault="00B408C2" w:rsidP="00E10B03">
      <w:pPr>
        <w:shd w:val="clear" w:color="auto" w:fill="FFFFFF"/>
        <w:bidi/>
        <w:spacing w:before="100" w:beforeAutospacing="1" w:afterAutospacing="1"/>
        <w:rPr>
          <w:ins w:id="544" w:author="Edna Laufer Globus" w:date="2024-11-14T16:50:00Z"/>
          <w:rFonts w:ascii="Heebo" w:eastAsia="Times New Roman" w:hAnsi="Heebo" w:cs="Heebo"/>
          <w:b/>
          <w:bCs/>
          <w:color w:val="000000"/>
          <w:kern w:val="0"/>
          <w:rtl/>
          <w14:ligatures w14:val="none"/>
        </w:rPr>
      </w:pPr>
    </w:p>
    <w:p w14:paraId="330431B1" w14:textId="55F564E3" w:rsidR="00E10B03" w:rsidRPr="00785269" w:rsidRDefault="00E10B03" w:rsidP="00B408C2">
      <w:pPr>
        <w:shd w:val="clear" w:color="auto" w:fill="FFFFFF"/>
        <w:bidi/>
        <w:spacing w:before="100" w:beforeAutospacing="1" w:afterAutospacing="1"/>
        <w:rPr>
          <w:rFonts w:ascii="Heebo" w:eastAsia="Times New Roman" w:hAnsi="Heebo" w:cs="Heebo"/>
          <w:color w:val="000000"/>
          <w:kern w:val="0"/>
          <w14:ligatures w14:val="none"/>
        </w:rPr>
      </w:pPr>
      <w:r w:rsidRPr="00E10B03">
        <w:rPr>
          <w:rFonts w:ascii="Heebo" w:eastAsia="Times New Roman" w:hAnsi="Heebo" w:cs="Heebo" w:hint="cs"/>
          <w:b/>
          <w:bCs/>
          <w:color w:val="000000"/>
          <w:kern w:val="0"/>
          <w:rtl/>
          <w14:ligatures w14:val="none"/>
        </w:rPr>
        <w:t>טמפל</w:t>
      </w:r>
      <w:ins w:id="545" w:author="Edna Laufer Globus" w:date="2024-11-14T10:30:00Z">
        <w:r w:rsidR="002F7A08">
          <w:rPr>
            <w:rFonts w:ascii="Heebo" w:eastAsia="Times New Roman" w:hAnsi="Heebo" w:cs="Heebo" w:hint="cs"/>
            <w:b/>
            <w:bCs/>
            <w:color w:val="000000"/>
            <w:kern w:val="0"/>
            <w:rtl/>
            <w14:ligatures w14:val="none"/>
          </w:rPr>
          <w:t>י</w:t>
        </w:r>
      </w:ins>
      <w:r w:rsidRPr="00E10B03">
        <w:rPr>
          <w:rFonts w:ascii="Heebo" w:eastAsia="Times New Roman" w:hAnsi="Heebo" w:cs="Heebo" w:hint="cs"/>
          <w:b/>
          <w:bCs/>
          <w:color w:val="000000"/>
          <w:kern w:val="0"/>
          <w:rtl/>
          <w14:ligatures w14:val="none"/>
        </w:rPr>
        <w:t>ט עדכון מסע הלקוח</w:t>
      </w:r>
      <w:ins w:id="546" w:author="Edna Laufer Globus" w:date="2024-11-14T16:50:00Z">
        <w:r w:rsidR="00B408C2">
          <w:rPr>
            <w:rFonts w:ascii="Heebo" w:eastAsia="Times New Roman" w:hAnsi="Heebo" w:cs="Heebo" w:hint="cs"/>
            <w:b/>
            <w:bCs/>
            <w:color w:val="000000"/>
            <w:kern w:val="0"/>
            <w:rtl/>
            <w14:ligatures w14:val="none"/>
          </w:rPr>
          <w:t xml:space="preserve"> לדוגמא</w:t>
        </w:r>
      </w:ins>
    </w:p>
    <w:tbl>
      <w:tblPr>
        <w:bidiVisual/>
        <w:tblW w:w="10374" w:type="dxa"/>
        <w:tblCellSpacing w:w="15" w:type="dxa"/>
        <w:tblInd w:w="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Change w:id="547" w:author="Edna Laufer Globus" w:date="2024-11-14T16:51:00Z">
          <w:tblPr>
            <w:bidiVisual/>
            <w:tblW w:w="10680" w:type="dxa"/>
            <w:tblCellSpacing w:w="15" w:type="dxa"/>
            <w:tblInd w:w="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PrChange>
      </w:tblPr>
      <w:tblGrid>
        <w:gridCol w:w="1661"/>
        <w:gridCol w:w="2583"/>
        <w:gridCol w:w="1571"/>
        <w:gridCol w:w="4559"/>
        <w:tblGridChange w:id="548">
          <w:tblGrid>
            <w:gridCol w:w="1754"/>
            <w:gridCol w:w="2615"/>
            <w:gridCol w:w="1618"/>
            <w:gridCol w:w="4693"/>
          </w:tblGrid>
        </w:tblGridChange>
      </w:tblGrid>
      <w:tr w:rsidR="00E10B03" w:rsidRPr="00785269" w14:paraId="4DF37E41" w14:textId="77777777" w:rsidTr="00B408C2">
        <w:trPr>
          <w:trHeight w:val="313"/>
          <w:tblHeader/>
          <w:tblCellSpacing w:w="15" w:type="dxa"/>
          <w:trPrChange w:id="549" w:author="Edna Laufer Globus" w:date="2024-11-14T16:51:00Z">
            <w:trPr>
              <w:tblHeader/>
              <w:tblCellSpacing w:w="15" w:type="dxa"/>
            </w:trPr>
          </w:trPrChange>
        </w:trPr>
        <w:tc>
          <w:tcPr>
            <w:tcW w:w="0" w:type="auto"/>
            <w:tcBorders>
              <w:top w:val="single" w:sz="6" w:space="0" w:color="auto"/>
              <w:left w:val="single" w:sz="6" w:space="0" w:color="auto"/>
              <w:bottom w:val="single" w:sz="6" w:space="0" w:color="auto"/>
              <w:right w:val="single" w:sz="2" w:space="0" w:color="auto"/>
            </w:tcBorders>
            <w:vAlign w:val="center"/>
            <w:hideMark/>
            <w:tcPrChange w:id="550" w:author="Edna Laufer Globus" w:date="2024-11-14T16:51:00Z">
              <w:tcPr>
                <w:tcW w:w="0" w:type="auto"/>
                <w:tcBorders>
                  <w:top w:val="single" w:sz="6" w:space="0" w:color="auto"/>
                  <w:left w:val="single" w:sz="6" w:space="0" w:color="auto"/>
                  <w:bottom w:val="single" w:sz="6" w:space="0" w:color="auto"/>
                  <w:right w:val="single" w:sz="2" w:space="0" w:color="auto"/>
                </w:tcBorders>
                <w:vAlign w:val="bottom"/>
                <w:hideMark/>
              </w:tcPr>
            </w:tcPrChange>
          </w:tcPr>
          <w:p w14:paraId="42F30F05" w14:textId="77777777" w:rsidR="00E10B03" w:rsidRPr="00785269" w:rsidRDefault="00E10B03">
            <w:pPr>
              <w:bidi/>
              <w:jc w:val="center"/>
              <w:rPr>
                <w:rFonts w:ascii="Heebo" w:eastAsia="Times New Roman" w:hAnsi="Heebo" w:cs="Heebo"/>
                <w:b/>
                <w:bCs/>
                <w:kern w:val="0"/>
                <w:sz w:val="21"/>
                <w:szCs w:val="21"/>
                <w14:ligatures w14:val="none"/>
              </w:rPr>
              <w:pPrChange w:id="551" w:author="Edna Laufer Globus" w:date="2024-11-14T16:51:00Z">
                <w:pPr>
                  <w:bidi/>
                </w:pPr>
              </w:pPrChange>
            </w:pPr>
            <w:r w:rsidRPr="00785269">
              <w:rPr>
                <w:rFonts w:ascii="Heebo" w:eastAsia="Times New Roman" w:hAnsi="Heebo" w:cs="Heebo" w:hint="cs"/>
                <w:b/>
                <w:bCs/>
                <w:kern w:val="0"/>
                <w:sz w:val="21"/>
                <w:szCs w:val="21"/>
                <w:rtl/>
                <w14:ligatures w14:val="none"/>
              </w:rPr>
              <w:t>שלב במסע הלקוח</w:t>
            </w:r>
          </w:p>
        </w:tc>
        <w:tc>
          <w:tcPr>
            <w:tcW w:w="0" w:type="auto"/>
            <w:tcBorders>
              <w:top w:val="single" w:sz="6" w:space="0" w:color="auto"/>
              <w:left w:val="single" w:sz="6" w:space="0" w:color="auto"/>
              <w:bottom w:val="single" w:sz="6" w:space="0" w:color="auto"/>
              <w:right w:val="single" w:sz="2" w:space="0" w:color="auto"/>
            </w:tcBorders>
            <w:vAlign w:val="center"/>
            <w:hideMark/>
            <w:tcPrChange w:id="552" w:author="Edna Laufer Globus" w:date="2024-11-14T16:51:00Z">
              <w:tcPr>
                <w:tcW w:w="0" w:type="auto"/>
                <w:tcBorders>
                  <w:top w:val="single" w:sz="6" w:space="0" w:color="auto"/>
                  <w:left w:val="single" w:sz="6" w:space="0" w:color="auto"/>
                  <w:bottom w:val="single" w:sz="6" w:space="0" w:color="auto"/>
                  <w:right w:val="single" w:sz="2" w:space="0" w:color="auto"/>
                </w:tcBorders>
                <w:vAlign w:val="bottom"/>
                <w:hideMark/>
              </w:tcPr>
            </w:tcPrChange>
          </w:tcPr>
          <w:p w14:paraId="019403BE" w14:textId="77777777" w:rsidR="00E10B03" w:rsidRPr="00785269" w:rsidRDefault="00E10B03">
            <w:pPr>
              <w:bidi/>
              <w:jc w:val="center"/>
              <w:rPr>
                <w:rFonts w:ascii="Heebo" w:eastAsia="Times New Roman" w:hAnsi="Heebo" w:cs="Heebo"/>
                <w:b/>
                <w:bCs/>
                <w:kern w:val="0"/>
                <w:sz w:val="21"/>
                <w:szCs w:val="21"/>
                <w14:ligatures w14:val="none"/>
              </w:rPr>
              <w:pPrChange w:id="553" w:author="Edna Laufer Globus" w:date="2024-11-14T16:51:00Z">
                <w:pPr>
                  <w:bidi/>
                </w:pPr>
              </w:pPrChange>
            </w:pPr>
            <w:r w:rsidRPr="00785269">
              <w:rPr>
                <w:rFonts w:ascii="Heebo" w:eastAsia="Times New Roman" w:hAnsi="Heebo" w:cs="Heebo" w:hint="cs"/>
                <w:b/>
                <w:bCs/>
                <w:kern w:val="0"/>
                <w:sz w:val="21"/>
                <w:szCs w:val="21"/>
                <w:rtl/>
                <w14:ligatures w14:val="none"/>
              </w:rPr>
              <w:t>תיאור השלב</w:t>
            </w:r>
          </w:p>
        </w:tc>
        <w:tc>
          <w:tcPr>
            <w:tcW w:w="1541" w:type="dxa"/>
            <w:tcBorders>
              <w:top w:val="single" w:sz="6" w:space="0" w:color="auto"/>
              <w:left w:val="single" w:sz="6" w:space="0" w:color="auto"/>
              <w:bottom w:val="single" w:sz="6" w:space="0" w:color="auto"/>
              <w:right w:val="single" w:sz="2" w:space="0" w:color="auto"/>
            </w:tcBorders>
            <w:vAlign w:val="center"/>
            <w:hideMark/>
            <w:tcPrChange w:id="554" w:author="Edna Laufer Globus" w:date="2024-11-14T16:51:00Z">
              <w:tcPr>
                <w:tcW w:w="1588" w:type="dxa"/>
                <w:tcBorders>
                  <w:top w:val="single" w:sz="6" w:space="0" w:color="auto"/>
                  <w:left w:val="single" w:sz="6" w:space="0" w:color="auto"/>
                  <w:bottom w:val="single" w:sz="6" w:space="0" w:color="auto"/>
                  <w:right w:val="single" w:sz="2" w:space="0" w:color="auto"/>
                </w:tcBorders>
                <w:vAlign w:val="bottom"/>
                <w:hideMark/>
              </w:tcPr>
            </w:tcPrChange>
          </w:tcPr>
          <w:p w14:paraId="26604A18" w14:textId="77777777" w:rsidR="00E10B03" w:rsidRPr="00785269" w:rsidRDefault="00E10B03">
            <w:pPr>
              <w:bidi/>
              <w:jc w:val="center"/>
              <w:rPr>
                <w:rFonts w:ascii="Heebo" w:eastAsia="Times New Roman" w:hAnsi="Heebo" w:cs="Heebo"/>
                <w:b/>
                <w:bCs/>
                <w:kern w:val="0"/>
                <w:sz w:val="21"/>
                <w:szCs w:val="21"/>
                <w14:ligatures w14:val="none"/>
              </w:rPr>
              <w:pPrChange w:id="555" w:author="Edna Laufer Globus" w:date="2024-11-14T16:51:00Z">
                <w:pPr>
                  <w:bidi/>
                </w:pPr>
              </w:pPrChange>
            </w:pPr>
            <w:r w:rsidRPr="00785269">
              <w:rPr>
                <w:rFonts w:ascii="Heebo" w:eastAsia="Times New Roman" w:hAnsi="Heebo" w:cs="Heebo" w:hint="cs"/>
                <w:b/>
                <w:bCs/>
                <w:kern w:val="0"/>
                <w:sz w:val="21"/>
                <w:szCs w:val="21"/>
                <w:rtl/>
                <w14:ligatures w14:val="none"/>
              </w:rPr>
              <w:t>גורם אחראי</w:t>
            </w:r>
          </w:p>
        </w:tc>
        <w:tc>
          <w:tcPr>
            <w:tcW w:w="4514" w:type="dxa"/>
            <w:tcBorders>
              <w:top w:val="single" w:sz="6" w:space="0" w:color="auto"/>
              <w:left w:val="single" w:sz="6" w:space="0" w:color="auto"/>
              <w:bottom w:val="single" w:sz="6" w:space="0" w:color="auto"/>
              <w:right w:val="single" w:sz="6" w:space="0" w:color="auto"/>
            </w:tcBorders>
            <w:vAlign w:val="center"/>
            <w:hideMark/>
            <w:tcPrChange w:id="556" w:author="Edna Laufer Globus" w:date="2024-11-14T16:51:00Z">
              <w:tcPr>
                <w:tcW w:w="4648" w:type="dxa"/>
                <w:tcBorders>
                  <w:top w:val="single" w:sz="6" w:space="0" w:color="auto"/>
                  <w:left w:val="single" w:sz="6" w:space="0" w:color="auto"/>
                  <w:bottom w:val="single" w:sz="6" w:space="0" w:color="auto"/>
                  <w:right w:val="single" w:sz="6" w:space="0" w:color="auto"/>
                </w:tcBorders>
                <w:vAlign w:val="bottom"/>
                <w:hideMark/>
              </w:tcPr>
            </w:tcPrChange>
          </w:tcPr>
          <w:p w14:paraId="57074BCB" w14:textId="77C23A85" w:rsidR="00E10B03" w:rsidRPr="00785269" w:rsidRDefault="00E10B03" w:rsidP="00252316">
            <w:pPr>
              <w:bidi/>
              <w:jc w:val="center"/>
              <w:rPr>
                <w:rFonts w:ascii="Heebo" w:eastAsia="Times New Roman" w:hAnsi="Heebo" w:cs="Heebo"/>
                <w:b/>
                <w:bCs/>
                <w:kern w:val="0"/>
                <w:sz w:val="21"/>
                <w:szCs w:val="21"/>
                <w14:ligatures w14:val="none"/>
              </w:rPr>
              <w:pPrChange w:id="557" w:author="אביעד יצחקי" w:date="2024-11-14T22:22:00Z">
                <w:pPr>
                  <w:bidi/>
                </w:pPr>
              </w:pPrChange>
            </w:pPr>
            <w:r w:rsidRPr="00785269">
              <w:rPr>
                <w:rFonts w:ascii="Heebo" w:eastAsia="Times New Roman" w:hAnsi="Heebo" w:cs="Heebo" w:hint="cs"/>
                <w:b/>
                <w:bCs/>
                <w:kern w:val="0"/>
                <w:sz w:val="21"/>
                <w:szCs w:val="21"/>
                <w:rtl/>
                <w14:ligatures w14:val="none"/>
              </w:rPr>
              <w:t>דגשים לשיפור ו</w:t>
            </w:r>
            <w:ins w:id="558" w:author="Edna Laufer Globus" w:date="2024-11-14T10:31:00Z">
              <w:r w:rsidR="002F7A08">
                <w:rPr>
                  <w:rFonts w:ascii="Heebo" w:eastAsia="Times New Roman" w:hAnsi="Heebo" w:cs="Heebo" w:hint="cs"/>
                  <w:b/>
                  <w:bCs/>
                  <w:kern w:val="0"/>
                  <w:sz w:val="21"/>
                  <w:szCs w:val="21"/>
                  <w:rtl/>
                  <w14:ligatures w14:val="none"/>
                </w:rPr>
                <w:t>י</w:t>
              </w:r>
            </w:ins>
            <w:r w:rsidRPr="00785269">
              <w:rPr>
                <w:rFonts w:ascii="Heebo" w:eastAsia="Times New Roman" w:hAnsi="Heebo" w:cs="Heebo" w:hint="cs"/>
                <w:b/>
                <w:bCs/>
                <w:kern w:val="0"/>
                <w:sz w:val="21"/>
                <w:szCs w:val="21"/>
                <w:rtl/>
                <w14:ligatures w14:val="none"/>
              </w:rPr>
              <w:t xml:space="preserve">יעול חוויית </w:t>
            </w:r>
            <w:del w:id="559" w:author="אביעד יצחקי" w:date="2024-11-14T22:22:00Z">
              <w:r w:rsidRPr="00785269" w:rsidDel="00252316">
                <w:rPr>
                  <w:rFonts w:ascii="Heebo" w:eastAsia="Times New Roman" w:hAnsi="Heebo" w:cs="Heebo" w:hint="cs"/>
                  <w:b/>
                  <w:bCs/>
                  <w:kern w:val="0"/>
                  <w:sz w:val="21"/>
                  <w:szCs w:val="21"/>
                  <w:rtl/>
                  <w14:ligatures w14:val="none"/>
                </w:rPr>
                <w:delText>הקשיש</w:delText>
              </w:r>
            </w:del>
            <w:ins w:id="560" w:author="אביעד יצחקי" w:date="2024-11-14T22:22:00Z">
              <w:r w:rsidR="00252316" w:rsidRPr="00785269">
                <w:rPr>
                  <w:rFonts w:ascii="Heebo" w:eastAsia="Times New Roman" w:hAnsi="Heebo" w:cs="Heebo" w:hint="cs"/>
                  <w:b/>
                  <w:bCs/>
                  <w:kern w:val="0"/>
                  <w:sz w:val="21"/>
                  <w:szCs w:val="21"/>
                  <w:rtl/>
                  <w14:ligatures w14:val="none"/>
                </w:rPr>
                <w:t>ה</w:t>
              </w:r>
              <w:r w:rsidR="00252316">
                <w:rPr>
                  <w:rFonts w:ascii="Heebo" w:eastAsia="Times New Roman" w:hAnsi="Heebo" w:cs="Heebo" w:hint="cs"/>
                  <w:b/>
                  <w:bCs/>
                  <w:kern w:val="0"/>
                  <w:sz w:val="21"/>
                  <w:szCs w:val="21"/>
                  <w:rtl/>
                  <w14:ligatures w14:val="none"/>
                </w:rPr>
                <w:t>לקוח</w:t>
              </w:r>
            </w:ins>
            <w:bookmarkStart w:id="561" w:name="_GoBack"/>
            <w:bookmarkEnd w:id="561"/>
          </w:p>
        </w:tc>
      </w:tr>
      <w:tr w:rsidR="00E10B03" w:rsidRPr="00785269" w14:paraId="2EAF31F7" w14:textId="77777777" w:rsidTr="00B408C2">
        <w:trPr>
          <w:trHeight w:val="617"/>
          <w:tblCellSpacing w:w="15" w:type="dxa"/>
          <w:trPrChange w:id="562" w:author="Edna Laufer Globus" w:date="2024-11-14T16:51:00Z">
            <w:trPr>
              <w:tblCellSpacing w:w="15" w:type="dxa"/>
            </w:trPr>
          </w:trPrChange>
        </w:trPr>
        <w:tc>
          <w:tcPr>
            <w:tcW w:w="0" w:type="auto"/>
            <w:tcBorders>
              <w:top w:val="single" w:sz="2" w:space="0" w:color="auto"/>
              <w:left w:val="single" w:sz="6" w:space="0" w:color="auto"/>
              <w:bottom w:val="single" w:sz="6" w:space="0" w:color="auto"/>
              <w:right w:val="single" w:sz="2" w:space="0" w:color="auto"/>
            </w:tcBorders>
            <w:vAlign w:val="center"/>
            <w:hideMark/>
            <w:tcPrChange w:id="563" w:author="Edna Laufer Globus" w:date="2024-11-14T16:51:00Z">
              <w:tcPr>
                <w:tcW w:w="0" w:type="auto"/>
                <w:tcBorders>
                  <w:top w:val="single" w:sz="2" w:space="0" w:color="auto"/>
                  <w:left w:val="single" w:sz="6" w:space="0" w:color="auto"/>
                  <w:bottom w:val="single" w:sz="6" w:space="0" w:color="auto"/>
                  <w:right w:val="single" w:sz="2" w:space="0" w:color="auto"/>
                </w:tcBorders>
                <w:vAlign w:val="bottom"/>
                <w:hideMark/>
              </w:tcPr>
            </w:tcPrChange>
          </w:tcPr>
          <w:p w14:paraId="113F5B22" w14:textId="77777777" w:rsidR="00E10B03" w:rsidRPr="00785269" w:rsidRDefault="00E10B03">
            <w:pPr>
              <w:bidi/>
              <w:jc w:val="center"/>
              <w:rPr>
                <w:rFonts w:ascii="Heebo" w:eastAsia="Times New Roman" w:hAnsi="Heebo" w:cs="Heebo"/>
                <w:kern w:val="0"/>
                <w:sz w:val="21"/>
                <w:szCs w:val="21"/>
                <w14:ligatures w14:val="none"/>
              </w:rPr>
              <w:pPrChange w:id="564" w:author="Edna Laufer Globus" w:date="2024-11-14T16:51:00Z">
                <w:pPr>
                  <w:bidi/>
                </w:pPr>
              </w:pPrChange>
            </w:pPr>
            <w:r w:rsidRPr="00785269">
              <w:rPr>
                <w:rFonts w:ascii="Heebo" w:eastAsia="Times New Roman" w:hAnsi="Heebo" w:cs="Heebo" w:hint="cs"/>
                <w:kern w:val="0"/>
                <w:sz w:val="21"/>
                <w:szCs w:val="21"/>
                <w:rtl/>
                <w14:ligatures w14:val="none"/>
              </w:rPr>
              <w:t>בירור צרכים ראשוני</w:t>
            </w:r>
          </w:p>
        </w:tc>
        <w:tc>
          <w:tcPr>
            <w:tcW w:w="0" w:type="auto"/>
            <w:tcBorders>
              <w:top w:val="single" w:sz="2" w:space="0" w:color="auto"/>
              <w:left w:val="single" w:sz="6" w:space="0" w:color="auto"/>
              <w:bottom w:val="single" w:sz="6" w:space="0" w:color="auto"/>
              <w:right w:val="single" w:sz="2" w:space="0" w:color="auto"/>
            </w:tcBorders>
            <w:vAlign w:val="center"/>
            <w:hideMark/>
            <w:tcPrChange w:id="565" w:author="Edna Laufer Globus" w:date="2024-11-14T16:51:00Z">
              <w:tcPr>
                <w:tcW w:w="0" w:type="auto"/>
                <w:tcBorders>
                  <w:top w:val="single" w:sz="2" w:space="0" w:color="auto"/>
                  <w:left w:val="single" w:sz="6" w:space="0" w:color="auto"/>
                  <w:bottom w:val="single" w:sz="6" w:space="0" w:color="auto"/>
                  <w:right w:val="single" w:sz="2" w:space="0" w:color="auto"/>
                </w:tcBorders>
                <w:vAlign w:val="bottom"/>
                <w:hideMark/>
              </w:tcPr>
            </w:tcPrChange>
          </w:tcPr>
          <w:p w14:paraId="4697E0D2" w14:textId="51EBEF04" w:rsidR="00E10B03" w:rsidRPr="00785269" w:rsidRDefault="00E10B03">
            <w:pPr>
              <w:bidi/>
              <w:jc w:val="center"/>
              <w:rPr>
                <w:rFonts w:ascii="Heebo" w:eastAsia="Times New Roman" w:hAnsi="Heebo" w:cs="Heebo"/>
                <w:kern w:val="0"/>
                <w:sz w:val="21"/>
                <w:szCs w:val="21"/>
                <w14:ligatures w14:val="none"/>
              </w:rPr>
              <w:pPrChange w:id="566" w:author="Edna Laufer Globus" w:date="2024-11-14T16:51:00Z">
                <w:pPr>
                  <w:bidi/>
                </w:pPr>
              </w:pPrChange>
            </w:pPr>
            <w:r w:rsidRPr="00785269">
              <w:rPr>
                <w:rFonts w:ascii="Heebo" w:eastAsia="Times New Roman" w:hAnsi="Heebo" w:cs="Heebo" w:hint="cs"/>
                <w:kern w:val="0"/>
                <w:sz w:val="21"/>
                <w:szCs w:val="21"/>
                <w:rtl/>
                <w14:ligatures w14:val="none"/>
              </w:rPr>
              <w:t xml:space="preserve">תיאום עם </w:t>
            </w:r>
            <w:del w:id="567" w:author="Edna Laufer Globus" w:date="2024-11-14T16:42:00Z">
              <w:r w:rsidRPr="00785269" w:rsidDel="002104A7">
                <w:rPr>
                  <w:rFonts w:ascii="Heebo" w:eastAsia="Times New Roman" w:hAnsi="Heebo" w:cs="Heebo" w:hint="cs"/>
                  <w:kern w:val="0"/>
                  <w:sz w:val="21"/>
                  <w:szCs w:val="21"/>
                  <w:rtl/>
                  <w14:ligatures w14:val="none"/>
                </w:rPr>
                <w:delText xml:space="preserve">הקשיש </w:delText>
              </w:r>
            </w:del>
            <w:ins w:id="568" w:author="Edna Laufer Globus" w:date="2024-11-14T16:42:00Z">
              <w:r w:rsidR="002104A7">
                <w:rPr>
                  <w:rFonts w:ascii="Heebo" w:eastAsia="Times New Roman" w:hAnsi="Heebo" w:cs="Heebo" w:hint="cs"/>
                  <w:kern w:val="0"/>
                  <w:sz w:val="21"/>
                  <w:szCs w:val="21"/>
                  <w:rtl/>
                  <w14:ligatures w14:val="none"/>
                </w:rPr>
                <w:t>האזרח ה</w:t>
              </w:r>
            </w:ins>
            <w:ins w:id="569" w:author="Edna Laufer Globus" w:date="2024-11-14T16:50:00Z">
              <w:r w:rsidR="00B408C2">
                <w:rPr>
                  <w:rFonts w:ascii="Heebo" w:eastAsia="Times New Roman" w:hAnsi="Heebo" w:cs="Heebo" w:hint="cs"/>
                  <w:kern w:val="0"/>
                  <w:sz w:val="21"/>
                  <w:szCs w:val="21"/>
                  <w:rtl/>
                  <w14:ligatures w14:val="none"/>
                </w:rPr>
                <w:t>ו</w:t>
              </w:r>
            </w:ins>
            <w:ins w:id="570" w:author="Edna Laufer Globus" w:date="2024-11-14T16:42:00Z">
              <w:r w:rsidR="002104A7">
                <w:rPr>
                  <w:rFonts w:ascii="Heebo" w:eastAsia="Times New Roman" w:hAnsi="Heebo" w:cs="Heebo" w:hint="cs"/>
                  <w:kern w:val="0"/>
                  <w:sz w:val="21"/>
                  <w:szCs w:val="21"/>
                  <w:rtl/>
                  <w14:ligatures w14:val="none"/>
                </w:rPr>
                <w:t>ותיק</w:t>
              </w:r>
              <w:r w:rsidR="002104A7" w:rsidRPr="00785269">
                <w:rPr>
                  <w:rFonts w:ascii="Heebo" w:eastAsia="Times New Roman" w:hAnsi="Heebo" w:cs="Heebo" w:hint="cs"/>
                  <w:kern w:val="0"/>
                  <w:sz w:val="21"/>
                  <w:szCs w:val="21"/>
                  <w:rtl/>
                  <w14:ligatures w14:val="none"/>
                </w:rPr>
                <w:t xml:space="preserve"> </w:t>
              </w:r>
            </w:ins>
            <w:r w:rsidRPr="00785269">
              <w:rPr>
                <w:rFonts w:ascii="Heebo" w:eastAsia="Times New Roman" w:hAnsi="Heebo" w:cs="Heebo" w:hint="cs"/>
                <w:kern w:val="0"/>
                <w:sz w:val="21"/>
                <w:szCs w:val="21"/>
                <w:rtl/>
                <w14:ligatures w14:val="none"/>
              </w:rPr>
              <w:t>להבנת צרכיו</w:t>
            </w:r>
          </w:p>
        </w:tc>
        <w:tc>
          <w:tcPr>
            <w:tcW w:w="1541" w:type="dxa"/>
            <w:tcBorders>
              <w:top w:val="single" w:sz="2" w:space="0" w:color="auto"/>
              <w:left w:val="single" w:sz="6" w:space="0" w:color="auto"/>
              <w:bottom w:val="single" w:sz="6" w:space="0" w:color="auto"/>
              <w:right w:val="single" w:sz="2" w:space="0" w:color="auto"/>
            </w:tcBorders>
            <w:vAlign w:val="center"/>
            <w:hideMark/>
            <w:tcPrChange w:id="571" w:author="Edna Laufer Globus" w:date="2024-11-14T16:51:00Z">
              <w:tcPr>
                <w:tcW w:w="1588" w:type="dxa"/>
                <w:tcBorders>
                  <w:top w:val="single" w:sz="2" w:space="0" w:color="auto"/>
                  <w:left w:val="single" w:sz="6" w:space="0" w:color="auto"/>
                  <w:bottom w:val="single" w:sz="6" w:space="0" w:color="auto"/>
                  <w:right w:val="single" w:sz="2" w:space="0" w:color="auto"/>
                </w:tcBorders>
                <w:vAlign w:val="bottom"/>
                <w:hideMark/>
              </w:tcPr>
            </w:tcPrChange>
          </w:tcPr>
          <w:p w14:paraId="4B98BE57" w14:textId="77777777" w:rsidR="00E10B03" w:rsidRPr="00785269" w:rsidRDefault="00E10B03">
            <w:pPr>
              <w:bidi/>
              <w:jc w:val="center"/>
              <w:rPr>
                <w:rFonts w:ascii="Heebo" w:eastAsia="Times New Roman" w:hAnsi="Heebo" w:cs="Heebo"/>
                <w:kern w:val="0"/>
                <w:sz w:val="21"/>
                <w:szCs w:val="21"/>
                <w14:ligatures w14:val="none"/>
              </w:rPr>
              <w:pPrChange w:id="572" w:author="Edna Laufer Globus" w:date="2024-11-14T16:51:00Z">
                <w:pPr>
                  <w:bidi/>
                </w:pPr>
              </w:pPrChange>
            </w:pPr>
            <w:r w:rsidRPr="00785269">
              <w:rPr>
                <w:rFonts w:ascii="Heebo" w:eastAsia="Times New Roman" w:hAnsi="Heebo" w:cs="Heebo" w:hint="cs"/>
                <w:kern w:val="0"/>
                <w:sz w:val="21"/>
                <w:szCs w:val="21"/>
                <w:rtl/>
                <w14:ligatures w14:val="none"/>
              </w:rPr>
              <w:t>מתאמת שירות</w:t>
            </w:r>
          </w:p>
        </w:tc>
        <w:tc>
          <w:tcPr>
            <w:tcW w:w="4514" w:type="dxa"/>
            <w:tcBorders>
              <w:top w:val="single" w:sz="2" w:space="0" w:color="auto"/>
              <w:left w:val="single" w:sz="6" w:space="0" w:color="auto"/>
              <w:bottom w:val="single" w:sz="6" w:space="0" w:color="auto"/>
              <w:right w:val="single" w:sz="6" w:space="0" w:color="auto"/>
            </w:tcBorders>
            <w:vAlign w:val="center"/>
            <w:hideMark/>
            <w:tcPrChange w:id="573" w:author="Edna Laufer Globus" w:date="2024-11-14T16:51:00Z">
              <w:tcPr>
                <w:tcW w:w="4648" w:type="dxa"/>
                <w:tcBorders>
                  <w:top w:val="single" w:sz="2" w:space="0" w:color="auto"/>
                  <w:left w:val="single" w:sz="6" w:space="0" w:color="auto"/>
                  <w:bottom w:val="single" w:sz="6" w:space="0" w:color="auto"/>
                  <w:right w:val="single" w:sz="6" w:space="0" w:color="auto"/>
                </w:tcBorders>
                <w:vAlign w:val="bottom"/>
                <w:hideMark/>
              </w:tcPr>
            </w:tcPrChange>
          </w:tcPr>
          <w:p w14:paraId="3DCAF895" w14:textId="77777777" w:rsidR="00E10B03" w:rsidRPr="00785269" w:rsidRDefault="00E10B03">
            <w:pPr>
              <w:bidi/>
              <w:jc w:val="center"/>
              <w:rPr>
                <w:rFonts w:ascii="Heebo" w:eastAsia="Times New Roman" w:hAnsi="Heebo" w:cs="Heebo"/>
                <w:kern w:val="0"/>
                <w:sz w:val="21"/>
                <w:szCs w:val="21"/>
                <w14:ligatures w14:val="none"/>
              </w:rPr>
              <w:pPrChange w:id="574" w:author="Edna Laufer Globus" w:date="2024-11-14T16:51:00Z">
                <w:pPr>
                  <w:bidi/>
                </w:pPr>
              </w:pPrChange>
            </w:pPr>
            <w:r w:rsidRPr="00785269">
              <w:rPr>
                <w:rFonts w:ascii="Heebo" w:eastAsia="Times New Roman" w:hAnsi="Heebo" w:cs="Heebo" w:hint="cs"/>
                <w:kern w:val="0"/>
                <w:sz w:val="21"/>
                <w:szCs w:val="21"/>
                <w:rtl/>
                <w14:ligatures w14:val="none"/>
              </w:rPr>
              <w:t>הקפדה על שיחה בגובה העיניים והסברים ברורים</w:t>
            </w:r>
          </w:p>
        </w:tc>
      </w:tr>
      <w:tr w:rsidR="00E10B03" w:rsidRPr="00785269" w14:paraId="50ECF373" w14:textId="77777777" w:rsidTr="00B408C2">
        <w:trPr>
          <w:trHeight w:val="617"/>
          <w:tblCellSpacing w:w="15" w:type="dxa"/>
          <w:trPrChange w:id="575" w:author="Edna Laufer Globus" w:date="2024-11-14T16:51:00Z">
            <w:trPr>
              <w:tblCellSpacing w:w="15" w:type="dxa"/>
            </w:trPr>
          </w:trPrChange>
        </w:trPr>
        <w:tc>
          <w:tcPr>
            <w:tcW w:w="0" w:type="auto"/>
            <w:tcBorders>
              <w:top w:val="single" w:sz="2" w:space="0" w:color="auto"/>
              <w:left w:val="single" w:sz="6" w:space="0" w:color="auto"/>
              <w:bottom w:val="single" w:sz="6" w:space="0" w:color="auto"/>
              <w:right w:val="single" w:sz="2" w:space="0" w:color="auto"/>
            </w:tcBorders>
            <w:vAlign w:val="center"/>
            <w:hideMark/>
            <w:tcPrChange w:id="576" w:author="Edna Laufer Globus" w:date="2024-11-14T16:51:00Z">
              <w:tcPr>
                <w:tcW w:w="0" w:type="auto"/>
                <w:tcBorders>
                  <w:top w:val="single" w:sz="2" w:space="0" w:color="auto"/>
                  <w:left w:val="single" w:sz="6" w:space="0" w:color="auto"/>
                  <w:bottom w:val="single" w:sz="6" w:space="0" w:color="auto"/>
                  <w:right w:val="single" w:sz="2" w:space="0" w:color="auto"/>
                </w:tcBorders>
                <w:vAlign w:val="bottom"/>
                <w:hideMark/>
              </w:tcPr>
            </w:tcPrChange>
          </w:tcPr>
          <w:p w14:paraId="121C8F4C" w14:textId="77777777" w:rsidR="00E10B03" w:rsidRPr="00785269" w:rsidRDefault="00E10B03">
            <w:pPr>
              <w:bidi/>
              <w:jc w:val="center"/>
              <w:rPr>
                <w:rFonts w:ascii="Heebo" w:eastAsia="Times New Roman" w:hAnsi="Heebo" w:cs="Heebo"/>
                <w:kern w:val="0"/>
                <w:sz w:val="21"/>
                <w:szCs w:val="21"/>
                <w14:ligatures w14:val="none"/>
              </w:rPr>
              <w:pPrChange w:id="577" w:author="Edna Laufer Globus" w:date="2024-11-14T16:51:00Z">
                <w:pPr>
                  <w:bidi/>
                </w:pPr>
              </w:pPrChange>
            </w:pPr>
            <w:r w:rsidRPr="00785269">
              <w:rPr>
                <w:rFonts w:ascii="Heebo" w:eastAsia="Times New Roman" w:hAnsi="Heebo" w:cs="Heebo" w:hint="cs"/>
                <w:kern w:val="0"/>
                <w:sz w:val="21"/>
                <w:szCs w:val="21"/>
                <w:rtl/>
                <w14:ligatures w14:val="none"/>
              </w:rPr>
              <w:t>הכרת אפשרויות השירותים</w:t>
            </w:r>
          </w:p>
        </w:tc>
        <w:tc>
          <w:tcPr>
            <w:tcW w:w="0" w:type="auto"/>
            <w:tcBorders>
              <w:top w:val="single" w:sz="2" w:space="0" w:color="auto"/>
              <w:left w:val="single" w:sz="6" w:space="0" w:color="auto"/>
              <w:bottom w:val="single" w:sz="6" w:space="0" w:color="auto"/>
              <w:right w:val="single" w:sz="2" w:space="0" w:color="auto"/>
            </w:tcBorders>
            <w:vAlign w:val="center"/>
            <w:hideMark/>
            <w:tcPrChange w:id="578" w:author="Edna Laufer Globus" w:date="2024-11-14T16:51:00Z">
              <w:tcPr>
                <w:tcW w:w="0" w:type="auto"/>
                <w:tcBorders>
                  <w:top w:val="single" w:sz="2" w:space="0" w:color="auto"/>
                  <w:left w:val="single" w:sz="6" w:space="0" w:color="auto"/>
                  <w:bottom w:val="single" w:sz="6" w:space="0" w:color="auto"/>
                  <w:right w:val="single" w:sz="2" w:space="0" w:color="auto"/>
                </w:tcBorders>
                <w:vAlign w:val="bottom"/>
                <w:hideMark/>
              </w:tcPr>
            </w:tcPrChange>
          </w:tcPr>
          <w:p w14:paraId="6CB223C8" w14:textId="77777777" w:rsidR="00E10B03" w:rsidRPr="00785269" w:rsidRDefault="00E10B03">
            <w:pPr>
              <w:bidi/>
              <w:jc w:val="center"/>
              <w:rPr>
                <w:rFonts w:ascii="Heebo" w:eastAsia="Times New Roman" w:hAnsi="Heebo" w:cs="Heebo"/>
                <w:kern w:val="0"/>
                <w:sz w:val="21"/>
                <w:szCs w:val="21"/>
                <w14:ligatures w14:val="none"/>
              </w:rPr>
              <w:pPrChange w:id="579" w:author="Edna Laufer Globus" w:date="2024-11-14T16:51:00Z">
                <w:pPr>
                  <w:bidi/>
                </w:pPr>
              </w:pPrChange>
            </w:pPr>
            <w:r w:rsidRPr="00785269">
              <w:rPr>
                <w:rFonts w:ascii="Heebo" w:eastAsia="Times New Roman" w:hAnsi="Heebo" w:cs="Heebo" w:hint="cs"/>
                <w:kern w:val="0"/>
                <w:sz w:val="21"/>
                <w:szCs w:val="21"/>
                <w:rtl/>
                <w14:ligatures w14:val="none"/>
              </w:rPr>
              <w:t>הצגת שירותים והסברים עליהם</w:t>
            </w:r>
          </w:p>
        </w:tc>
        <w:tc>
          <w:tcPr>
            <w:tcW w:w="1541" w:type="dxa"/>
            <w:tcBorders>
              <w:top w:val="single" w:sz="2" w:space="0" w:color="auto"/>
              <w:left w:val="single" w:sz="6" w:space="0" w:color="auto"/>
              <w:bottom w:val="single" w:sz="6" w:space="0" w:color="auto"/>
              <w:right w:val="single" w:sz="2" w:space="0" w:color="auto"/>
            </w:tcBorders>
            <w:vAlign w:val="center"/>
            <w:hideMark/>
            <w:tcPrChange w:id="580" w:author="Edna Laufer Globus" w:date="2024-11-14T16:51:00Z">
              <w:tcPr>
                <w:tcW w:w="1588" w:type="dxa"/>
                <w:tcBorders>
                  <w:top w:val="single" w:sz="2" w:space="0" w:color="auto"/>
                  <w:left w:val="single" w:sz="6" w:space="0" w:color="auto"/>
                  <w:bottom w:val="single" w:sz="6" w:space="0" w:color="auto"/>
                  <w:right w:val="single" w:sz="2" w:space="0" w:color="auto"/>
                </w:tcBorders>
                <w:vAlign w:val="bottom"/>
                <w:hideMark/>
              </w:tcPr>
            </w:tcPrChange>
          </w:tcPr>
          <w:p w14:paraId="0913B34F" w14:textId="77777777" w:rsidR="00E10B03" w:rsidRPr="00785269" w:rsidRDefault="00E10B03">
            <w:pPr>
              <w:bidi/>
              <w:jc w:val="center"/>
              <w:rPr>
                <w:rFonts w:ascii="Heebo" w:eastAsia="Times New Roman" w:hAnsi="Heebo" w:cs="Heebo"/>
                <w:kern w:val="0"/>
                <w:sz w:val="21"/>
                <w:szCs w:val="21"/>
                <w14:ligatures w14:val="none"/>
              </w:rPr>
              <w:pPrChange w:id="581" w:author="Edna Laufer Globus" w:date="2024-11-14T16:51:00Z">
                <w:pPr>
                  <w:bidi/>
                </w:pPr>
              </w:pPrChange>
            </w:pPr>
            <w:r w:rsidRPr="00785269">
              <w:rPr>
                <w:rFonts w:ascii="Heebo" w:eastAsia="Times New Roman" w:hAnsi="Heebo" w:cs="Heebo" w:hint="cs"/>
                <w:kern w:val="0"/>
                <w:sz w:val="21"/>
                <w:szCs w:val="21"/>
                <w:rtl/>
                <w14:ligatures w14:val="none"/>
              </w:rPr>
              <w:t>מתאמת שירות</w:t>
            </w:r>
          </w:p>
        </w:tc>
        <w:tc>
          <w:tcPr>
            <w:tcW w:w="4514" w:type="dxa"/>
            <w:tcBorders>
              <w:top w:val="single" w:sz="2" w:space="0" w:color="auto"/>
              <w:left w:val="single" w:sz="6" w:space="0" w:color="auto"/>
              <w:bottom w:val="single" w:sz="6" w:space="0" w:color="auto"/>
              <w:right w:val="single" w:sz="6" w:space="0" w:color="auto"/>
            </w:tcBorders>
            <w:vAlign w:val="center"/>
            <w:hideMark/>
            <w:tcPrChange w:id="582" w:author="Edna Laufer Globus" w:date="2024-11-14T16:51:00Z">
              <w:tcPr>
                <w:tcW w:w="4648" w:type="dxa"/>
                <w:tcBorders>
                  <w:top w:val="single" w:sz="2" w:space="0" w:color="auto"/>
                  <w:left w:val="single" w:sz="6" w:space="0" w:color="auto"/>
                  <w:bottom w:val="single" w:sz="6" w:space="0" w:color="auto"/>
                  <w:right w:val="single" w:sz="6" w:space="0" w:color="auto"/>
                </w:tcBorders>
                <w:vAlign w:val="bottom"/>
                <w:hideMark/>
              </w:tcPr>
            </w:tcPrChange>
          </w:tcPr>
          <w:p w14:paraId="53D296B8" w14:textId="77777777" w:rsidR="00E10B03" w:rsidRPr="00785269" w:rsidRDefault="00E10B03">
            <w:pPr>
              <w:bidi/>
              <w:jc w:val="center"/>
              <w:rPr>
                <w:rFonts w:ascii="Heebo" w:eastAsia="Times New Roman" w:hAnsi="Heebo" w:cs="Heebo"/>
                <w:kern w:val="0"/>
                <w:sz w:val="21"/>
                <w:szCs w:val="21"/>
                <w14:ligatures w14:val="none"/>
              </w:rPr>
              <w:pPrChange w:id="583" w:author="Edna Laufer Globus" w:date="2024-11-14T16:51:00Z">
                <w:pPr>
                  <w:bidi/>
                </w:pPr>
              </w:pPrChange>
            </w:pPr>
            <w:r w:rsidRPr="00785269">
              <w:rPr>
                <w:rFonts w:ascii="Heebo" w:eastAsia="Times New Roman" w:hAnsi="Heebo" w:cs="Heebo" w:hint="cs"/>
                <w:kern w:val="0"/>
                <w:sz w:val="21"/>
                <w:szCs w:val="21"/>
                <w:rtl/>
                <w14:ligatures w14:val="none"/>
              </w:rPr>
              <w:t>שימוש בעזרים חזותיים להסבר והנגשת מידע על שירותים שונים</w:t>
            </w:r>
          </w:p>
        </w:tc>
      </w:tr>
      <w:tr w:rsidR="00E10B03" w:rsidRPr="00785269" w14:paraId="4DB85112" w14:textId="77777777" w:rsidTr="00B408C2">
        <w:trPr>
          <w:trHeight w:val="628"/>
          <w:tblCellSpacing w:w="15" w:type="dxa"/>
          <w:trPrChange w:id="584" w:author="Edna Laufer Globus" w:date="2024-11-14T16:51:00Z">
            <w:trPr>
              <w:tblCellSpacing w:w="15" w:type="dxa"/>
            </w:trPr>
          </w:trPrChange>
        </w:trPr>
        <w:tc>
          <w:tcPr>
            <w:tcW w:w="0" w:type="auto"/>
            <w:tcBorders>
              <w:top w:val="single" w:sz="2" w:space="0" w:color="auto"/>
              <w:left w:val="single" w:sz="6" w:space="0" w:color="auto"/>
              <w:bottom w:val="single" w:sz="6" w:space="0" w:color="auto"/>
              <w:right w:val="single" w:sz="2" w:space="0" w:color="auto"/>
            </w:tcBorders>
            <w:vAlign w:val="center"/>
            <w:hideMark/>
            <w:tcPrChange w:id="585" w:author="Edna Laufer Globus" w:date="2024-11-14T16:51:00Z">
              <w:tcPr>
                <w:tcW w:w="0" w:type="auto"/>
                <w:tcBorders>
                  <w:top w:val="single" w:sz="2" w:space="0" w:color="auto"/>
                  <w:left w:val="single" w:sz="6" w:space="0" w:color="auto"/>
                  <w:bottom w:val="single" w:sz="6" w:space="0" w:color="auto"/>
                  <w:right w:val="single" w:sz="2" w:space="0" w:color="auto"/>
                </w:tcBorders>
                <w:vAlign w:val="bottom"/>
                <w:hideMark/>
              </w:tcPr>
            </w:tcPrChange>
          </w:tcPr>
          <w:p w14:paraId="2D445E1E" w14:textId="77777777" w:rsidR="00E10B03" w:rsidRPr="00785269" w:rsidRDefault="00E10B03">
            <w:pPr>
              <w:bidi/>
              <w:jc w:val="center"/>
              <w:rPr>
                <w:rFonts w:ascii="Heebo" w:eastAsia="Times New Roman" w:hAnsi="Heebo" w:cs="Heebo"/>
                <w:kern w:val="0"/>
                <w:sz w:val="21"/>
                <w:szCs w:val="21"/>
                <w14:ligatures w14:val="none"/>
              </w:rPr>
              <w:pPrChange w:id="586" w:author="Edna Laufer Globus" w:date="2024-11-14T16:51:00Z">
                <w:pPr>
                  <w:bidi/>
                </w:pPr>
              </w:pPrChange>
            </w:pPr>
            <w:r w:rsidRPr="00785269">
              <w:rPr>
                <w:rFonts w:ascii="Heebo" w:eastAsia="Times New Roman" w:hAnsi="Heebo" w:cs="Heebo" w:hint="cs"/>
                <w:kern w:val="0"/>
                <w:sz w:val="21"/>
                <w:szCs w:val="21"/>
                <w:rtl/>
                <w14:ligatures w14:val="none"/>
              </w:rPr>
              <w:lastRenderedPageBreak/>
              <w:t>בחירת השירות</w:t>
            </w:r>
          </w:p>
        </w:tc>
        <w:tc>
          <w:tcPr>
            <w:tcW w:w="0" w:type="auto"/>
            <w:tcBorders>
              <w:top w:val="single" w:sz="2" w:space="0" w:color="auto"/>
              <w:left w:val="single" w:sz="6" w:space="0" w:color="auto"/>
              <w:bottom w:val="single" w:sz="6" w:space="0" w:color="auto"/>
              <w:right w:val="single" w:sz="2" w:space="0" w:color="auto"/>
            </w:tcBorders>
            <w:vAlign w:val="center"/>
            <w:hideMark/>
            <w:tcPrChange w:id="587" w:author="Edna Laufer Globus" w:date="2024-11-14T16:51:00Z">
              <w:tcPr>
                <w:tcW w:w="0" w:type="auto"/>
                <w:tcBorders>
                  <w:top w:val="single" w:sz="2" w:space="0" w:color="auto"/>
                  <w:left w:val="single" w:sz="6" w:space="0" w:color="auto"/>
                  <w:bottom w:val="single" w:sz="6" w:space="0" w:color="auto"/>
                  <w:right w:val="single" w:sz="2" w:space="0" w:color="auto"/>
                </w:tcBorders>
                <w:vAlign w:val="bottom"/>
                <w:hideMark/>
              </w:tcPr>
            </w:tcPrChange>
          </w:tcPr>
          <w:p w14:paraId="32DB687C" w14:textId="77777777" w:rsidR="00E10B03" w:rsidRPr="00785269" w:rsidRDefault="00E10B03">
            <w:pPr>
              <w:bidi/>
              <w:jc w:val="center"/>
              <w:rPr>
                <w:rFonts w:ascii="Heebo" w:eastAsia="Times New Roman" w:hAnsi="Heebo" w:cs="Heebo"/>
                <w:kern w:val="0"/>
                <w:sz w:val="21"/>
                <w:szCs w:val="21"/>
                <w14:ligatures w14:val="none"/>
              </w:rPr>
              <w:pPrChange w:id="588" w:author="Edna Laufer Globus" w:date="2024-11-14T16:51:00Z">
                <w:pPr>
                  <w:bidi/>
                </w:pPr>
              </w:pPrChange>
            </w:pPr>
            <w:r w:rsidRPr="00785269">
              <w:rPr>
                <w:rFonts w:ascii="Heebo" w:eastAsia="Times New Roman" w:hAnsi="Heebo" w:cs="Heebo" w:hint="cs"/>
                <w:kern w:val="0"/>
                <w:sz w:val="21"/>
                <w:szCs w:val="21"/>
                <w:rtl/>
                <w14:ligatures w14:val="none"/>
              </w:rPr>
              <w:t>סיוע בתהליך הבחירה</w:t>
            </w:r>
          </w:p>
        </w:tc>
        <w:tc>
          <w:tcPr>
            <w:tcW w:w="1541" w:type="dxa"/>
            <w:tcBorders>
              <w:top w:val="single" w:sz="2" w:space="0" w:color="auto"/>
              <w:left w:val="single" w:sz="6" w:space="0" w:color="auto"/>
              <w:bottom w:val="single" w:sz="6" w:space="0" w:color="auto"/>
              <w:right w:val="single" w:sz="2" w:space="0" w:color="auto"/>
            </w:tcBorders>
            <w:vAlign w:val="center"/>
            <w:hideMark/>
            <w:tcPrChange w:id="589" w:author="Edna Laufer Globus" w:date="2024-11-14T16:51:00Z">
              <w:tcPr>
                <w:tcW w:w="1588" w:type="dxa"/>
                <w:tcBorders>
                  <w:top w:val="single" w:sz="2" w:space="0" w:color="auto"/>
                  <w:left w:val="single" w:sz="6" w:space="0" w:color="auto"/>
                  <w:bottom w:val="single" w:sz="6" w:space="0" w:color="auto"/>
                  <w:right w:val="single" w:sz="2" w:space="0" w:color="auto"/>
                </w:tcBorders>
                <w:vAlign w:val="bottom"/>
                <w:hideMark/>
              </w:tcPr>
            </w:tcPrChange>
          </w:tcPr>
          <w:p w14:paraId="264430BE" w14:textId="77777777" w:rsidR="00E10B03" w:rsidRPr="00785269" w:rsidRDefault="00E10B03">
            <w:pPr>
              <w:bidi/>
              <w:jc w:val="center"/>
              <w:rPr>
                <w:rFonts w:ascii="Heebo" w:eastAsia="Times New Roman" w:hAnsi="Heebo" w:cs="Heebo"/>
                <w:kern w:val="0"/>
                <w:sz w:val="21"/>
                <w:szCs w:val="21"/>
                <w14:ligatures w14:val="none"/>
              </w:rPr>
              <w:pPrChange w:id="590" w:author="Edna Laufer Globus" w:date="2024-11-14T16:51:00Z">
                <w:pPr>
                  <w:bidi/>
                </w:pPr>
              </w:pPrChange>
            </w:pPr>
            <w:r w:rsidRPr="00785269">
              <w:rPr>
                <w:rFonts w:ascii="Heebo" w:eastAsia="Times New Roman" w:hAnsi="Heebo" w:cs="Heebo" w:hint="cs"/>
                <w:kern w:val="0"/>
                <w:sz w:val="21"/>
                <w:szCs w:val="21"/>
                <w:rtl/>
                <w14:ligatures w14:val="none"/>
              </w:rPr>
              <w:t>ספקי שירות או מתאמת שירות</w:t>
            </w:r>
          </w:p>
        </w:tc>
        <w:tc>
          <w:tcPr>
            <w:tcW w:w="4514" w:type="dxa"/>
            <w:tcBorders>
              <w:top w:val="single" w:sz="2" w:space="0" w:color="auto"/>
              <w:left w:val="single" w:sz="6" w:space="0" w:color="auto"/>
              <w:bottom w:val="single" w:sz="6" w:space="0" w:color="auto"/>
              <w:right w:val="single" w:sz="6" w:space="0" w:color="auto"/>
            </w:tcBorders>
            <w:vAlign w:val="center"/>
            <w:hideMark/>
            <w:tcPrChange w:id="591" w:author="Edna Laufer Globus" w:date="2024-11-14T16:51:00Z">
              <w:tcPr>
                <w:tcW w:w="4648" w:type="dxa"/>
                <w:tcBorders>
                  <w:top w:val="single" w:sz="2" w:space="0" w:color="auto"/>
                  <w:left w:val="single" w:sz="6" w:space="0" w:color="auto"/>
                  <w:bottom w:val="single" w:sz="6" w:space="0" w:color="auto"/>
                  <w:right w:val="single" w:sz="6" w:space="0" w:color="auto"/>
                </w:tcBorders>
                <w:vAlign w:val="bottom"/>
                <w:hideMark/>
              </w:tcPr>
            </w:tcPrChange>
          </w:tcPr>
          <w:p w14:paraId="210EBEBE" w14:textId="77777777" w:rsidR="00E10B03" w:rsidRPr="00785269" w:rsidRDefault="00E10B03">
            <w:pPr>
              <w:bidi/>
              <w:jc w:val="center"/>
              <w:rPr>
                <w:rFonts w:ascii="Heebo" w:eastAsia="Times New Roman" w:hAnsi="Heebo" w:cs="Heebo"/>
                <w:kern w:val="0"/>
                <w:sz w:val="21"/>
                <w:szCs w:val="21"/>
                <w14:ligatures w14:val="none"/>
              </w:rPr>
              <w:pPrChange w:id="592" w:author="Edna Laufer Globus" w:date="2024-11-14T16:51:00Z">
                <w:pPr>
                  <w:bidi/>
                </w:pPr>
              </w:pPrChange>
            </w:pPr>
            <w:r w:rsidRPr="00785269">
              <w:rPr>
                <w:rFonts w:ascii="Heebo" w:eastAsia="Times New Roman" w:hAnsi="Heebo" w:cs="Heebo" w:hint="cs"/>
                <w:kern w:val="0"/>
                <w:sz w:val="21"/>
                <w:szCs w:val="21"/>
                <w:rtl/>
                <w14:ligatures w14:val="none"/>
              </w:rPr>
              <w:t>אפשרות לבחירה מודרכת עם התנסות במודל קטן של השירות</w:t>
            </w:r>
          </w:p>
        </w:tc>
      </w:tr>
      <w:tr w:rsidR="00E10B03" w:rsidRPr="00785269" w14:paraId="4BF35755" w14:textId="77777777" w:rsidTr="00B408C2">
        <w:trPr>
          <w:trHeight w:val="617"/>
          <w:tblCellSpacing w:w="15" w:type="dxa"/>
          <w:trPrChange w:id="593" w:author="Edna Laufer Globus" w:date="2024-11-14T16:51:00Z">
            <w:trPr>
              <w:tblCellSpacing w:w="15" w:type="dxa"/>
            </w:trPr>
          </w:trPrChange>
        </w:trPr>
        <w:tc>
          <w:tcPr>
            <w:tcW w:w="0" w:type="auto"/>
            <w:tcBorders>
              <w:top w:val="single" w:sz="2" w:space="0" w:color="auto"/>
              <w:left w:val="single" w:sz="6" w:space="0" w:color="auto"/>
              <w:bottom w:val="single" w:sz="6" w:space="0" w:color="auto"/>
              <w:right w:val="single" w:sz="2" w:space="0" w:color="auto"/>
            </w:tcBorders>
            <w:vAlign w:val="center"/>
            <w:hideMark/>
            <w:tcPrChange w:id="594" w:author="Edna Laufer Globus" w:date="2024-11-14T16:51:00Z">
              <w:tcPr>
                <w:tcW w:w="0" w:type="auto"/>
                <w:tcBorders>
                  <w:top w:val="single" w:sz="2" w:space="0" w:color="auto"/>
                  <w:left w:val="single" w:sz="6" w:space="0" w:color="auto"/>
                  <w:bottom w:val="single" w:sz="6" w:space="0" w:color="auto"/>
                  <w:right w:val="single" w:sz="2" w:space="0" w:color="auto"/>
                </w:tcBorders>
                <w:vAlign w:val="bottom"/>
                <w:hideMark/>
              </w:tcPr>
            </w:tcPrChange>
          </w:tcPr>
          <w:p w14:paraId="330AF568" w14:textId="77777777" w:rsidR="00E10B03" w:rsidRPr="00785269" w:rsidRDefault="00E10B03">
            <w:pPr>
              <w:bidi/>
              <w:jc w:val="center"/>
              <w:rPr>
                <w:rFonts w:ascii="Heebo" w:eastAsia="Times New Roman" w:hAnsi="Heebo" w:cs="Heebo"/>
                <w:kern w:val="0"/>
                <w:sz w:val="21"/>
                <w:szCs w:val="21"/>
                <w14:ligatures w14:val="none"/>
              </w:rPr>
              <w:pPrChange w:id="595" w:author="Edna Laufer Globus" w:date="2024-11-14T16:51:00Z">
                <w:pPr>
                  <w:bidi/>
                </w:pPr>
              </w:pPrChange>
            </w:pPr>
            <w:r w:rsidRPr="00785269">
              <w:rPr>
                <w:rFonts w:ascii="Heebo" w:eastAsia="Times New Roman" w:hAnsi="Heebo" w:cs="Heebo" w:hint="cs"/>
                <w:kern w:val="0"/>
                <w:sz w:val="21"/>
                <w:szCs w:val="21"/>
                <w:rtl/>
                <w14:ligatures w14:val="none"/>
              </w:rPr>
              <w:t>מעקב ועדכונים שוטפים</w:t>
            </w:r>
          </w:p>
        </w:tc>
        <w:tc>
          <w:tcPr>
            <w:tcW w:w="0" w:type="auto"/>
            <w:tcBorders>
              <w:top w:val="single" w:sz="2" w:space="0" w:color="auto"/>
              <w:left w:val="single" w:sz="6" w:space="0" w:color="auto"/>
              <w:bottom w:val="single" w:sz="6" w:space="0" w:color="auto"/>
              <w:right w:val="single" w:sz="2" w:space="0" w:color="auto"/>
            </w:tcBorders>
            <w:vAlign w:val="center"/>
            <w:hideMark/>
            <w:tcPrChange w:id="596" w:author="Edna Laufer Globus" w:date="2024-11-14T16:51:00Z">
              <w:tcPr>
                <w:tcW w:w="0" w:type="auto"/>
                <w:tcBorders>
                  <w:top w:val="single" w:sz="2" w:space="0" w:color="auto"/>
                  <w:left w:val="single" w:sz="6" w:space="0" w:color="auto"/>
                  <w:bottom w:val="single" w:sz="6" w:space="0" w:color="auto"/>
                  <w:right w:val="single" w:sz="2" w:space="0" w:color="auto"/>
                </w:tcBorders>
                <w:vAlign w:val="bottom"/>
                <w:hideMark/>
              </w:tcPr>
            </w:tcPrChange>
          </w:tcPr>
          <w:p w14:paraId="467576C4" w14:textId="77777777" w:rsidR="00E10B03" w:rsidRPr="00785269" w:rsidRDefault="00E10B03">
            <w:pPr>
              <w:bidi/>
              <w:jc w:val="center"/>
              <w:rPr>
                <w:rFonts w:ascii="Heebo" w:eastAsia="Times New Roman" w:hAnsi="Heebo" w:cs="Heebo"/>
                <w:kern w:val="0"/>
                <w:sz w:val="21"/>
                <w:szCs w:val="21"/>
                <w14:ligatures w14:val="none"/>
              </w:rPr>
              <w:pPrChange w:id="597" w:author="Edna Laufer Globus" w:date="2024-11-14T16:51:00Z">
                <w:pPr>
                  <w:bidi/>
                </w:pPr>
              </w:pPrChange>
            </w:pPr>
            <w:r w:rsidRPr="00785269">
              <w:rPr>
                <w:rFonts w:ascii="Heebo" w:eastAsia="Times New Roman" w:hAnsi="Heebo" w:cs="Heebo" w:hint="cs"/>
                <w:kern w:val="0"/>
                <w:sz w:val="21"/>
                <w:szCs w:val="21"/>
                <w:rtl/>
                <w14:ligatures w14:val="none"/>
              </w:rPr>
              <w:t>מעקב אחרי שביעות רצון והתאמות</w:t>
            </w:r>
          </w:p>
        </w:tc>
        <w:tc>
          <w:tcPr>
            <w:tcW w:w="1541" w:type="dxa"/>
            <w:tcBorders>
              <w:top w:val="single" w:sz="2" w:space="0" w:color="auto"/>
              <w:left w:val="single" w:sz="6" w:space="0" w:color="auto"/>
              <w:bottom w:val="single" w:sz="6" w:space="0" w:color="auto"/>
              <w:right w:val="single" w:sz="2" w:space="0" w:color="auto"/>
            </w:tcBorders>
            <w:vAlign w:val="center"/>
            <w:hideMark/>
            <w:tcPrChange w:id="598" w:author="Edna Laufer Globus" w:date="2024-11-14T16:51:00Z">
              <w:tcPr>
                <w:tcW w:w="1588" w:type="dxa"/>
                <w:tcBorders>
                  <w:top w:val="single" w:sz="2" w:space="0" w:color="auto"/>
                  <w:left w:val="single" w:sz="6" w:space="0" w:color="auto"/>
                  <w:bottom w:val="single" w:sz="6" w:space="0" w:color="auto"/>
                  <w:right w:val="single" w:sz="2" w:space="0" w:color="auto"/>
                </w:tcBorders>
                <w:vAlign w:val="bottom"/>
                <w:hideMark/>
              </w:tcPr>
            </w:tcPrChange>
          </w:tcPr>
          <w:p w14:paraId="235A0AD5" w14:textId="77777777" w:rsidR="00E10B03" w:rsidRPr="00785269" w:rsidRDefault="00E10B03">
            <w:pPr>
              <w:bidi/>
              <w:jc w:val="center"/>
              <w:rPr>
                <w:rFonts w:ascii="Heebo" w:eastAsia="Times New Roman" w:hAnsi="Heebo" w:cs="Heebo"/>
                <w:kern w:val="0"/>
                <w:sz w:val="21"/>
                <w:szCs w:val="21"/>
                <w14:ligatures w14:val="none"/>
              </w:rPr>
              <w:pPrChange w:id="599" w:author="Edna Laufer Globus" w:date="2024-11-14T16:51:00Z">
                <w:pPr>
                  <w:bidi/>
                </w:pPr>
              </w:pPrChange>
            </w:pPr>
            <w:r w:rsidRPr="00785269">
              <w:rPr>
                <w:rFonts w:ascii="Heebo" w:eastAsia="Times New Roman" w:hAnsi="Heebo" w:cs="Heebo" w:hint="cs"/>
                <w:kern w:val="0"/>
                <w:sz w:val="21"/>
                <w:szCs w:val="21"/>
                <w:rtl/>
                <w14:ligatures w14:val="none"/>
              </w:rPr>
              <w:t>מתאמת שירות</w:t>
            </w:r>
          </w:p>
        </w:tc>
        <w:tc>
          <w:tcPr>
            <w:tcW w:w="4514" w:type="dxa"/>
            <w:tcBorders>
              <w:top w:val="single" w:sz="2" w:space="0" w:color="auto"/>
              <w:left w:val="single" w:sz="6" w:space="0" w:color="auto"/>
              <w:bottom w:val="single" w:sz="6" w:space="0" w:color="auto"/>
              <w:right w:val="single" w:sz="6" w:space="0" w:color="auto"/>
            </w:tcBorders>
            <w:vAlign w:val="center"/>
            <w:hideMark/>
            <w:tcPrChange w:id="600" w:author="Edna Laufer Globus" w:date="2024-11-14T16:51:00Z">
              <w:tcPr>
                <w:tcW w:w="4648" w:type="dxa"/>
                <w:tcBorders>
                  <w:top w:val="single" w:sz="2" w:space="0" w:color="auto"/>
                  <w:left w:val="single" w:sz="6" w:space="0" w:color="auto"/>
                  <w:bottom w:val="single" w:sz="6" w:space="0" w:color="auto"/>
                  <w:right w:val="single" w:sz="6" w:space="0" w:color="auto"/>
                </w:tcBorders>
                <w:vAlign w:val="bottom"/>
                <w:hideMark/>
              </w:tcPr>
            </w:tcPrChange>
          </w:tcPr>
          <w:p w14:paraId="505E47BF" w14:textId="77777777" w:rsidR="00E10B03" w:rsidRPr="00785269" w:rsidRDefault="00E10B03">
            <w:pPr>
              <w:bidi/>
              <w:jc w:val="center"/>
              <w:rPr>
                <w:rFonts w:ascii="Heebo" w:eastAsia="Times New Roman" w:hAnsi="Heebo" w:cs="Heebo"/>
                <w:kern w:val="0"/>
                <w:sz w:val="21"/>
                <w:szCs w:val="21"/>
                <w14:ligatures w14:val="none"/>
              </w:rPr>
              <w:pPrChange w:id="601" w:author="Edna Laufer Globus" w:date="2024-11-14T16:51:00Z">
                <w:pPr>
                  <w:bidi/>
                </w:pPr>
              </w:pPrChange>
            </w:pPr>
            <w:r w:rsidRPr="00785269">
              <w:rPr>
                <w:rFonts w:ascii="Heebo" w:eastAsia="Times New Roman" w:hAnsi="Heebo" w:cs="Heebo" w:hint="cs"/>
                <w:kern w:val="0"/>
                <w:sz w:val="21"/>
                <w:szCs w:val="21"/>
                <w:rtl/>
                <w14:ligatures w14:val="none"/>
              </w:rPr>
              <w:t>שיחה חודשית לקבלת משוב ובדיקת צרכים נוספים</w:t>
            </w:r>
          </w:p>
        </w:tc>
      </w:tr>
    </w:tbl>
    <w:p w14:paraId="7AC7B4D7" w14:textId="77777777" w:rsidR="00561E02" w:rsidRDefault="00561E02" w:rsidP="00B408C2">
      <w:pPr>
        <w:shd w:val="clear" w:color="auto" w:fill="FFFFFF"/>
        <w:bidi/>
        <w:spacing w:before="100" w:beforeAutospacing="1" w:after="100" w:afterAutospacing="1"/>
        <w:ind w:left="-1080"/>
        <w:jc w:val="center"/>
        <w:rPr>
          <w:ins w:id="602" w:author="Edna Laufer Globus" w:date="2024-11-14T17:05:00Z"/>
          <w:rFonts w:ascii="Heebo" w:eastAsia="Times New Roman" w:hAnsi="Heebo" w:cs="Heebo"/>
          <w:b/>
          <w:bCs/>
          <w:color w:val="FF0000"/>
          <w:kern w:val="0"/>
          <w:rtl/>
          <w14:ligatures w14:val="none"/>
        </w:rPr>
      </w:pPr>
      <w:ins w:id="603" w:author="Edna Laufer Globus" w:date="2024-11-14T17:04:00Z">
        <w:r w:rsidRPr="00561E02">
          <w:rPr>
            <w:rFonts w:ascii="Heebo" w:eastAsia="Times New Roman" w:hAnsi="Heebo" w:cs="Heebo" w:hint="eastAsia"/>
            <w:b/>
            <w:bCs/>
            <w:color w:val="FF0000"/>
            <w:kern w:val="0"/>
            <w:rtl/>
            <w14:ligatures w14:val="none"/>
            <w:rPrChange w:id="604" w:author="Edna Laufer Globus" w:date="2024-11-14T17:04:00Z">
              <w:rPr>
                <w:rFonts w:ascii="Heebo" w:eastAsia="Times New Roman" w:hAnsi="Heebo" w:cs="Heebo" w:hint="eastAsia"/>
                <w:b/>
                <w:bCs/>
                <w:color w:val="000000" w:themeColor="text1"/>
                <w:kern w:val="0"/>
                <w:rtl/>
                <w14:ligatures w14:val="none"/>
              </w:rPr>
            </w:rPrChange>
          </w:rPr>
          <w:t>מליאה</w:t>
        </w:r>
        <w:r w:rsidRPr="00561E02">
          <w:rPr>
            <w:rFonts w:ascii="Heebo" w:eastAsia="Times New Roman" w:hAnsi="Heebo" w:cs="Heebo"/>
            <w:b/>
            <w:bCs/>
            <w:color w:val="FF0000"/>
            <w:kern w:val="0"/>
            <w:rtl/>
            <w14:ligatures w14:val="none"/>
            <w:rPrChange w:id="605" w:author="Edna Laufer Globus" w:date="2024-11-14T17:04:00Z">
              <w:rPr>
                <w:rFonts w:ascii="Heebo" w:eastAsia="Times New Roman" w:hAnsi="Heebo" w:cs="Heebo"/>
                <w:b/>
                <w:bCs/>
                <w:color w:val="000000" w:themeColor="text1"/>
                <w:kern w:val="0"/>
                <w:rtl/>
                <w14:ligatures w14:val="none"/>
              </w:rPr>
            </w:rPrChange>
          </w:rPr>
          <w:t xml:space="preserve">: </w:t>
        </w:r>
      </w:ins>
      <w:ins w:id="606" w:author="Edna Laufer Globus" w:date="2024-11-14T16:57:00Z">
        <w:r w:rsidR="00B408C2" w:rsidRPr="00561E02">
          <w:rPr>
            <w:rFonts w:ascii="Heebo" w:eastAsia="Times New Roman" w:hAnsi="Heebo" w:cs="Heebo" w:hint="eastAsia"/>
            <w:b/>
            <w:bCs/>
            <w:color w:val="FF0000"/>
            <w:kern w:val="0"/>
            <w:rtl/>
            <w14:ligatures w14:val="none"/>
            <w:rPrChange w:id="607" w:author="Edna Laufer Globus" w:date="2024-11-14T17:04:00Z">
              <w:rPr>
                <w:rFonts w:ascii="Heebo" w:eastAsia="Times New Roman" w:hAnsi="Heebo" w:cs="Heebo" w:hint="eastAsia"/>
                <w:b/>
                <w:bCs/>
                <w:color w:val="000000" w:themeColor="text1"/>
                <w:kern w:val="0"/>
                <w:rtl/>
                <w14:ligatures w14:val="none"/>
              </w:rPr>
            </w:rPrChange>
          </w:rPr>
          <w:t>הצגה</w:t>
        </w:r>
        <w:r w:rsidR="00B408C2" w:rsidRPr="00561E02">
          <w:rPr>
            <w:rFonts w:ascii="Heebo" w:eastAsia="Times New Roman" w:hAnsi="Heebo" w:cs="Heebo"/>
            <w:b/>
            <w:bCs/>
            <w:color w:val="FF0000"/>
            <w:kern w:val="0"/>
            <w:rtl/>
            <w14:ligatures w14:val="none"/>
            <w:rPrChange w:id="608" w:author="Edna Laufer Globus" w:date="2024-11-14T17:04:00Z">
              <w:rPr>
                <w:rFonts w:ascii="Heebo" w:eastAsia="Times New Roman" w:hAnsi="Heebo" w:cs="Heebo"/>
                <w:b/>
                <w:bCs/>
                <w:color w:val="000000" w:themeColor="text1"/>
                <w:kern w:val="0"/>
                <w:rtl/>
                <w14:ligatures w14:val="none"/>
              </w:rPr>
            </w:rPrChange>
          </w:rPr>
          <w:t xml:space="preserve"> </w:t>
        </w:r>
        <w:r w:rsidR="00B408C2" w:rsidRPr="00561E02">
          <w:rPr>
            <w:rFonts w:ascii="Heebo" w:eastAsia="Times New Roman" w:hAnsi="Heebo" w:cs="Heebo" w:hint="eastAsia"/>
            <w:b/>
            <w:bCs/>
            <w:color w:val="FF0000"/>
            <w:kern w:val="0"/>
            <w:rtl/>
            <w14:ligatures w14:val="none"/>
            <w:rPrChange w:id="609" w:author="Edna Laufer Globus" w:date="2024-11-14T17:04:00Z">
              <w:rPr>
                <w:rFonts w:ascii="Heebo" w:eastAsia="Times New Roman" w:hAnsi="Heebo" w:cs="Heebo" w:hint="eastAsia"/>
                <w:b/>
                <w:bCs/>
                <w:color w:val="000000" w:themeColor="text1"/>
                <w:kern w:val="0"/>
                <w:rtl/>
                <w14:ligatures w14:val="none"/>
              </w:rPr>
            </w:rPrChange>
          </w:rPr>
          <w:t>של</w:t>
        </w:r>
        <w:r w:rsidR="00B408C2" w:rsidRPr="00561E02">
          <w:rPr>
            <w:rFonts w:ascii="Heebo" w:eastAsia="Times New Roman" w:hAnsi="Heebo" w:cs="Heebo"/>
            <w:b/>
            <w:bCs/>
            <w:color w:val="FF0000"/>
            <w:kern w:val="0"/>
            <w:rtl/>
            <w14:ligatures w14:val="none"/>
            <w:rPrChange w:id="610" w:author="Edna Laufer Globus" w:date="2024-11-14T17:04:00Z">
              <w:rPr>
                <w:rFonts w:ascii="Heebo" w:eastAsia="Times New Roman" w:hAnsi="Heebo" w:cs="Heebo"/>
                <w:b/>
                <w:bCs/>
                <w:color w:val="000000" w:themeColor="text1"/>
                <w:kern w:val="0"/>
                <w:rtl/>
                <w14:ligatures w14:val="none"/>
              </w:rPr>
            </w:rPrChange>
          </w:rPr>
          <w:t xml:space="preserve"> </w:t>
        </w:r>
        <w:r w:rsidR="00B408C2" w:rsidRPr="00561E02">
          <w:rPr>
            <w:rFonts w:ascii="Heebo" w:eastAsia="Times New Roman" w:hAnsi="Heebo" w:cs="Heebo" w:hint="eastAsia"/>
            <w:b/>
            <w:bCs/>
            <w:color w:val="FF0000"/>
            <w:kern w:val="0"/>
            <w:rtl/>
            <w14:ligatures w14:val="none"/>
            <w:rPrChange w:id="611" w:author="Edna Laufer Globus" w:date="2024-11-14T17:04:00Z">
              <w:rPr>
                <w:rFonts w:ascii="Heebo" w:eastAsia="Times New Roman" w:hAnsi="Heebo" w:cs="Heebo" w:hint="eastAsia"/>
                <w:b/>
                <w:bCs/>
                <w:color w:val="000000" w:themeColor="text1"/>
                <w:kern w:val="0"/>
                <w:rtl/>
                <w14:ligatures w14:val="none"/>
              </w:rPr>
            </w:rPrChange>
          </w:rPr>
          <w:t>כל</w:t>
        </w:r>
        <w:r w:rsidR="00B408C2" w:rsidRPr="00561E02">
          <w:rPr>
            <w:rFonts w:ascii="Heebo" w:eastAsia="Times New Roman" w:hAnsi="Heebo" w:cs="Heebo"/>
            <w:b/>
            <w:bCs/>
            <w:color w:val="FF0000"/>
            <w:kern w:val="0"/>
            <w:rtl/>
            <w14:ligatures w14:val="none"/>
            <w:rPrChange w:id="612" w:author="Edna Laufer Globus" w:date="2024-11-14T17:04:00Z">
              <w:rPr>
                <w:rFonts w:ascii="Heebo" w:eastAsia="Times New Roman" w:hAnsi="Heebo" w:cs="Heebo"/>
                <w:b/>
                <w:bCs/>
                <w:color w:val="000000" w:themeColor="text1"/>
                <w:kern w:val="0"/>
                <w:rtl/>
                <w14:ligatures w14:val="none"/>
              </w:rPr>
            </w:rPrChange>
          </w:rPr>
          <w:t xml:space="preserve"> </w:t>
        </w:r>
        <w:r w:rsidR="00B408C2" w:rsidRPr="00561E02">
          <w:rPr>
            <w:rFonts w:ascii="Heebo" w:eastAsia="Times New Roman" w:hAnsi="Heebo" w:cs="Heebo" w:hint="eastAsia"/>
            <w:b/>
            <w:bCs/>
            <w:color w:val="FF0000"/>
            <w:kern w:val="0"/>
            <w:rtl/>
            <w14:ligatures w14:val="none"/>
            <w:rPrChange w:id="613" w:author="Edna Laufer Globus" w:date="2024-11-14T17:04:00Z">
              <w:rPr>
                <w:rFonts w:ascii="Heebo" w:eastAsia="Times New Roman" w:hAnsi="Heebo" w:cs="Heebo" w:hint="eastAsia"/>
                <w:b/>
                <w:bCs/>
                <w:color w:val="000000" w:themeColor="text1"/>
                <w:kern w:val="0"/>
                <w:rtl/>
                <w14:ligatures w14:val="none"/>
              </w:rPr>
            </w:rPrChange>
          </w:rPr>
          <w:t>קבוצה</w:t>
        </w:r>
      </w:ins>
      <w:ins w:id="614" w:author="Edna Laufer Globus" w:date="2024-11-14T16:58:00Z">
        <w:r w:rsidR="005B28DC" w:rsidRPr="00561E02">
          <w:rPr>
            <w:rFonts w:ascii="Heebo" w:eastAsia="Times New Roman" w:hAnsi="Heebo" w:cs="Heebo"/>
            <w:b/>
            <w:bCs/>
            <w:color w:val="FF0000"/>
            <w:kern w:val="0"/>
            <w:rtl/>
            <w14:ligatures w14:val="none"/>
            <w:rPrChange w:id="615" w:author="Edna Laufer Globus" w:date="2024-11-14T17:04:00Z">
              <w:rPr>
                <w:rFonts w:ascii="Heebo" w:eastAsia="Times New Roman" w:hAnsi="Heebo" w:cs="Heebo"/>
                <w:b/>
                <w:bCs/>
                <w:color w:val="000000" w:themeColor="text1"/>
                <w:kern w:val="0"/>
                <w:rtl/>
                <w14:ligatures w14:val="none"/>
              </w:rPr>
            </w:rPrChange>
          </w:rPr>
          <w:t xml:space="preserve"> </w:t>
        </w:r>
        <w:r w:rsidR="005B28DC" w:rsidRPr="00561E02">
          <w:rPr>
            <w:rFonts w:ascii="Heebo" w:eastAsia="Times New Roman" w:hAnsi="Heebo" w:cs="Heebo" w:hint="eastAsia"/>
            <w:b/>
            <w:bCs/>
            <w:color w:val="FF0000"/>
            <w:kern w:val="0"/>
            <w:rtl/>
            <w14:ligatures w14:val="none"/>
            <w:rPrChange w:id="616" w:author="Edna Laufer Globus" w:date="2024-11-14T17:04:00Z">
              <w:rPr>
                <w:rFonts w:ascii="Heebo" w:eastAsia="Times New Roman" w:hAnsi="Heebo" w:cs="Heebo" w:hint="eastAsia"/>
                <w:b/>
                <w:bCs/>
                <w:color w:val="000000" w:themeColor="text1"/>
                <w:kern w:val="0"/>
                <w:rtl/>
                <w14:ligatures w14:val="none"/>
              </w:rPr>
            </w:rPrChange>
          </w:rPr>
          <w:t>למליאה</w:t>
        </w:r>
      </w:ins>
      <w:ins w:id="617" w:author="Edna Laufer Globus" w:date="2024-11-14T16:57:00Z">
        <w:r w:rsidR="00B408C2" w:rsidRPr="00561E02">
          <w:rPr>
            <w:rFonts w:ascii="Heebo" w:eastAsia="Times New Roman" w:hAnsi="Heebo" w:cs="Heebo"/>
            <w:b/>
            <w:bCs/>
            <w:color w:val="FF0000"/>
            <w:kern w:val="0"/>
            <w:rtl/>
            <w14:ligatures w14:val="none"/>
            <w:rPrChange w:id="618" w:author="Edna Laufer Globus" w:date="2024-11-14T17:04:00Z">
              <w:rPr>
                <w:rFonts w:ascii="Heebo" w:eastAsia="Times New Roman" w:hAnsi="Heebo" w:cs="Heebo"/>
                <w:b/>
                <w:bCs/>
                <w:color w:val="000000" w:themeColor="text1"/>
                <w:kern w:val="0"/>
                <w:rtl/>
                <w14:ligatures w14:val="none"/>
              </w:rPr>
            </w:rPrChange>
          </w:rPr>
          <w:t xml:space="preserve"> את </w:t>
        </w:r>
        <w:r w:rsidR="00B408C2" w:rsidRPr="00561E02">
          <w:rPr>
            <w:rFonts w:ascii="Heebo" w:eastAsia="Times New Roman" w:hAnsi="Heebo" w:cs="Heebo" w:hint="eastAsia"/>
            <w:b/>
            <w:bCs/>
            <w:color w:val="FF0000"/>
            <w:kern w:val="0"/>
            <w:rtl/>
            <w14:ligatures w14:val="none"/>
            <w:rPrChange w:id="619" w:author="Edna Laufer Globus" w:date="2024-11-14T17:04:00Z">
              <w:rPr>
                <w:rFonts w:ascii="Heebo" w:eastAsia="Times New Roman" w:hAnsi="Heebo" w:cs="Heebo" w:hint="eastAsia"/>
                <w:b/>
                <w:bCs/>
                <w:color w:val="000000" w:themeColor="text1"/>
                <w:kern w:val="0"/>
                <w:rtl/>
                <w14:ligatures w14:val="none"/>
              </w:rPr>
            </w:rPrChange>
          </w:rPr>
          <w:t>הסיכום</w:t>
        </w:r>
        <w:r w:rsidR="00B408C2" w:rsidRPr="00561E02">
          <w:rPr>
            <w:rFonts w:ascii="Heebo" w:eastAsia="Times New Roman" w:hAnsi="Heebo" w:cs="Heebo"/>
            <w:b/>
            <w:bCs/>
            <w:color w:val="FF0000"/>
            <w:kern w:val="0"/>
            <w:rtl/>
            <w14:ligatures w14:val="none"/>
            <w:rPrChange w:id="620" w:author="Edna Laufer Globus" w:date="2024-11-14T17:04:00Z">
              <w:rPr>
                <w:rFonts w:ascii="Heebo" w:eastAsia="Times New Roman" w:hAnsi="Heebo" w:cs="Heebo"/>
                <w:b/>
                <w:bCs/>
                <w:color w:val="000000" w:themeColor="text1"/>
                <w:kern w:val="0"/>
                <w:rtl/>
                <w14:ligatures w14:val="none"/>
              </w:rPr>
            </w:rPrChange>
          </w:rPr>
          <w:t xml:space="preserve"> </w:t>
        </w:r>
        <w:r w:rsidR="00B408C2" w:rsidRPr="00561E02">
          <w:rPr>
            <w:rFonts w:ascii="Heebo" w:eastAsia="Times New Roman" w:hAnsi="Heebo" w:cs="Heebo" w:hint="eastAsia"/>
            <w:b/>
            <w:bCs/>
            <w:color w:val="FF0000"/>
            <w:kern w:val="0"/>
            <w:rtl/>
            <w14:ligatures w14:val="none"/>
            <w:rPrChange w:id="621" w:author="Edna Laufer Globus" w:date="2024-11-14T17:04:00Z">
              <w:rPr>
                <w:rFonts w:ascii="Heebo" w:eastAsia="Times New Roman" w:hAnsi="Heebo" w:cs="Heebo" w:hint="eastAsia"/>
                <w:b/>
                <w:bCs/>
                <w:color w:val="000000" w:themeColor="text1"/>
                <w:kern w:val="0"/>
                <w:rtl/>
                <w14:ligatures w14:val="none"/>
              </w:rPr>
            </w:rPrChange>
          </w:rPr>
          <w:t>והאינטגרציה</w:t>
        </w:r>
        <w:r w:rsidR="00B408C2" w:rsidRPr="00561E02">
          <w:rPr>
            <w:rFonts w:ascii="Heebo" w:eastAsia="Times New Roman" w:hAnsi="Heebo" w:cs="Heebo"/>
            <w:b/>
            <w:bCs/>
            <w:color w:val="FF0000"/>
            <w:kern w:val="0"/>
            <w:rtl/>
            <w14:ligatures w14:val="none"/>
            <w:rPrChange w:id="622" w:author="Edna Laufer Globus" w:date="2024-11-14T17:04:00Z">
              <w:rPr>
                <w:rFonts w:ascii="Heebo" w:eastAsia="Times New Roman" w:hAnsi="Heebo" w:cs="Heebo"/>
                <w:b/>
                <w:bCs/>
                <w:color w:val="000000" w:themeColor="text1"/>
                <w:kern w:val="0"/>
                <w:rtl/>
                <w14:ligatures w14:val="none"/>
              </w:rPr>
            </w:rPrChange>
          </w:rPr>
          <w:t xml:space="preserve"> </w:t>
        </w:r>
        <w:r w:rsidR="005B28DC" w:rsidRPr="00561E02">
          <w:rPr>
            <w:rFonts w:ascii="Heebo" w:eastAsia="Times New Roman" w:hAnsi="Heebo" w:cs="Heebo" w:hint="eastAsia"/>
            <w:b/>
            <w:bCs/>
            <w:color w:val="FF0000"/>
            <w:kern w:val="0"/>
            <w:rtl/>
            <w14:ligatures w14:val="none"/>
            <w:rPrChange w:id="623" w:author="Edna Laufer Globus" w:date="2024-11-14T17:04:00Z">
              <w:rPr>
                <w:rFonts w:ascii="Heebo" w:eastAsia="Times New Roman" w:hAnsi="Heebo" w:cs="Heebo" w:hint="eastAsia"/>
                <w:b/>
                <w:bCs/>
                <w:color w:val="000000" w:themeColor="text1"/>
                <w:kern w:val="0"/>
                <w:rtl/>
                <w14:ligatures w14:val="none"/>
              </w:rPr>
            </w:rPrChange>
          </w:rPr>
          <w:t>שהרכיבו</w:t>
        </w:r>
      </w:ins>
    </w:p>
    <w:p w14:paraId="6D88E376" w14:textId="77777777" w:rsidR="00561E02" w:rsidRDefault="00561E02" w:rsidP="00561E02">
      <w:pPr>
        <w:shd w:val="clear" w:color="auto" w:fill="FFFFFF"/>
        <w:bidi/>
        <w:spacing w:before="100" w:beforeAutospacing="1" w:after="100" w:afterAutospacing="1"/>
        <w:ind w:left="-1080"/>
        <w:jc w:val="center"/>
        <w:rPr>
          <w:ins w:id="624" w:author="Edna Laufer Globus" w:date="2024-11-14T17:06:00Z"/>
          <w:rFonts w:ascii="Heebo" w:eastAsia="Times New Roman" w:hAnsi="Heebo" w:cs="Heebo"/>
          <w:b/>
          <w:bCs/>
          <w:color w:val="FF0000"/>
          <w:kern w:val="0"/>
          <w:rtl/>
          <w14:ligatures w14:val="none"/>
        </w:rPr>
      </w:pPr>
    </w:p>
    <w:p w14:paraId="7FD272DA" w14:textId="77777777" w:rsidR="00561E02" w:rsidRDefault="00561E02" w:rsidP="00561E02">
      <w:pPr>
        <w:shd w:val="clear" w:color="auto" w:fill="FFFFFF"/>
        <w:bidi/>
        <w:spacing w:before="100" w:beforeAutospacing="1" w:after="100" w:afterAutospacing="1"/>
        <w:ind w:left="-1080"/>
        <w:jc w:val="center"/>
        <w:rPr>
          <w:ins w:id="625" w:author="Edna Laufer Globus" w:date="2024-11-14T17:06:00Z"/>
          <w:rFonts w:ascii="Heebo" w:eastAsia="Times New Roman" w:hAnsi="Heebo" w:cs="Heebo"/>
          <w:b/>
          <w:bCs/>
          <w:color w:val="FF0000"/>
          <w:kern w:val="0"/>
          <w:rtl/>
          <w14:ligatures w14:val="none"/>
        </w:rPr>
      </w:pPr>
    </w:p>
    <w:p w14:paraId="6F441BE4" w14:textId="77777777" w:rsidR="00561E02" w:rsidRPr="007B0B33" w:rsidRDefault="00561E02" w:rsidP="007B0B33">
      <w:pPr>
        <w:shd w:val="clear" w:color="auto" w:fill="FFFFFF"/>
        <w:bidi/>
        <w:spacing w:before="100" w:beforeAutospacing="1" w:after="100" w:afterAutospacing="1"/>
        <w:ind w:left="-1080"/>
        <w:jc w:val="center"/>
        <w:rPr>
          <w:ins w:id="626" w:author="Edna Laufer Globus" w:date="2024-11-14T17:05:00Z"/>
          <w:rFonts w:ascii="Heebo" w:eastAsia="Times New Roman" w:hAnsi="Heebo" w:cs="Heebo"/>
          <w:b/>
          <w:bCs/>
          <w:color w:val="FF0000"/>
          <w:kern w:val="0"/>
          <w:rtl/>
          <w:lang w:val="en-US"/>
          <w14:ligatures w14:val="none"/>
          <w:rPrChange w:id="627" w:author="Edna Laufer Globus" w:date="2024-11-14T17:07:00Z">
            <w:rPr>
              <w:ins w:id="628" w:author="Edna Laufer Globus" w:date="2024-11-14T17:05:00Z"/>
              <w:rFonts w:ascii="Heebo" w:eastAsia="Times New Roman" w:hAnsi="Heebo" w:cs="Heebo"/>
              <w:b/>
              <w:bCs/>
              <w:color w:val="FF0000"/>
              <w:kern w:val="0"/>
              <w:rtl/>
              <w14:ligatures w14:val="none"/>
            </w:rPr>
          </w:rPrChange>
        </w:rPr>
      </w:pPr>
    </w:p>
    <w:p w14:paraId="109A7049" w14:textId="4105E1C5" w:rsidR="00586A79" w:rsidRPr="00561E02" w:rsidRDefault="00561E02" w:rsidP="00561E02">
      <w:pPr>
        <w:shd w:val="clear" w:color="auto" w:fill="FFFFFF"/>
        <w:bidi/>
        <w:spacing w:before="100" w:beforeAutospacing="1" w:after="100" w:afterAutospacing="1"/>
        <w:ind w:left="-1080"/>
        <w:jc w:val="center"/>
        <w:rPr>
          <w:ins w:id="629" w:author="Edna Laufer Globus" w:date="2024-11-14T17:04:00Z"/>
          <w:rFonts w:ascii="Heebo" w:eastAsia="Times New Roman" w:hAnsi="Heebo" w:cs="Heebo"/>
          <w:b/>
          <w:bCs/>
          <w:color w:val="FF0000"/>
          <w:kern w:val="0"/>
          <w:rtl/>
          <w14:ligatures w14:val="none"/>
          <w:rPrChange w:id="630" w:author="Edna Laufer Globus" w:date="2024-11-14T17:04:00Z">
            <w:rPr>
              <w:ins w:id="631" w:author="Edna Laufer Globus" w:date="2024-11-14T17:04:00Z"/>
              <w:rFonts w:ascii="Heebo" w:eastAsia="Times New Roman" w:hAnsi="Heebo" w:cs="Heebo"/>
              <w:b/>
              <w:bCs/>
              <w:color w:val="000000" w:themeColor="text1"/>
              <w:kern w:val="0"/>
              <w:rtl/>
              <w14:ligatures w14:val="none"/>
            </w:rPr>
          </w:rPrChange>
        </w:rPr>
      </w:pPr>
      <w:ins w:id="632" w:author="Edna Laufer Globus" w:date="2024-11-14T17:06:00Z">
        <w:r>
          <w:rPr>
            <w:rFonts w:ascii="Heebo" w:eastAsia="Times New Roman" w:hAnsi="Heebo" w:cs="Heebo" w:hint="cs"/>
            <w:b/>
            <w:bCs/>
            <w:color w:val="FF0000"/>
            <w:kern w:val="0"/>
            <w:rtl/>
            <w14:ligatures w14:val="none"/>
          </w:rPr>
          <w:t xml:space="preserve">משוב </w:t>
        </w:r>
      </w:ins>
      <w:ins w:id="633" w:author="Edna Laufer Globus" w:date="2024-11-14T17:05:00Z">
        <w:r>
          <w:rPr>
            <w:rFonts w:ascii="Heebo" w:eastAsia="Times New Roman" w:hAnsi="Heebo" w:cs="Heebo" w:hint="cs"/>
            <w:b/>
            <w:bCs/>
            <w:color w:val="FF0000"/>
            <w:kern w:val="0"/>
            <w:rtl/>
            <w14:ligatures w14:val="none"/>
          </w:rPr>
          <w:t>סיכום</w:t>
        </w:r>
      </w:ins>
      <w:ins w:id="634" w:author="Edna Laufer Globus" w:date="2024-11-14T17:06:00Z">
        <w:r>
          <w:rPr>
            <w:rFonts w:ascii="Heebo" w:eastAsia="Times New Roman" w:hAnsi="Heebo" w:cs="Heebo" w:hint="cs"/>
            <w:b/>
            <w:bCs/>
            <w:color w:val="FF0000"/>
            <w:kern w:val="0"/>
            <w:rtl/>
            <w14:ligatures w14:val="none"/>
          </w:rPr>
          <w:t>, המשך צעדים</w:t>
        </w:r>
      </w:ins>
      <w:ins w:id="635" w:author="Edna Laufer Globus" w:date="2024-11-14T17:05:00Z">
        <w:r>
          <w:rPr>
            <w:rFonts w:ascii="Heebo" w:eastAsia="Times New Roman" w:hAnsi="Heebo" w:cs="Heebo" w:hint="cs"/>
            <w:b/>
            <w:bCs/>
            <w:color w:val="FF0000"/>
            <w:kern w:val="0"/>
            <w:rtl/>
            <w14:ligatures w14:val="none"/>
          </w:rPr>
          <w:t xml:space="preserve"> ו</w:t>
        </w:r>
      </w:ins>
      <w:ins w:id="636" w:author="Edna Laufer Globus" w:date="2024-11-14T17:06:00Z">
        <w:r>
          <w:rPr>
            <w:rFonts w:ascii="Heebo" w:eastAsia="Times New Roman" w:hAnsi="Heebo" w:cs="Heebo" w:hint="cs"/>
            <w:b/>
            <w:bCs/>
            <w:color w:val="FF0000"/>
            <w:kern w:val="0"/>
            <w:rtl/>
            <w14:ligatures w14:val="none"/>
          </w:rPr>
          <w:t>תעדוף משימות</w:t>
        </w:r>
      </w:ins>
      <w:ins w:id="637" w:author="Edna Laufer Globus" w:date="2024-11-14T16:57:00Z">
        <w:r w:rsidR="005B28DC" w:rsidRPr="00561E02">
          <w:rPr>
            <w:rFonts w:ascii="Heebo" w:eastAsia="Times New Roman" w:hAnsi="Heebo" w:cs="Heebo"/>
            <w:b/>
            <w:bCs/>
            <w:color w:val="FF0000"/>
            <w:kern w:val="0"/>
            <w:rtl/>
            <w14:ligatures w14:val="none"/>
            <w:rPrChange w:id="638" w:author="Edna Laufer Globus" w:date="2024-11-14T17:04:00Z">
              <w:rPr>
                <w:rFonts w:ascii="Heebo" w:eastAsia="Times New Roman" w:hAnsi="Heebo" w:cs="Heebo"/>
                <w:b/>
                <w:bCs/>
                <w:color w:val="000000" w:themeColor="text1"/>
                <w:kern w:val="0"/>
                <w:rtl/>
                <w14:ligatures w14:val="none"/>
              </w:rPr>
            </w:rPrChange>
          </w:rPr>
          <w:t xml:space="preserve"> </w:t>
        </w:r>
      </w:ins>
    </w:p>
    <w:p w14:paraId="07CCC82F" w14:textId="77777777" w:rsidR="00561E02" w:rsidRDefault="00561E02" w:rsidP="00561E02">
      <w:pPr>
        <w:shd w:val="clear" w:color="auto" w:fill="FFFFFF"/>
        <w:bidi/>
        <w:spacing w:before="100" w:beforeAutospacing="1" w:after="100" w:afterAutospacing="1"/>
        <w:ind w:left="-1080"/>
        <w:jc w:val="center"/>
        <w:rPr>
          <w:ins w:id="639" w:author="Edna Laufer Globus" w:date="2024-11-14T17:04:00Z"/>
          <w:rFonts w:ascii="Heebo" w:eastAsia="Times New Roman" w:hAnsi="Heebo" w:cs="Heebo"/>
          <w:b/>
          <w:bCs/>
          <w:color w:val="000000" w:themeColor="text1"/>
          <w:kern w:val="0"/>
          <w:rtl/>
          <w14:ligatures w14:val="none"/>
        </w:rPr>
      </w:pPr>
    </w:p>
    <w:p w14:paraId="42D81D42" w14:textId="77777777" w:rsidR="00561E02" w:rsidRPr="00E10B03" w:rsidRDefault="00561E02">
      <w:pPr>
        <w:shd w:val="clear" w:color="auto" w:fill="FFFFFF"/>
        <w:bidi/>
        <w:spacing w:before="100" w:beforeAutospacing="1" w:after="100" w:afterAutospacing="1"/>
        <w:ind w:left="-1080"/>
        <w:jc w:val="center"/>
        <w:rPr>
          <w:rFonts w:ascii="Heebo" w:eastAsia="Times New Roman" w:hAnsi="Heebo" w:cs="Heebo"/>
          <w:color w:val="000000"/>
          <w:kern w:val="0"/>
          <w14:ligatures w14:val="none"/>
        </w:rPr>
        <w:pPrChange w:id="640" w:author="Edna Laufer Globus" w:date="2024-11-14T17:04:00Z">
          <w:pPr>
            <w:shd w:val="clear" w:color="auto" w:fill="FFFFFF"/>
            <w:bidi/>
            <w:spacing w:before="100" w:beforeAutospacing="1" w:after="100" w:afterAutospacing="1"/>
            <w:ind w:left="-1080"/>
          </w:pPr>
        </w:pPrChange>
      </w:pPr>
    </w:p>
    <w:sectPr w:rsidR="00561E02" w:rsidRPr="00E10B03" w:rsidSect="00F4682F">
      <w:pgSz w:w="11906" w:h="16838"/>
      <w:pgMar w:top="1440" w:right="1080" w:bottom="1440" w:left="108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10" w:author="Keren Shaked" w:date="2024-11-13T20:35:00Z" w:initials="KS">
    <w:p w14:paraId="3C6CD61E" w14:textId="77777777" w:rsidR="00E84888" w:rsidRDefault="00E84888" w:rsidP="00E84888">
      <w:pPr>
        <w:pStyle w:val="a8"/>
      </w:pPr>
      <w:r>
        <w:rPr>
          <w:rStyle w:val="a7"/>
        </w:rPr>
        <w:annotationRef/>
      </w:r>
      <w:r>
        <w:rPr>
          <w:rFonts w:hint="eastAsia"/>
          <w:rtl/>
        </w:rPr>
        <w:t>תובנות</w:t>
      </w:r>
      <w:r>
        <w:rPr>
          <w:rtl/>
        </w:rPr>
        <w:t xml:space="preserve"> כלליות שלי לגבי ההנחיה: יש פה כמה שלבים שבכל אחד מהם צריך להכין טבלאות ואז שוב משתמשים בטבלה אבל בונים בצורה אחרת. זה יכול להיות מאוד מייגע. אנחנו צריכים לתת להם לעבוד כמה שיותר עם פוסט איט ורק בסוף שיכניסו לטבלה אחת מסכמת</w:t>
      </w:r>
    </w:p>
  </w:comment>
  <w:comment w:id="111" w:author="Edna Laufer Globus" w:date="2024-11-14T10:21:00Z" w:initials="EL">
    <w:p w14:paraId="7D2AAAC9" w14:textId="77777777" w:rsidR="00AD5DE6" w:rsidRDefault="00AD5DE6" w:rsidP="00AD5DE6">
      <w:r>
        <w:rPr>
          <w:rStyle w:val="a7"/>
        </w:rPr>
        <w:annotationRef/>
      </w:r>
      <w:r>
        <w:rPr>
          <w:color w:val="000000"/>
          <w:sz w:val="20"/>
          <w:szCs w:val="20"/>
          <w:rtl/>
        </w:rPr>
        <w:t>צריכות</w:t>
      </w:r>
      <w:r>
        <w:rPr>
          <w:color w:val="000000"/>
          <w:sz w:val="20"/>
          <w:szCs w:val="20"/>
        </w:rPr>
        <w:t xml:space="preserve"> </w:t>
      </w:r>
      <w:r>
        <w:rPr>
          <w:color w:val="000000"/>
          <w:sz w:val="20"/>
          <w:szCs w:val="20"/>
          <w:rtl/>
        </w:rPr>
        <w:t>לדבר</w:t>
      </w:r>
      <w:r>
        <w:rPr>
          <w:color w:val="000000"/>
          <w:sz w:val="20"/>
          <w:szCs w:val="20"/>
        </w:rPr>
        <w:t xml:space="preserve"> </w:t>
      </w:r>
      <w:r>
        <w:rPr>
          <w:color w:val="000000"/>
          <w:sz w:val="20"/>
          <w:szCs w:val="20"/>
          <w:rtl/>
        </w:rPr>
        <w:t>ולתכנן</w:t>
      </w:r>
      <w:r>
        <w:rPr>
          <w:color w:val="000000"/>
          <w:sz w:val="20"/>
          <w:szCs w:val="20"/>
        </w:rPr>
        <w:t xml:space="preserve"> </w:t>
      </w:r>
      <w:r>
        <w:rPr>
          <w:color w:val="000000"/>
          <w:sz w:val="20"/>
          <w:szCs w:val="20"/>
          <w:rtl/>
        </w:rPr>
        <w:t>מהם</w:t>
      </w:r>
      <w:r>
        <w:rPr>
          <w:color w:val="000000"/>
          <w:sz w:val="20"/>
          <w:szCs w:val="20"/>
        </w:rPr>
        <w:t xml:space="preserve"> </w:t>
      </w:r>
      <w:r>
        <w:rPr>
          <w:color w:val="000000"/>
          <w:sz w:val="20"/>
          <w:szCs w:val="20"/>
          <w:rtl/>
        </w:rPr>
        <w:t>הכלים</w:t>
      </w:r>
      <w:r>
        <w:rPr>
          <w:color w:val="000000"/>
          <w:sz w:val="20"/>
          <w:szCs w:val="20"/>
        </w:rPr>
        <w:t xml:space="preserve"> </w:t>
      </w:r>
      <w:r>
        <w:rPr>
          <w:color w:val="000000"/>
          <w:sz w:val="20"/>
          <w:szCs w:val="20"/>
          <w:rtl/>
        </w:rPr>
        <w:t>שאחנו</w:t>
      </w:r>
      <w:r>
        <w:rPr>
          <w:color w:val="000000"/>
          <w:sz w:val="20"/>
          <w:szCs w:val="20"/>
        </w:rPr>
        <w:t xml:space="preserve"> </w:t>
      </w:r>
      <w:r>
        <w:rPr>
          <w:color w:val="000000"/>
          <w:sz w:val="20"/>
          <w:szCs w:val="20"/>
          <w:rtl/>
        </w:rPr>
        <w:t>נותנים</w:t>
      </w:r>
      <w:r>
        <w:rPr>
          <w:color w:val="000000"/>
          <w:sz w:val="20"/>
          <w:szCs w:val="20"/>
        </w:rPr>
        <w:t xml:space="preserve"> </w:t>
      </w:r>
      <w:r>
        <w:rPr>
          <w:color w:val="000000"/>
          <w:sz w:val="20"/>
          <w:szCs w:val="20"/>
          <w:rtl/>
        </w:rPr>
        <w:t>להם</w:t>
      </w:r>
      <w:r>
        <w:rPr>
          <w:color w:val="000000"/>
          <w:sz w:val="20"/>
          <w:szCs w:val="20"/>
        </w:rPr>
        <w:t xml:space="preserve"> </w:t>
      </w:r>
      <w:r>
        <w:rPr>
          <w:color w:val="000000"/>
          <w:sz w:val="20"/>
          <w:szCs w:val="20"/>
          <w:rtl/>
        </w:rPr>
        <w:t>לעבוד איתם, אפשר לעצב גליון שמכיל 2-3 שלבים על אותו הגליון, דורש הכנה תכנון ואולי הדפסה</w:t>
      </w:r>
    </w:p>
  </w:comment>
  <w:comment w:id="477" w:author="Keren Shaked" w:date="2024-11-13T20:22:00Z" w:initials="KS">
    <w:p w14:paraId="29B5A379" w14:textId="359742AF" w:rsidR="00F627D9" w:rsidRDefault="00F627D9" w:rsidP="00F627D9">
      <w:pPr>
        <w:pStyle w:val="a8"/>
      </w:pPr>
      <w:r>
        <w:rPr>
          <w:rStyle w:val="a7"/>
        </w:rPr>
        <w:annotationRef/>
      </w:r>
      <w:r>
        <w:rPr>
          <w:rFonts w:hint="eastAsia"/>
          <w:rtl/>
        </w:rPr>
        <w:t>לדעתי</w:t>
      </w:r>
      <w:r>
        <w:rPr>
          <w:rtl/>
        </w:rPr>
        <w:t xml:space="preserve"> על זה כדאי לוותר ובמקום זה לעשות את מסע הלקוח. שניהם ביחד לא ייכנסו</w:t>
      </w:r>
    </w:p>
  </w:comment>
  <w:comment w:id="478" w:author="אביעד יצחקי" w:date="2024-11-14T22:21:00Z" w:initials="אי">
    <w:p w14:paraId="25F57E92" w14:textId="5909F296" w:rsidR="000F39DC" w:rsidRDefault="000F39DC">
      <w:pPr>
        <w:pStyle w:val="a8"/>
      </w:pPr>
      <w:r>
        <w:rPr>
          <w:rStyle w:val="a7"/>
        </w:rPr>
        <w:annotationRef/>
      </w:r>
      <w:r>
        <w:rPr>
          <w:rFonts w:hint="cs"/>
          <w:rtl/>
        </w:rPr>
        <w:t>הוסכם (יכול להיכנס במשימות להמשך)</w:t>
      </w:r>
    </w:p>
  </w:comment>
  <w:comment w:id="509" w:author="Edna Laufer Globus" w:date="2024-11-14T10:33:00Z" w:initials="EL">
    <w:p w14:paraId="6E3A26AD" w14:textId="77777777" w:rsidR="002F7A08" w:rsidRDefault="002F7A08" w:rsidP="002F7A08">
      <w:r>
        <w:rPr>
          <w:rStyle w:val="a7"/>
        </w:rPr>
        <w:annotationRef/>
      </w:r>
      <w:r>
        <w:rPr>
          <w:color w:val="000000"/>
          <w:sz w:val="20"/>
          <w:szCs w:val="20"/>
          <w:rtl/>
        </w:rPr>
        <w:t>אנחנו</w:t>
      </w:r>
      <w:r>
        <w:rPr>
          <w:color w:val="000000"/>
          <w:sz w:val="20"/>
          <w:szCs w:val="20"/>
        </w:rPr>
        <w:t xml:space="preserve"> </w:t>
      </w:r>
      <w:r>
        <w:rPr>
          <w:color w:val="000000"/>
          <w:sz w:val="20"/>
          <w:szCs w:val="20"/>
          <w:rtl/>
        </w:rPr>
        <w:t>חייבות</w:t>
      </w:r>
      <w:r>
        <w:rPr>
          <w:color w:val="000000"/>
          <w:sz w:val="20"/>
          <w:szCs w:val="20"/>
        </w:rPr>
        <w:t xml:space="preserve"> </w:t>
      </w:r>
      <w:r>
        <w:rPr>
          <w:color w:val="000000"/>
          <w:sz w:val="20"/>
          <w:szCs w:val="20"/>
          <w:rtl/>
        </w:rPr>
        <w:t>לתכנן</w:t>
      </w:r>
      <w:r>
        <w:rPr>
          <w:color w:val="000000"/>
          <w:sz w:val="20"/>
          <w:szCs w:val="20"/>
        </w:rPr>
        <w:t xml:space="preserve"> </w:t>
      </w:r>
      <w:r>
        <w:rPr>
          <w:color w:val="000000"/>
          <w:sz w:val="20"/>
          <w:szCs w:val="20"/>
          <w:rtl/>
        </w:rPr>
        <w:t>את</w:t>
      </w:r>
      <w:r>
        <w:rPr>
          <w:color w:val="000000"/>
          <w:sz w:val="20"/>
          <w:szCs w:val="20"/>
        </w:rPr>
        <w:t xml:space="preserve"> </w:t>
      </w:r>
      <w:r>
        <w:rPr>
          <w:color w:val="000000"/>
          <w:sz w:val="20"/>
          <w:szCs w:val="20"/>
          <w:rtl/>
        </w:rPr>
        <w:t>ענין</w:t>
      </w:r>
      <w:r>
        <w:rPr>
          <w:color w:val="000000"/>
          <w:sz w:val="20"/>
          <w:szCs w:val="20"/>
        </w:rPr>
        <w:t xml:space="preserve"> </w:t>
      </w:r>
      <w:r>
        <w:rPr>
          <w:color w:val="000000"/>
          <w:sz w:val="20"/>
          <w:szCs w:val="20"/>
          <w:rtl/>
        </w:rPr>
        <w:t>הכלים</w:t>
      </w:r>
      <w:r>
        <w:rPr>
          <w:color w:val="000000"/>
          <w:sz w:val="20"/>
          <w:szCs w:val="20"/>
        </w:rPr>
        <w:t xml:space="preserve"> </w:t>
      </w:r>
      <w:r>
        <w:rPr>
          <w:color w:val="000000"/>
          <w:sz w:val="20"/>
          <w:szCs w:val="20"/>
          <w:rtl/>
        </w:rPr>
        <w:t>והגליונות איתם הם יעבדו בכל שלב בקבוצות</w:t>
      </w:r>
    </w:p>
  </w:comment>
  <w:comment w:id="510" w:author="Keren Shaked" w:date="2024-11-13T20:28:00Z" w:initials="KS">
    <w:p w14:paraId="70611268" w14:textId="5D629C97" w:rsidR="00F627D9" w:rsidRDefault="00F627D9" w:rsidP="00F627D9">
      <w:pPr>
        <w:pStyle w:val="a8"/>
      </w:pPr>
      <w:r>
        <w:rPr>
          <w:rStyle w:val="a7"/>
        </w:rPr>
        <w:annotationRef/>
      </w:r>
      <w:r>
        <w:rPr>
          <w:rFonts w:hint="eastAsia"/>
          <w:rtl/>
        </w:rPr>
        <w:t>ראי</w:t>
      </w:r>
      <w:r>
        <w:rPr>
          <w:rtl/>
        </w:rPr>
        <w:t xml:space="preserve"> מה כתבתי לגבי תמריצים</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C6CD61E" w15:done="0"/>
  <w15:commentEx w15:paraId="7D2AAAC9" w15:paraIdParent="3C6CD61E" w15:done="0"/>
  <w15:commentEx w15:paraId="29B5A379" w15:done="0"/>
  <w15:commentEx w15:paraId="25F57E92" w15:paraIdParent="29B5A379" w15:done="0"/>
  <w15:commentEx w15:paraId="6E3A26AD" w15:done="0"/>
  <w15:commentEx w15:paraId="706112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F38A2A4" w16cex:dateUtc="2024-11-13T18:35:00Z"/>
  <w16cex:commentExtensible w16cex:durableId="7D32940A" w16cex:dateUtc="2024-11-14T08:21:00Z"/>
  <w16cex:commentExtensible w16cex:durableId="1BCEE6E6" w16cex:dateUtc="2024-11-13T18:22:00Z"/>
  <w16cex:commentExtensible w16cex:durableId="17AD7AE3" w16cex:dateUtc="2024-11-14T08:33:00Z"/>
  <w16cex:commentExtensible w16cex:durableId="159CA31C" w16cex:dateUtc="2024-11-13T18:28:00Z">
    <w16cex:extLst>
      <w16:ext w16:uri="{CE6994B0-6A32-4C9F-8C6B-6E91EDA988CE}">
        <cr:reactions xmlns:cr="http://schemas.microsoft.com/office/comments/2020/reactions">
          <cr:reaction reactionType="1">
            <cr:reactionInfo dateUtc="2024-11-14T08:30:04Z">
              <cr:user userId="ebe482f4d6fd8d69" userProvider="Windows Live" userName="Edna Laufer Globus"/>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C6CD61E" w16cid:durableId="4F38A2A4"/>
  <w16cid:commentId w16cid:paraId="7D2AAAC9" w16cid:durableId="7D32940A"/>
  <w16cid:commentId w16cid:paraId="29B5A379" w16cid:durableId="1BCEE6E6"/>
  <w16cid:commentId w16cid:paraId="6E3A26AD" w16cid:durableId="17AD7AE3"/>
  <w16cid:commentId w16cid:paraId="70611268" w16cid:durableId="159CA31C"/>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2CF194" w14:textId="77777777" w:rsidR="00777422" w:rsidRDefault="00777422" w:rsidP="00B408C2">
      <w:r>
        <w:separator/>
      </w:r>
    </w:p>
  </w:endnote>
  <w:endnote w:type="continuationSeparator" w:id="0">
    <w:p w14:paraId="7A7FE29A" w14:textId="77777777" w:rsidR="00777422" w:rsidRDefault="00777422" w:rsidP="00B40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ebo">
    <w:altName w:val="Times New Roman"/>
    <w:charset w:val="B1"/>
    <w:family w:val="auto"/>
    <w:pitch w:val="variable"/>
    <w:sig w:usb0="00000000" w:usb1="40000043"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382212" w14:textId="77777777" w:rsidR="00777422" w:rsidRDefault="00777422" w:rsidP="00B408C2">
      <w:r>
        <w:separator/>
      </w:r>
    </w:p>
  </w:footnote>
  <w:footnote w:type="continuationSeparator" w:id="0">
    <w:p w14:paraId="452C9D28" w14:textId="77777777" w:rsidR="00777422" w:rsidRDefault="00777422" w:rsidP="00B408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F3A0D"/>
    <w:multiLevelType w:val="multilevel"/>
    <w:tmpl w:val="7962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14EF0"/>
    <w:multiLevelType w:val="multilevel"/>
    <w:tmpl w:val="369EB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C644E"/>
    <w:multiLevelType w:val="multilevel"/>
    <w:tmpl w:val="08061070"/>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A68B8"/>
    <w:multiLevelType w:val="multilevel"/>
    <w:tmpl w:val="60B6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B130B"/>
    <w:multiLevelType w:val="multilevel"/>
    <w:tmpl w:val="8E62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C0D44"/>
    <w:multiLevelType w:val="multilevel"/>
    <w:tmpl w:val="19DE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05E6E"/>
    <w:multiLevelType w:val="multilevel"/>
    <w:tmpl w:val="BC74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65FC2"/>
    <w:multiLevelType w:val="multilevel"/>
    <w:tmpl w:val="C58E4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CA5FB3"/>
    <w:multiLevelType w:val="multilevel"/>
    <w:tmpl w:val="5516A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513097"/>
    <w:multiLevelType w:val="multilevel"/>
    <w:tmpl w:val="A3846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23589"/>
    <w:multiLevelType w:val="multilevel"/>
    <w:tmpl w:val="F43E8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6747CE"/>
    <w:multiLevelType w:val="multilevel"/>
    <w:tmpl w:val="BC081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B7764F"/>
    <w:multiLevelType w:val="multilevel"/>
    <w:tmpl w:val="1B10B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850FEF"/>
    <w:multiLevelType w:val="multilevel"/>
    <w:tmpl w:val="D3CA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F145DD"/>
    <w:multiLevelType w:val="multilevel"/>
    <w:tmpl w:val="FF74C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927826"/>
    <w:multiLevelType w:val="multilevel"/>
    <w:tmpl w:val="50DC5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67370D"/>
    <w:multiLevelType w:val="multilevel"/>
    <w:tmpl w:val="7D1AC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111886"/>
    <w:multiLevelType w:val="multilevel"/>
    <w:tmpl w:val="F3B62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7845F1"/>
    <w:multiLevelType w:val="multilevel"/>
    <w:tmpl w:val="CD8E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91614B"/>
    <w:multiLevelType w:val="multilevel"/>
    <w:tmpl w:val="AB62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373DCB"/>
    <w:multiLevelType w:val="multilevel"/>
    <w:tmpl w:val="92F2B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56282D"/>
    <w:multiLevelType w:val="multilevel"/>
    <w:tmpl w:val="EAE4C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DB29EE"/>
    <w:multiLevelType w:val="hybridMultilevel"/>
    <w:tmpl w:val="4FF4C8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710357"/>
    <w:multiLevelType w:val="multilevel"/>
    <w:tmpl w:val="ABC88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E94864"/>
    <w:multiLevelType w:val="multilevel"/>
    <w:tmpl w:val="B1EA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DC22AF"/>
    <w:multiLevelType w:val="multilevel"/>
    <w:tmpl w:val="A5203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6C44E3"/>
    <w:multiLevelType w:val="multilevel"/>
    <w:tmpl w:val="0806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42138C"/>
    <w:multiLevelType w:val="multilevel"/>
    <w:tmpl w:val="3A46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A24285"/>
    <w:multiLevelType w:val="multilevel"/>
    <w:tmpl w:val="4896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5"/>
  </w:num>
  <w:num w:numId="3">
    <w:abstractNumId w:val="11"/>
  </w:num>
  <w:num w:numId="4">
    <w:abstractNumId w:val="4"/>
  </w:num>
  <w:num w:numId="5">
    <w:abstractNumId w:val="13"/>
  </w:num>
  <w:num w:numId="6">
    <w:abstractNumId w:val="24"/>
  </w:num>
  <w:num w:numId="7">
    <w:abstractNumId w:val="7"/>
  </w:num>
  <w:num w:numId="8">
    <w:abstractNumId w:val="26"/>
  </w:num>
  <w:num w:numId="9">
    <w:abstractNumId w:val="18"/>
  </w:num>
  <w:num w:numId="10">
    <w:abstractNumId w:val="3"/>
  </w:num>
  <w:num w:numId="11">
    <w:abstractNumId w:val="17"/>
  </w:num>
  <w:num w:numId="12">
    <w:abstractNumId w:val="8"/>
  </w:num>
  <w:num w:numId="13">
    <w:abstractNumId w:val="2"/>
  </w:num>
  <w:num w:numId="14">
    <w:abstractNumId w:val="10"/>
  </w:num>
  <w:num w:numId="15">
    <w:abstractNumId w:val="1"/>
  </w:num>
  <w:num w:numId="16">
    <w:abstractNumId w:val="15"/>
  </w:num>
  <w:num w:numId="17">
    <w:abstractNumId w:val="25"/>
  </w:num>
  <w:num w:numId="18">
    <w:abstractNumId w:val="14"/>
  </w:num>
  <w:num w:numId="19">
    <w:abstractNumId w:val="20"/>
  </w:num>
  <w:num w:numId="20">
    <w:abstractNumId w:val="19"/>
  </w:num>
  <w:num w:numId="21">
    <w:abstractNumId w:val="28"/>
  </w:num>
  <w:num w:numId="22">
    <w:abstractNumId w:val="27"/>
  </w:num>
  <w:num w:numId="23">
    <w:abstractNumId w:val="0"/>
  </w:num>
  <w:num w:numId="24">
    <w:abstractNumId w:val="23"/>
  </w:num>
  <w:num w:numId="25">
    <w:abstractNumId w:val="22"/>
  </w:num>
  <w:num w:numId="26">
    <w:abstractNumId w:val="16"/>
  </w:num>
  <w:num w:numId="27">
    <w:abstractNumId w:val="9"/>
  </w:num>
  <w:num w:numId="28">
    <w:abstractNumId w:val="6"/>
  </w:num>
  <w:num w:numId="29">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dna Laufer Globus">
    <w15:presenceInfo w15:providerId="Windows Live" w15:userId="ebe482f4d6fd8d69"/>
  </w15:person>
  <w15:person w15:author="אביעד יצחקי">
    <w15:presenceInfo w15:providerId="AD" w15:userId="S-1-5-21-641946731-1502829466-943750798-70507"/>
  </w15:person>
  <w15:person w15:author="Keren Shaked">
    <w15:presenceInfo w15:providerId="AD" w15:userId="S::Keren.shaked@b-pro.pro::e04cebb6-68ad-49ec-b2ee-b32a76821e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651F"/>
    <w:rsid w:val="000F39DC"/>
    <w:rsid w:val="00137683"/>
    <w:rsid w:val="001560EB"/>
    <w:rsid w:val="00190571"/>
    <w:rsid w:val="001B4E25"/>
    <w:rsid w:val="001E1355"/>
    <w:rsid w:val="001F5AD1"/>
    <w:rsid w:val="002104A7"/>
    <w:rsid w:val="002272E0"/>
    <w:rsid w:val="00252316"/>
    <w:rsid w:val="00254A63"/>
    <w:rsid w:val="00283263"/>
    <w:rsid w:val="002F651F"/>
    <w:rsid w:val="002F7A08"/>
    <w:rsid w:val="00304F2F"/>
    <w:rsid w:val="003A3BEC"/>
    <w:rsid w:val="00404B08"/>
    <w:rsid w:val="004A787E"/>
    <w:rsid w:val="00561E02"/>
    <w:rsid w:val="00565ACC"/>
    <w:rsid w:val="00584A7B"/>
    <w:rsid w:val="00586A79"/>
    <w:rsid w:val="005B28DC"/>
    <w:rsid w:val="005D735B"/>
    <w:rsid w:val="00601949"/>
    <w:rsid w:val="00632655"/>
    <w:rsid w:val="00771F43"/>
    <w:rsid w:val="00777422"/>
    <w:rsid w:val="00786341"/>
    <w:rsid w:val="007B0B33"/>
    <w:rsid w:val="00822189"/>
    <w:rsid w:val="008236EC"/>
    <w:rsid w:val="00847259"/>
    <w:rsid w:val="008F4368"/>
    <w:rsid w:val="008F7ED4"/>
    <w:rsid w:val="009E64F9"/>
    <w:rsid w:val="00A26A42"/>
    <w:rsid w:val="00A477B6"/>
    <w:rsid w:val="00AB1161"/>
    <w:rsid w:val="00AD268F"/>
    <w:rsid w:val="00AD5DE6"/>
    <w:rsid w:val="00B408C2"/>
    <w:rsid w:val="00B90DDC"/>
    <w:rsid w:val="00C70215"/>
    <w:rsid w:val="00CA4BBB"/>
    <w:rsid w:val="00D536C1"/>
    <w:rsid w:val="00E10B03"/>
    <w:rsid w:val="00E84888"/>
    <w:rsid w:val="00EC3805"/>
    <w:rsid w:val="00ED62B8"/>
    <w:rsid w:val="00F23C5A"/>
    <w:rsid w:val="00F4682F"/>
    <w:rsid w:val="00F627D9"/>
    <w:rsid w:val="00F702EC"/>
    <w:rsid w:val="00FA0C77"/>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8C0D6"/>
  <w15:chartTrackingRefBased/>
  <w15:docId w15:val="{8FE5D78A-DBD1-684E-8FF4-7955EBFAB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eastAsia="en-US" w:bidi="he-IL"/>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1-1">
    <w:name w:val="List Table 1 Light Accent 1"/>
    <w:basedOn w:val="a1"/>
    <w:uiPriority w:val="46"/>
    <w:rsid w:val="008F7ED4"/>
    <w:rPr>
      <w:kern w:val="0"/>
      <w14:ligatures w14:val="none"/>
    </w:r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Style5">
    <w:name w:val="Style5"/>
    <w:basedOn w:val="a1"/>
    <w:uiPriority w:val="99"/>
    <w:rsid w:val="008F7ED4"/>
    <w:pPr>
      <w:jc w:val="center"/>
    </w:pPr>
    <w:rPr>
      <w:kern w:val="0"/>
      <w14:ligatures w14:val="none"/>
    </w:rPr>
    <w:tblPr/>
    <w:tcPr>
      <w:shd w:val="clear" w:color="auto" w:fill="C588B7"/>
      <w:vAlign w:val="center"/>
    </w:tcPr>
  </w:style>
  <w:style w:type="table" w:styleId="a3">
    <w:name w:val="Table Grid"/>
    <w:basedOn w:val="a1"/>
    <w:uiPriority w:val="39"/>
    <w:rsid w:val="00565A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D536C1"/>
    <w:pPr>
      <w:numPr>
        <w:numId w:val="13"/>
      </w:numPr>
    </w:pPr>
  </w:style>
  <w:style w:type="paragraph" w:styleId="a4">
    <w:name w:val="List Paragraph"/>
    <w:basedOn w:val="a"/>
    <w:uiPriority w:val="34"/>
    <w:qFormat/>
    <w:rsid w:val="00D536C1"/>
    <w:pPr>
      <w:ind w:left="720"/>
      <w:contextualSpacing/>
    </w:pPr>
  </w:style>
  <w:style w:type="table" w:styleId="a5">
    <w:name w:val="Grid Table Light"/>
    <w:basedOn w:val="a1"/>
    <w:uiPriority w:val="40"/>
    <w:rsid w:val="008236E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6">
    <w:name w:val="Revision"/>
    <w:hidden/>
    <w:uiPriority w:val="99"/>
    <w:semiHidden/>
    <w:rsid w:val="00AD268F"/>
  </w:style>
  <w:style w:type="character" w:styleId="a7">
    <w:name w:val="annotation reference"/>
    <w:basedOn w:val="a0"/>
    <w:uiPriority w:val="99"/>
    <w:semiHidden/>
    <w:unhideWhenUsed/>
    <w:rsid w:val="00AD268F"/>
    <w:rPr>
      <w:sz w:val="16"/>
      <w:szCs w:val="16"/>
    </w:rPr>
  </w:style>
  <w:style w:type="paragraph" w:styleId="a8">
    <w:name w:val="annotation text"/>
    <w:basedOn w:val="a"/>
    <w:link w:val="a9"/>
    <w:uiPriority w:val="99"/>
    <w:unhideWhenUsed/>
    <w:rsid w:val="00AD268F"/>
    <w:rPr>
      <w:sz w:val="20"/>
      <w:szCs w:val="20"/>
    </w:rPr>
  </w:style>
  <w:style w:type="character" w:customStyle="1" w:styleId="a9">
    <w:name w:val="טקסט הערה תו"/>
    <w:basedOn w:val="a0"/>
    <w:link w:val="a8"/>
    <w:uiPriority w:val="99"/>
    <w:rsid w:val="00AD268F"/>
    <w:rPr>
      <w:sz w:val="20"/>
      <w:szCs w:val="20"/>
    </w:rPr>
  </w:style>
  <w:style w:type="paragraph" w:styleId="aa">
    <w:name w:val="annotation subject"/>
    <w:basedOn w:val="a8"/>
    <w:next w:val="a8"/>
    <w:link w:val="ab"/>
    <w:uiPriority w:val="99"/>
    <w:semiHidden/>
    <w:unhideWhenUsed/>
    <w:rsid w:val="00AD268F"/>
    <w:rPr>
      <w:b/>
      <w:bCs/>
    </w:rPr>
  </w:style>
  <w:style w:type="character" w:customStyle="1" w:styleId="ab">
    <w:name w:val="נושא הערה תו"/>
    <w:basedOn w:val="a9"/>
    <w:link w:val="aa"/>
    <w:uiPriority w:val="99"/>
    <w:semiHidden/>
    <w:rsid w:val="00AD268F"/>
    <w:rPr>
      <w:b/>
      <w:bCs/>
      <w:sz w:val="20"/>
      <w:szCs w:val="20"/>
    </w:rPr>
  </w:style>
  <w:style w:type="paragraph" w:styleId="ac">
    <w:name w:val="header"/>
    <w:basedOn w:val="a"/>
    <w:link w:val="ad"/>
    <w:uiPriority w:val="99"/>
    <w:unhideWhenUsed/>
    <w:rsid w:val="00B408C2"/>
    <w:pPr>
      <w:tabs>
        <w:tab w:val="center" w:pos="4680"/>
        <w:tab w:val="right" w:pos="9360"/>
      </w:tabs>
    </w:pPr>
  </w:style>
  <w:style w:type="character" w:customStyle="1" w:styleId="ad">
    <w:name w:val="כותרת עליונה תו"/>
    <w:basedOn w:val="a0"/>
    <w:link w:val="ac"/>
    <w:uiPriority w:val="99"/>
    <w:rsid w:val="00B408C2"/>
  </w:style>
  <w:style w:type="paragraph" w:styleId="ae">
    <w:name w:val="footer"/>
    <w:basedOn w:val="a"/>
    <w:link w:val="af"/>
    <w:uiPriority w:val="99"/>
    <w:unhideWhenUsed/>
    <w:rsid w:val="00B408C2"/>
    <w:pPr>
      <w:tabs>
        <w:tab w:val="center" w:pos="4680"/>
        <w:tab w:val="right" w:pos="9360"/>
      </w:tabs>
    </w:pPr>
  </w:style>
  <w:style w:type="character" w:customStyle="1" w:styleId="af">
    <w:name w:val="כותרת תחתונה תו"/>
    <w:basedOn w:val="a0"/>
    <w:link w:val="ae"/>
    <w:uiPriority w:val="99"/>
    <w:rsid w:val="00B408C2"/>
  </w:style>
  <w:style w:type="paragraph" w:styleId="af0">
    <w:name w:val="Balloon Text"/>
    <w:basedOn w:val="a"/>
    <w:link w:val="af1"/>
    <w:uiPriority w:val="99"/>
    <w:semiHidden/>
    <w:unhideWhenUsed/>
    <w:rsid w:val="00ED62B8"/>
    <w:rPr>
      <w:rFonts w:ascii="Tahoma" w:hAnsi="Tahoma" w:cs="Tahoma"/>
      <w:sz w:val="18"/>
      <w:szCs w:val="18"/>
    </w:rPr>
  </w:style>
  <w:style w:type="character" w:customStyle="1" w:styleId="af1">
    <w:name w:val="טקסט בלונים תו"/>
    <w:basedOn w:val="a0"/>
    <w:link w:val="af0"/>
    <w:uiPriority w:val="99"/>
    <w:semiHidden/>
    <w:rsid w:val="00ED62B8"/>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9172885">
      <w:bodyDiv w:val="1"/>
      <w:marLeft w:val="0"/>
      <w:marRight w:val="0"/>
      <w:marTop w:val="0"/>
      <w:marBottom w:val="0"/>
      <w:divBdr>
        <w:top w:val="none" w:sz="0" w:space="0" w:color="auto"/>
        <w:left w:val="none" w:sz="0" w:space="0" w:color="auto"/>
        <w:bottom w:val="none" w:sz="0" w:space="0" w:color="auto"/>
        <w:right w:val="none" w:sz="0" w:space="0" w:color="auto"/>
      </w:divBdr>
    </w:div>
    <w:div w:id="752236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6/09/relationships/commentsIds" Target="commentsIds.xml"/><Relationship Id="rId3" Type="http://schemas.openxmlformats.org/officeDocument/2006/relationships/settings" Target="settings.xml"/><Relationship Id="rId7" Type="http://schemas.openxmlformats.org/officeDocument/2006/relationships/comments" Target="comments.xml"/><Relationship Id="rId12" Type="http://schemas.microsoft.com/office/2018/08/relationships/commentsExtensible" Target="commentsExtensi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1395</Words>
  <Characters>7190</Characters>
  <Application>Microsoft Office Word</Application>
  <DocSecurity>4</DocSecurity>
  <Lines>262</Lines>
  <Paragraphs>164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Edna Laufer Globus</dc:creator>
  <cp:keywords/>
  <dc:description/>
  <cp:lastModifiedBy>אביעד יצחקי</cp:lastModifiedBy>
  <cp:revision>2</cp:revision>
  <dcterms:created xsi:type="dcterms:W3CDTF">2024-11-14T20:23:00Z</dcterms:created>
  <dcterms:modified xsi:type="dcterms:W3CDTF">2024-11-14T20:23:00Z</dcterms:modified>
</cp:coreProperties>
</file>