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F8ECA" w14:textId="77777777" w:rsidR="00A97631" w:rsidRPr="00FE40D0" w:rsidRDefault="00A97631" w:rsidP="00A97631">
      <w:pPr>
        <w:pStyle w:val="FEN"/>
        <w:jc w:val="center"/>
        <w:rPr>
          <w:b w:val="0"/>
          <w:bCs/>
          <w:rtl/>
        </w:rPr>
      </w:pPr>
      <w:r>
        <w:rPr>
          <w:noProof/>
          <w:lang w:eastAsia="en-US"/>
        </w:rPr>
        <w:drawing>
          <wp:inline distT="0" distB="0" distL="0" distR="0" wp14:anchorId="05FB8FB6" wp14:editId="1EC4F79C">
            <wp:extent cx="590550" cy="590550"/>
            <wp:effectExtent l="0" t="0" r="0"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7">
                      <a:extLst>
                        <a:ext uri="{28A0092B-C50C-407E-A947-70E740481C1C}">
                          <a14:useLocalDpi xmlns:a14="http://schemas.microsoft.com/office/drawing/2010/main" val="0"/>
                        </a:ext>
                      </a:extLst>
                    </a:blip>
                    <a:stretch>
                      <a:fillRect/>
                    </a:stretch>
                  </pic:blipFill>
                  <pic:spPr>
                    <a:xfrm>
                      <a:off x="0" y="0"/>
                      <a:ext cx="590550" cy="590550"/>
                    </a:xfrm>
                    <a:prstGeom prst="rect">
                      <a:avLst/>
                    </a:prstGeom>
                  </pic:spPr>
                </pic:pic>
              </a:graphicData>
            </a:graphic>
          </wp:inline>
        </w:drawing>
      </w:r>
    </w:p>
    <w:p w14:paraId="4E459E25" w14:textId="77777777" w:rsidR="00A97631" w:rsidRPr="00FE40D0" w:rsidRDefault="00A97631" w:rsidP="00A97631">
      <w:pPr>
        <w:pStyle w:val="FEN"/>
        <w:jc w:val="center"/>
        <w:rPr>
          <w:b w:val="0"/>
          <w:bCs/>
          <w:rtl/>
        </w:rPr>
      </w:pPr>
      <w:r w:rsidRPr="00FE40D0">
        <w:rPr>
          <w:b w:val="0"/>
          <w:bCs/>
          <w:rtl/>
        </w:rPr>
        <w:t>המוסד לביטוח לאומי</w:t>
      </w:r>
    </w:p>
    <w:p w14:paraId="5FD0C536" w14:textId="77777777" w:rsidR="00A97631" w:rsidRPr="00FE40D0" w:rsidRDefault="00A97631" w:rsidP="00A97631">
      <w:pPr>
        <w:pStyle w:val="FEN"/>
        <w:jc w:val="center"/>
        <w:rPr>
          <w:b w:val="0"/>
          <w:bCs/>
          <w:rtl/>
        </w:rPr>
      </w:pPr>
      <w:r w:rsidRPr="00FE40D0">
        <w:rPr>
          <w:b w:val="0"/>
          <w:bCs/>
          <w:rtl/>
        </w:rPr>
        <w:fldChar w:fldCharType="begin"/>
      </w:r>
      <w:r w:rsidRPr="00FE40D0">
        <w:rPr>
          <w:b w:val="0"/>
          <w:bCs/>
        </w:rPr>
        <w:instrText xml:space="preserve"> IF </w:instrText>
      </w:r>
      <w:r w:rsidRPr="00FE40D0">
        <w:rPr>
          <w:b w:val="0"/>
          <w:bCs/>
        </w:rPr>
        <w:fldChar w:fldCharType="begin"/>
      </w:r>
      <w:r w:rsidRPr="00FE40D0">
        <w:rPr>
          <w:b w:val="0"/>
          <w:bCs/>
        </w:rPr>
        <w:instrText xml:space="preserve"> MERGEFIELD </w:instrText>
      </w:r>
      <w:r w:rsidRPr="00FE40D0">
        <w:rPr>
          <w:b w:val="0"/>
          <w:bCs/>
          <w:rtl/>
        </w:rPr>
        <w:instrText>שם_לשכה</w:instrText>
      </w:r>
      <w:r w:rsidRPr="00FE40D0">
        <w:rPr>
          <w:b w:val="0"/>
          <w:bCs/>
        </w:rPr>
        <w:instrText xml:space="preserve"> </w:instrText>
      </w:r>
      <w:r w:rsidRPr="00FE40D0">
        <w:rPr>
          <w:b w:val="0"/>
          <w:bCs/>
        </w:rPr>
        <w:fldChar w:fldCharType="separate"/>
      </w:r>
      <w:r w:rsidRPr="00FE40D0">
        <w:rPr>
          <w:b w:val="0"/>
          <w:bCs/>
          <w:noProof/>
          <w:rtl/>
        </w:rPr>
        <w:instrText>תל אביב</w:instrText>
      </w:r>
      <w:r w:rsidRPr="00FE40D0">
        <w:rPr>
          <w:b w:val="0"/>
          <w:bCs/>
        </w:rPr>
        <w:fldChar w:fldCharType="end"/>
      </w:r>
      <w:r w:rsidRPr="00FE40D0">
        <w:rPr>
          <w:b w:val="0"/>
          <w:bCs/>
        </w:rPr>
        <w:instrText xml:space="preserve"> = "</w:instrText>
      </w:r>
      <w:r w:rsidRPr="00FE40D0">
        <w:rPr>
          <w:b w:val="0"/>
          <w:bCs/>
          <w:rtl/>
        </w:rPr>
        <w:instrText xml:space="preserve">יפו" "" "הלשכה המשפטית" </w:instrText>
      </w:r>
      <w:r w:rsidRPr="00FE40D0">
        <w:rPr>
          <w:b w:val="0"/>
          <w:bCs/>
          <w:rtl/>
        </w:rPr>
        <w:fldChar w:fldCharType="separate"/>
      </w:r>
      <w:r w:rsidRPr="00FE40D0">
        <w:rPr>
          <w:b w:val="0"/>
          <w:bCs/>
          <w:noProof/>
          <w:rtl/>
        </w:rPr>
        <w:t>הלשכה המשפטית</w:t>
      </w:r>
      <w:r w:rsidRPr="00FE40D0">
        <w:rPr>
          <w:b w:val="0"/>
          <w:bCs/>
          <w:rtl/>
        </w:rPr>
        <w:fldChar w:fldCharType="end"/>
      </w:r>
    </w:p>
    <w:p w14:paraId="672A854D" w14:textId="77777777" w:rsidR="00A97631" w:rsidRPr="00EE1B28" w:rsidRDefault="00A97631" w:rsidP="00A97631">
      <w:pPr>
        <w:pStyle w:val="FEN"/>
        <w:jc w:val="center"/>
        <w:rPr>
          <w:rStyle w:val="a3"/>
          <w:rtl/>
        </w:rPr>
      </w:pPr>
    </w:p>
    <w:tbl>
      <w:tblPr>
        <w:bidiVisual/>
        <w:tblW w:w="9781" w:type="dxa"/>
        <w:tblInd w:w="-657" w:type="dxa"/>
        <w:tblLayout w:type="fixed"/>
        <w:tblLook w:val="04A0" w:firstRow="1" w:lastRow="0" w:firstColumn="1" w:lastColumn="0" w:noHBand="0" w:noVBand="1"/>
      </w:tblPr>
      <w:tblGrid>
        <w:gridCol w:w="7655"/>
        <w:gridCol w:w="2126"/>
      </w:tblGrid>
      <w:tr w:rsidR="00A97631" w14:paraId="373895C4" w14:textId="77777777" w:rsidTr="00A97631">
        <w:tc>
          <w:tcPr>
            <w:tcW w:w="7655" w:type="dxa"/>
          </w:tcPr>
          <w:p w14:paraId="6548CF42" w14:textId="4BE6AC6B" w:rsidR="00A97631" w:rsidRDefault="00CC6757" w:rsidP="00B31AAF">
            <w:pPr>
              <w:rPr>
                <w:rStyle w:val="a3"/>
                <w:rtl/>
              </w:rPr>
            </w:pPr>
            <w:r>
              <w:rPr>
                <w:rStyle w:val="a3"/>
              </w:rPr>
              <w:t xml:space="preserve"> 19</w:t>
            </w:r>
            <w:r w:rsidR="00A97631">
              <w:rPr>
                <w:rStyle w:val="a3"/>
              </w:rPr>
              <w:t xml:space="preserve"> </w:t>
            </w:r>
            <w:r w:rsidR="00A97631">
              <w:rPr>
                <w:rStyle w:val="a3"/>
                <w:rFonts w:hint="cs"/>
                <w:rtl/>
              </w:rPr>
              <w:t>נובמבר</w:t>
            </w:r>
            <w:r w:rsidR="00A97631">
              <w:rPr>
                <w:rStyle w:val="a3"/>
                <w:rtl/>
              </w:rPr>
              <w:t xml:space="preserve"> </w:t>
            </w:r>
            <w:r w:rsidR="00A97631">
              <w:rPr>
                <w:rStyle w:val="a3"/>
              </w:rPr>
              <w:t xml:space="preserve">2024 </w:t>
            </w:r>
          </w:p>
          <w:p w14:paraId="35441395" w14:textId="526E1187" w:rsidR="00A97631" w:rsidRDefault="00A97631" w:rsidP="00B31AAF">
            <w:pPr>
              <w:tabs>
                <w:tab w:val="right" w:pos="918"/>
              </w:tabs>
              <w:rPr>
                <w:rFonts w:asciiTheme="minorHAnsi" w:hAnsiTheme="minorHAnsi"/>
                <w:rtl/>
              </w:rPr>
            </w:pPr>
            <w:r>
              <w:rPr>
                <w:rStyle w:val="a3"/>
                <w:rtl/>
              </w:rPr>
              <w:t xml:space="preserve"> </w:t>
            </w:r>
            <w:r w:rsidR="00CC6757">
              <w:rPr>
                <w:rStyle w:val="a3"/>
                <w:rFonts w:hint="cs"/>
                <w:rtl/>
              </w:rPr>
              <w:t>יח</w:t>
            </w:r>
            <w:r>
              <w:rPr>
                <w:rStyle w:val="a3"/>
                <w:rFonts w:hint="cs"/>
                <w:rtl/>
              </w:rPr>
              <w:t>'</w:t>
            </w:r>
            <w:r>
              <w:rPr>
                <w:rStyle w:val="a3"/>
                <w:rtl/>
              </w:rPr>
              <w:t xml:space="preserve"> </w:t>
            </w:r>
            <w:r>
              <w:rPr>
                <w:rStyle w:val="a3"/>
                <w:rFonts w:hint="cs"/>
                <w:rtl/>
              </w:rPr>
              <w:t>חשוון</w:t>
            </w:r>
            <w:r>
              <w:rPr>
                <w:rStyle w:val="a3"/>
                <w:rtl/>
              </w:rPr>
              <w:t xml:space="preserve"> </w:t>
            </w:r>
            <w:proofErr w:type="spellStart"/>
            <w:r>
              <w:rPr>
                <w:rStyle w:val="a3"/>
                <w:rtl/>
              </w:rPr>
              <w:t>תשפ</w:t>
            </w:r>
            <w:proofErr w:type="spellEnd"/>
            <w:r>
              <w:rPr>
                <w:rStyle w:val="a3"/>
              </w:rPr>
              <w:t>"</w:t>
            </w:r>
            <w:r>
              <w:rPr>
                <w:rStyle w:val="a3"/>
                <w:rtl/>
              </w:rPr>
              <w:t xml:space="preserve">ה </w:t>
            </w:r>
          </w:p>
          <w:p w14:paraId="0FB01798" w14:textId="77777777" w:rsidR="00A97631" w:rsidRPr="00A203DB" w:rsidRDefault="00A97631" w:rsidP="00B31AAF">
            <w:pPr>
              <w:tabs>
                <w:tab w:val="right" w:pos="918"/>
              </w:tabs>
              <w:rPr>
                <w:rFonts w:asciiTheme="minorHAnsi" w:hAnsiTheme="minorHAnsi"/>
                <w:rtl/>
              </w:rPr>
            </w:pPr>
          </w:p>
        </w:tc>
        <w:tc>
          <w:tcPr>
            <w:tcW w:w="2126" w:type="dxa"/>
            <w:hideMark/>
          </w:tcPr>
          <w:p w14:paraId="7185DB3D" w14:textId="77777777" w:rsidR="00A97631" w:rsidRDefault="00A97631" w:rsidP="00B31AAF">
            <w:pPr>
              <w:tabs>
                <w:tab w:val="right" w:pos="918"/>
              </w:tabs>
              <w:rPr>
                <w:lang w:eastAsia="he-IL"/>
              </w:rPr>
            </w:pPr>
            <w:r>
              <w:rPr>
                <w:rtl/>
              </w:rPr>
              <w:t>יפו 217 ת</w:t>
            </w:r>
            <w:r>
              <w:t>.</w:t>
            </w:r>
            <w:r>
              <w:rPr>
                <w:rFonts w:hint="cs"/>
                <w:rtl/>
              </w:rPr>
              <w:t xml:space="preserve">ד. </w:t>
            </w:r>
            <w:r>
              <w:t xml:space="preserve">36555 </w:t>
            </w:r>
            <w:r>
              <w:rPr>
                <w:rtl/>
              </w:rPr>
              <w:t xml:space="preserve"> ירושלים</w:t>
            </w:r>
            <w:r>
              <w:rPr>
                <w:rStyle w:val="a3"/>
                <w:rtl/>
              </w:rPr>
              <w:br/>
              <w:t>טלפון: 02-6709358</w:t>
            </w:r>
            <w:r>
              <w:rPr>
                <w:rStyle w:val="a3"/>
                <w:rtl/>
              </w:rPr>
              <w:br/>
              <w:t xml:space="preserve">מיקוד: </w:t>
            </w:r>
            <w:r w:rsidRPr="008100BC">
              <w:t>9136001</w:t>
            </w:r>
            <w:r>
              <w:rPr>
                <w:rStyle w:val="a3"/>
                <w:rtl/>
              </w:rPr>
              <w:br/>
              <w:t>פקס:</w:t>
            </w:r>
            <w:r>
              <w:rPr>
                <w:rStyle w:val="a3"/>
                <w:rtl/>
              </w:rPr>
              <w:tab/>
              <w:t>02-6510010</w:t>
            </w:r>
          </w:p>
        </w:tc>
      </w:tr>
    </w:tbl>
    <w:p w14:paraId="10D65B8B" w14:textId="77777777" w:rsidR="00A97631" w:rsidRDefault="00A97631" w:rsidP="00A97631">
      <w:pPr>
        <w:pStyle w:val="2"/>
        <w:spacing w:before="0"/>
        <w:rPr>
          <w:szCs w:val="24"/>
          <w:rtl/>
        </w:rPr>
      </w:pPr>
    </w:p>
    <w:p w14:paraId="0A82A716" w14:textId="77777777" w:rsidR="00A97631" w:rsidRPr="003B6974" w:rsidRDefault="00A97631" w:rsidP="00A97631">
      <w:pPr>
        <w:rPr>
          <w:rStyle w:val="a3"/>
          <w:rtl/>
        </w:rPr>
      </w:pPr>
      <w:r>
        <w:rPr>
          <w:rFonts w:hint="cs"/>
          <w:rtl/>
        </w:rPr>
        <w:t xml:space="preserve">( תיק </w:t>
      </w:r>
      <w:r w:rsidRPr="007A6AD4">
        <w:t>1717</w:t>
      </w:r>
      <w:r w:rsidRPr="001E77B6">
        <w:rPr>
          <w:rtl/>
        </w:rPr>
        <w:t>-י-1</w:t>
      </w:r>
      <w:r>
        <w:rPr>
          <w:rFonts w:hint="cs"/>
          <w:rtl/>
        </w:rPr>
        <w:t>)</w:t>
      </w:r>
    </w:p>
    <w:p w14:paraId="5150A453" w14:textId="77777777" w:rsidR="00A97631" w:rsidRDefault="00A97631" w:rsidP="00A97631">
      <w:pPr>
        <w:rPr>
          <w:rStyle w:val="a3"/>
          <w:rtl/>
        </w:rPr>
      </w:pPr>
    </w:p>
    <w:tbl>
      <w:tblPr>
        <w:tblpPr w:leftFromText="180" w:rightFromText="180" w:vertAnchor="text" w:horzAnchor="margin" w:tblpYSpec="outside"/>
        <w:tblOverlap w:val="never"/>
        <w:tblW w:w="0" w:type="auto"/>
        <w:tblLayout w:type="fixed"/>
        <w:tblLook w:val="04A0" w:firstRow="1" w:lastRow="0" w:firstColumn="1" w:lastColumn="0" w:noHBand="0" w:noVBand="1"/>
      </w:tblPr>
      <w:tblGrid>
        <w:gridCol w:w="7621"/>
      </w:tblGrid>
      <w:tr w:rsidR="00A97631" w:rsidRPr="003B6974" w14:paraId="70FF120E" w14:textId="77777777" w:rsidTr="00B31AAF">
        <w:tc>
          <w:tcPr>
            <w:tcW w:w="7621" w:type="dxa"/>
            <w:hideMark/>
          </w:tcPr>
          <w:p w14:paraId="1DBCD9DF" w14:textId="77777777" w:rsidR="00A97631" w:rsidRPr="003B6974" w:rsidRDefault="00A97631" w:rsidP="00B31AAF">
            <w:pPr>
              <w:rPr>
                <w:rStyle w:val="a3"/>
              </w:rPr>
            </w:pPr>
            <w:r w:rsidRPr="003B6974">
              <w:rPr>
                <w:rStyle w:val="a3"/>
                <w:rtl/>
              </w:rPr>
              <w:t>המנהל הכללי</w:t>
            </w:r>
          </w:p>
        </w:tc>
      </w:tr>
      <w:tr w:rsidR="00A97631" w:rsidRPr="003B6974" w14:paraId="2340C690" w14:textId="77777777" w:rsidTr="00B31AAF">
        <w:tc>
          <w:tcPr>
            <w:tcW w:w="7621" w:type="dxa"/>
            <w:hideMark/>
          </w:tcPr>
          <w:p w14:paraId="04649F52" w14:textId="77777777" w:rsidR="00A97631" w:rsidRPr="003B6974" w:rsidRDefault="00A97631" w:rsidP="00B31AAF">
            <w:pPr>
              <w:rPr>
                <w:rStyle w:val="a3"/>
              </w:rPr>
            </w:pPr>
            <w:r w:rsidRPr="003B6974">
              <w:rPr>
                <w:rStyle w:val="a3"/>
                <w:rtl/>
              </w:rPr>
              <w:t>חברי המנהלה</w:t>
            </w:r>
          </w:p>
        </w:tc>
      </w:tr>
      <w:tr w:rsidR="00A97631" w:rsidRPr="003B6974" w14:paraId="47747514" w14:textId="77777777" w:rsidTr="00B31AAF">
        <w:tc>
          <w:tcPr>
            <w:tcW w:w="7621" w:type="dxa"/>
            <w:hideMark/>
          </w:tcPr>
          <w:p w14:paraId="070E3784" w14:textId="77777777" w:rsidR="00A97631" w:rsidRPr="003B6974" w:rsidRDefault="00A97631" w:rsidP="00B31AAF">
            <w:pPr>
              <w:rPr>
                <w:rStyle w:val="a3"/>
              </w:rPr>
            </w:pPr>
            <w:r w:rsidRPr="003B6974">
              <w:rPr>
                <w:rStyle w:val="a3"/>
                <w:rtl/>
              </w:rPr>
              <w:t>דובר המוסד</w:t>
            </w:r>
          </w:p>
        </w:tc>
      </w:tr>
      <w:tr w:rsidR="00A97631" w:rsidRPr="003B6974" w14:paraId="2CD34D36" w14:textId="77777777" w:rsidTr="00B31AAF">
        <w:tc>
          <w:tcPr>
            <w:tcW w:w="7621" w:type="dxa"/>
          </w:tcPr>
          <w:p w14:paraId="59BC6DF6" w14:textId="77777777" w:rsidR="00A97631" w:rsidRPr="003B6974" w:rsidRDefault="00A97631" w:rsidP="00B31AAF">
            <w:pPr>
              <w:rPr>
                <w:rStyle w:val="a3"/>
              </w:rPr>
            </w:pPr>
          </w:p>
        </w:tc>
      </w:tr>
    </w:tbl>
    <w:p w14:paraId="4145D819" w14:textId="77777777" w:rsidR="00A97631" w:rsidRPr="003B6974" w:rsidRDefault="00A97631" w:rsidP="00A97631">
      <w:pPr>
        <w:rPr>
          <w:rStyle w:val="a3"/>
        </w:rPr>
      </w:pPr>
      <w:r w:rsidRPr="003B6974">
        <w:rPr>
          <w:rStyle w:val="a3"/>
          <w:rtl/>
        </w:rPr>
        <w:t>אל:</w:t>
      </w:r>
    </w:p>
    <w:p w14:paraId="2F801BDD" w14:textId="77777777" w:rsidR="00A97631" w:rsidRPr="003B6974" w:rsidRDefault="00A97631" w:rsidP="00A97631">
      <w:pPr>
        <w:rPr>
          <w:rStyle w:val="a3"/>
          <w:rtl/>
        </w:rPr>
      </w:pPr>
    </w:p>
    <w:p w14:paraId="60B9AC86" w14:textId="77777777" w:rsidR="00A97631" w:rsidRDefault="00A97631" w:rsidP="00A97631"/>
    <w:p w14:paraId="4E1C7635" w14:textId="77777777" w:rsidR="00A97631" w:rsidRDefault="00A97631" w:rsidP="00A97631"/>
    <w:p w14:paraId="34EFADD0" w14:textId="77777777" w:rsidR="00A97631" w:rsidRDefault="00A97631" w:rsidP="00A97631">
      <w:pPr>
        <w:rPr>
          <w:rtl/>
        </w:rPr>
      </w:pPr>
    </w:p>
    <w:p w14:paraId="69EBE73E" w14:textId="77777777" w:rsidR="00A97631" w:rsidRDefault="00A97631" w:rsidP="00A97631">
      <w:pPr>
        <w:spacing w:line="276" w:lineRule="auto"/>
        <w:rPr>
          <w:rtl/>
        </w:rPr>
      </w:pPr>
    </w:p>
    <w:tbl>
      <w:tblPr>
        <w:bidiVisual/>
        <w:tblW w:w="8979" w:type="dxa"/>
        <w:tblLayout w:type="fixed"/>
        <w:tblLook w:val="04A0" w:firstRow="1" w:lastRow="0" w:firstColumn="1" w:lastColumn="0" w:noHBand="0" w:noVBand="1"/>
      </w:tblPr>
      <w:tblGrid>
        <w:gridCol w:w="907"/>
        <w:gridCol w:w="8072"/>
      </w:tblGrid>
      <w:tr w:rsidR="00A97631" w:rsidRPr="003B6974" w14:paraId="36E39754" w14:textId="77777777" w:rsidTr="00B31AAF">
        <w:tc>
          <w:tcPr>
            <w:tcW w:w="907" w:type="dxa"/>
            <w:hideMark/>
          </w:tcPr>
          <w:p w14:paraId="1A1317D5" w14:textId="77777777" w:rsidR="00A97631" w:rsidRPr="001C2C8A" w:rsidRDefault="00A97631" w:rsidP="00B31AAF">
            <w:pPr>
              <w:spacing w:line="276" w:lineRule="auto"/>
            </w:pPr>
          </w:p>
        </w:tc>
        <w:tc>
          <w:tcPr>
            <w:tcW w:w="8072" w:type="dxa"/>
            <w:hideMark/>
          </w:tcPr>
          <w:p w14:paraId="698605D7" w14:textId="77777777" w:rsidR="00A97631" w:rsidRPr="0025359E" w:rsidRDefault="00A97631" w:rsidP="00B31AAF">
            <w:pPr>
              <w:tabs>
                <w:tab w:val="left" w:pos="1025"/>
              </w:tabs>
              <w:spacing w:line="276" w:lineRule="auto"/>
              <w:rPr>
                <w:b/>
                <w:bCs/>
                <w:u w:val="single"/>
                <w:rtl/>
              </w:rPr>
            </w:pPr>
            <w:r>
              <w:rPr>
                <w:rFonts w:hint="cs"/>
                <w:rtl/>
              </w:rPr>
              <w:t xml:space="preserve">               </w:t>
            </w:r>
            <w:r w:rsidRPr="00271C6A">
              <w:rPr>
                <w:rFonts w:hint="cs"/>
                <w:rtl/>
              </w:rPr>
              <w:t>הנדון:</w:t>
            </w:r>
            <w:r w:rsidRPr="00271C6A">
              <w:rPr>
                <w:rFonts w:hint="cs"/>
                <w:b/>
                <w:bCs/>
                <w:rtl/>
              </w:rPr>
              <w:t xml:space="preserve"> </w:t>
            </w:r>
            <w:r w:rsidRPr="0025359E">
              <w:rPr>
                <w:rFonts w:hint="cs"/>
                <w:b/>
                <w:bCs/>
                <w:u w:val="single"/>
                <w:rtl/>
              </w:rPr>
              <w:t>צו</w:t>
            </w:r>
            <w:r w:rsidRPr="0025359E">
              <w:rPr>
                <w:b/>
                <w:bCs/>
                <w:u w:val="single"/>
                <w:rtl/>
              </w:rPr>
              <w:t xml:space="preserve"> </w:t>
            </w:r>
            <w:r w:rsidRPr="0025359E">
              <w:rPr>
                <w:rFonts w:hint="cs"/>
                <w:b/>
                <w:bCs/>
                <w:u w:val="single"/>
                <w:rtl/>
              </w:rPr>
              <w:t>הביטוח הלאומי (תיקון לוח ח'2)</w:t>
            </w:r>
            <w:r>
              <w:rPr>
                <w:rFonts w:hint="cs"/>
                <w:b/>
                <w:bCs/>
                <w:u w:val="single"/>
                <w:rtl/>
              </w:rPr>
              <w:t>,</w:t>
            </w:r>
            <w:r w:rsidRPr="0025359E">
              <w:rPr>
                <w:rFonts w:hint="cs"/>
                <w:b/>
                <w:bCs/>
                <w:u w:val="single"/>
                <w:rtl/>
              </w:rPr>
              <w:t xml:space="preserve"> </w:t>
            </w:r>
            <w:proofErr w:type="spellStart"/>
            <w:r w:rsidRPr="0025359E">
              <w:rPr>
                <w:rFonts w:hint="cs"/>
                <w:b/>
                <w:bCs/>
                <w:u w:val="single"/>
                <w:rtl/>
              </w:rPr>
              <w:t>התשפ"</w:t>
            </w:r>
            <w:r>
              <w:rPr>
                <w:rFonts w:hint="cs"/>
                <w:b/>
                <w:bCs/>
                <w:u w:val="single"/>
                <w:rtl/>
              </w:rPr>
              <w:t>ה</w:t>
            </w:r>
            <w:proofErr w:type="spellEnd"/>
            <w:r w:rsidRPr="0025359E">
              <w:rPr>
                <w:rFonts w:hint="cs"/>
                <w:b/>
                <w:bCs/>
                <w:u w:val="single"/>
                <w:rtl/>
              </w:rPr>
              <w:t xml:space="preserve"> </w:t>
            </w:r>
            <w:r w:rsidRPr="0025359E">
              <w:rPr>
                <w:b/>
                <w:bCs/>
                <w:u w:val="single"/>
                <w:rtl/>
              </w:rPr>
              <w:t>–</w:t>
            </w:r>
            <w:r>
              <w:rPr>
                <w:rFonts w:hint="cs"/>
                <w:b/>
                <w:bCs/>
                <w:u w:val="single"/>
                <w:rtl/>
              </w:rPr>
              <w:t xml:space="preserve"> 2025</w:t>
            </w:r>
          </w:p>
          <w:p w14:paraId="559B038A" w14:textId="77777777" w:rsidR="00A97631" w:rsidRPr="0025359E" w:rsidRDefault="00A97631" w:rsidP="00B31AAF">
            <w:pPr>
              <w:spacing w:line="276" w:lineRule="auto"/>
              <w:rPr>
                <w:rFonts w:asciiTheme="minorHAnsi" w:hAnsiTheme="minorHAnsi"/>
                <w:b/>
                <w:bCs/>
                <w:u w:val="single"/>
                <w:rtl/>
              </w:rPr>
            </w:pPr>
          </w:p>
        </w:tc>
      </w:tr>
    </w:tbl>
    <w:p w14:paraId="54315552" w14:textId="77777777" w:rsidR="00A97631" w:rsidRDefault="00A97631" w:rsidP="00A97631">
      <w:pPr>
        <w:spacing w:line="276" w:lineRule="auto"/>
        <w:rPr>
          <w:rtl/>
        </w:rPr>
      </w:pPr>
    </w:p>
    <w:p w14:paraId="03A30289" w14:textId="77777777" w:rsidR="00A97631" w:rsidRDefault="00A97631" w:rsidP="00A97631">
      <w:pPr>
        <w:pStyle w:val="aa"/>
        <w:spacing w:line="276" w:lineRule="auto"/>
        <w:jc w:val="both"/>
        <w:rPr>
          <w:b w:val="0"/>
          <w:bCs w:val="0"/>
          <w:rtl/>
        </w:rPr>
      </w:pPr>
    </w:p>
    <w:p w14:paraId="1FA4E9C9" w14:textId="77777777" w:rsidR="00A97631" w:rsidRDefault="00A97631" w:rsidP="00A97631">
      <w:pPr>
        <w:pStyle w:val="aa"/>
        <w:spacing w:line="276" w:lineRule="auto"/>
        <w:jc w:val="both"/>
        <w:rPr>
          <w:b w:val="0"/>
          <w:bCs w:val="0"/>
          <w:rtl/>
        </w:rPr>
      </w:pPr>
      <w:r>
        <w:rPr>
          <w:rFonts w:hint="cs"/>
          <w:b w:val="0"/>
          <w:bCs w:val="0"/>
          <w:rtl/>
        </w:rPr>
        <w:t>מובא בזאת, לאישור המנהלה, תיקון החקיקה בצו שבנדון כדלקמן :</w:t>
      </w:r>
    </w:p>
    <w:p w14:paraId="14A97759" w14:textId="77777777" w:rsidR="00A97631" w:rsidRDefault="00A97631" w:rsidP="00A97631">
      <w:pPr>
        <w:spacing w:line="276" w:lineRule="auto"/>
        <w:contextualSpacing/>
        <w:jc w:val="both"/>
        <w:rPr>
          <w:rtl/>
        </w:rPr>
      </w:pPr>
    </w:p>
    <w:p w14:paraId="44545511" w14:textId="77777777" w:rsidR="00A97631" w:rsidRPr="008355A8" w:rsidRDefault="00A97631" w:rsidP="00A97631">
      <w:pPr>
        <w:spacing w:line="276" w:lineRule="auto"/>
        <w:jc w:val="both"/>
        <w:rPr>
          <w:rtl/>
        </w:rPr>
      </w:pPr>
      <w:r w:rsidRPr="0025359E">
        <w:rPr>
          <w:rtl/>
        </w:rPr>
        <w:t>כ-</w:t>
      </w:r>
      <w:r>
        <w:rPr>
          <w:rFonts w:hint="cs"/>
          <w:rtl/>
        </w:rPr>
        <w:t>368,000</w:t>
      </w:r>
      <w:r w:rsidRPr="0025359E">
        <w:rPr>
          <w:rtl/>
        </w:rPr>
        <w:t xml:space="preserve"> </w:t>
      </w:r>
      <w:r>
        <w:rPr>
          <w:rtl/>
        </w:rPr>
        <w:t>מבוטחים זכאים כיום לגמלת סיעוד</w:t>
      </w:r>
      <w:r>
        <w:rPr>
          <w:rFonts w:hint="cs"/>
          <w:rtl/>
        </w:rPr>
        <w:t xml:space="preserve"> </w:t>
      </w:r>
      <w:r w:rsidRPr="0025359E">
        <w:rPr>
          <w:rtl/>
        </w:rPr>
        <w:t xml:space="preserve">הניתנת </w:t>
      </w:r>
      <w:r>
        <w:rPr>
          <w:rFonts w:hint="cs"/>
          <w:rtl/>
        </w:rPr>
        <w:t xml:space="preserve">בהתאם לתנאי חוק הביטוח הלאומי [נוסח משולב], התשנ"ה-1995 (להלן </w:t>
      </w:r>
      <w:r>
        <w:rPr>
          <w:rtl/>
        </w:rPr>
        <w:t>–</w:t>
      </w:r>
      <w:r>
        <w:rPr>
          <w:rFonts w:hint="cs"/>
          <w:rtl/>
        </w:rPr>
        <w:t xml:space="preserve"> החוק) כקצבה כספית או </w:t>
      </w:r>
      <w:r w:rsidRPr="0025359E">
        <w:rPr>
          <w:rtl/>
        </w:rPr>
        <w:t xml:space="preserve">באמצעות </w:t>
      </w:r>
      <w:r w:rsidRPr="001347A7">
        <w:rPr>
          <w:rtl/>
        </w:rPr>
        <w:t>שעות טיפול ביתי</w:t>
      </w:r>
      <w:r w:rsidRPr="001347A7">
        <w:rPr>
          <w:rFonts w:hint="cs"/>
          <w:rtl/>
        </w:rPr>
        <w:t>,</w:t>
      </w:r>
      <w:r w:rsidRPr="001347A7">
        <w:rPr>
          <w:rtl/>
        </w:rPr>
        <w:t xml:space="preserve"> לסיוע בפעולות </w:t>
      </w:r>
      <w:r w:rsidRPr="001347A7">
        <w:rPr>
          <w:rFonts w:hint="cs"/>
          <w:rtl/>
        </w:rPr>
        <w:t>ה</w:t>
      </w:r>
      <w:r w:rsidRPr="001347A7">
        <w:rPr>
          <w:rtl/>
        </w:rPr>
        <w:t>יום יום ובניהול משק הבית ו</w:t>
      </w:r>
      <w:r w:rsidRPr="001347A7">
        <w:rPr>
          <w:rFonts w:hint="cs"/>
          <w:rtl/>
        </w:rPr>
        <w:t xml:space="preserve">כן </w:t>
      </w:r>
      <w:r w:rsidRPr="001347A7">
        <w:rPr>
          <w:rtl/>
        </w:rPr>
        <w:t>השגחה</w:t>
      </w:r>
      <w:r w:rsidRPr="00BD7224">
        <w:rPr>
          <w:b/>
          <w:bCs/>
          <w:rtl/>
        </w:rPr>
        <w:t xml:space="preserve"> </w:t>
      </w:r>
      <w:r w:rsidRPr="008355A8">
        <w:rPr>
          <w:rFonts w:hint="cs"/>
          <w:rtl/>
        </w:rPr>
        <w:t>א</w:t>
      </w:r>
      <w:r w:rsidRPr="008355A8">
        <w:rPr>
          <w:rtl/>
        </w:rPr>
        <w:t>ו</w:t>
      </w:r>
      <w:r w:rsidRPr="008355A8">
        <w:rPr>
          <w:rFonts w:hint="cs"/>
          <w:rtl/>
        </w:rPr>
        <w:t xml:space="preserve"> </w:t>
      </w:r>
      <w:r w:rsidRPr="008355A8">
        <w:rPr>
          <w:rtl/>
        </w:rPr>
        <w:t xml:space="preserve">שירותים נוספים </w:t>
      </w:r>
      <w:r w:rsidRPr="008355A8">
        <w:rPr>
          <w:rFonts w:hint="cs"/>
          <w:rtl/>
        </w:rPr>
        <w:t>הקבועים</w:t>
      </w:r>
      <w:r w:rsidRPr="008355A8">
        <w:rPr>
          <w:rtl/>
        </w:rPr>
        <w:t xml:space="preserve"> </w:t>
      </w:r>
      <w:r w:rsidRPr="008355A8">
        <w:rPr>
          <w:rFonts w:hint="cs"/>
          <w:rtl/>
        </w:rPr>
        <w:t>ב</w:t>
      </w:r>
      <w:r w:rsidRPr="008355A8">
        <w:rPr>
          <w:rtl/>
        </w:rPr>
        <w:t xml:space="preserve">סל </w:t>
      </w:r>
      <w:r w:rsidRPr="008355A8">
        <w:rPr>
          <w:rFonts w:hint="cs"/>
          <w:rtl/>
        </w:rPr>
        <w:t>ה</w:t>
      </w:r>
      <w:r w:rsidRPr="008355A8">
        <w:rPr>
          <w:rtl/>
        </w:rPr>
        <w:t xml:space="preserve">שירותים </w:t>
      </w:r>
      <w:r w:rsidRPr="008355A8">
        <w:rPr>
          <w:rFonts w:hint="cs"/>
          <w:rtl/>
        </w:rPr>
        <w:t>ש</w:t>
      </w:r>
      <w:r w:rsidRPr="008355A8">
        <w:rPr>
          <w:rtl/>
        </w:rPr>
        <w:t>בלוח ח'2</w:t>
      </w:r>
      <w:r>
        <w:rPr>
          <w:rFonts w:hint="cs"/>
          <w:rtl/>
        </w:rPr>
        <w:t xml:space="preserve"> ב</w:t>
      </w:r>
      <w:r w:rsidRPr="008355A8">
        <w:rPr>
          <w:rtl/>
        </w:rPr>
        <w:t>חוק</w:t>
      </w:r>
      <w:r w:rsidRPr="008355A8">
        <w:rPr>
          <w:rFonts w:hint="cs"/>
          <w:rtl/>
        </w:rPr>
        <w:t>.</w:t>
      </w:r>
    </w:p>
    <w:p w14:paraId="72504ECE" w14:textId="77777777" w:rsidR="00A97631" w:rsidRDefault="00A97631" w:rsidP="00A97631">
      <w:pPr>
        <w:spacing w:line="276" w:lineRule="auto"/>
        <w:contextualSpacing/>
        <w:jc w:val="both"/>
        <w:rPr>
          <w:rtl/>
        </w:rPr>
      </w:pPr>
    </w:p>
    <w:p w14:paraId="0DEC28AE" w14:textId="77777777" w:rsidR="00A97631" w:rsidRDefault="00A97631" w:rsidP="00A97631">
      <w:pPr>
        <w:spacing w:line="276" w:lineRule="auto"/>
        <w:contextualSpacing/>
        <w:jc w:val="both"/>
        <w:rPr>
          <w:rtl/>
        </w:rPr>
      </w:pPr>
      <w:r w:rsidRPr="0025359E">
        <w:rPr>
          <w:rtl/>
        </w:rPr>
        <w:t xml:space="preserve">גמלת </w:t>
      </w:r>
      <w:r>
        <w:rPr>
          <w:rFonts w:hint="cs"/>
          <w:rtl/>
        </w:rPr>
        <w:t>ה</w:t>
      </w:r>
      <w:r w:rsidRPr="0025359E">
        <w:rPr>
          <w:rtl/>
        </w:rPr>
        <w:t xml:space="preserve">סיעוד ניתנת כחלופה למעבר </w:t>
      </w:r>
      <w:r>
        <w:rPr>
          <w:rFonts w:hint="cs"/>
          <w:rtl/>
        </w:rPr>
        <w:t>ל</w:t>
      </w:r>
      <w:r w:rsidRPr="0025359E">
        <w:rPr>
          <w:rtl/>
        </w:rPr>
        <w:t>מוסד סיעודי או בית אבות</w:t>
      </w:r>
      <w:r>
        <w:rPr>
          <w:rFonts w:hint="cs"/>
          <w:rtl/>
        </w:rPr>
        <w:t>,</w:t>
      </w:r>
      <w:r w:rsidRPr="0025359E">
        <w:rPr>
          <w:rtl/>
        </w:rPr>
        <w:t xml:space="preserve"> ו</w:t>
      </w:r>
      <w:r>
        <w:rPr>
          <w:rFonts w:hint="cs"/>
          <w:rtl/>
        </w:rPr>
        <w:t xml:space="preserve">היא </w:t>
      </w:r>
      <w:r w:rsidRPr="0025359E">
        <w:rPr>
          <w:rtl/>
        </w:rPr>
        <w:t xml:space="preserve">מאפשרת לזכאי </w:t>
      </w:r>
      <w:proofErr w:type="spellStart"/>
      <w:r w:rsidRPr="0025359E">
        <w:rPr>
          <w:rtl/>
        </w:rPr>
        <w:t>ל</w:t>
      </w:r>
      <w:r>
        <w:rPr>
          <w:rFonts w:hint="cs"/>
          <w:rtl/>
        </w:rPr>
        <w:t>הנות</w:t>
      </w:r>
      <w:proofErr w:type="spellEnd"/>
      <w:r w:rsidRPr="0025359E">
        <w:rPr>
          <w:rtl/>
        </w:rPr>
        <w:t xml:space="preserve"> </w:t>
      </w:r>
      <w:r>
        <w:rPr>
          <w:rFonts w:hint="cs"/>
          <w:rtl/>
        </w:rPr>
        <w:t>מה</w:t>
      </w:r>
      <w:r w:rsidRPr="0025359E">
        <w:rPr>
          <w:rtl/>
        </w:rPr>
        <w:t>טיפול ל</w:t>
      </w:r>
      <w:r>
        <w:rPr>
          <w:rFonts w:hint="cs"/>
          <w:rtl/>
        </w:rPr>
        <w:t>ו</w:t>
      </w:r>
      <w:r w:rsidRPr="0025359E">
        <w:rPr>
          <w:rtl/>
        </w:rPr>
        <w:t xml:space="preserve"> ה</w:t>
      </w:r>
      <w:r>
        <w:rPr>
          <w:rFonts w:hint="cs"/>
          <w:rtl/>
        </w:rPr>
        <w:t>וא</w:t>
      </w:r>
      <w:r>
        <w:rPr>
          <w:rtl/>
        </w:rPr>
        <w:t xml:space="preserve"> זקוק</w:t>
      </w:r>
      <w:r>
        <w:rPr>
          <w:rFonts w:hint="cs"/>
          <w:rtl/>
        </w:rPr>
        <w:t xml:space="preserve">, </w:t>
      </w:r>
      <w:r w:rsidRPr="0025359E">
        <w:rPr>
          <w:rtl/>
        </w:rPr>
        <w:t>מבלי לצאת מחיק בית</w:t>
      </w:r>
      <w:r>
        <w:rPr>
          <w:rFonts w:hint="cs"/>
          <w:rtl/>
        </w:rPr>
        <w:t>ו</w:t>
      </w:r>
      <w:r w:rsidRPr="0025359E">
        <w:rPr>
          <w:rtl/>
        </w:rPr>
        <w:t>, משפחת</w:t>
      </w:r>
      <w:r>
        <w:rPr>
          <w:rFonts w:hint="cs"/>
          <w:rtl/>
        </w:rPr>
        <w:t>ו</w:t>
      </w:r>
      <w:r>
        <w:rPr>
          <w:rtl/>
        </w:rPr>
        <w:t xml:space="preserve"> </w:t>
      </w:r>
      <w:r>
        <w:rPr>
          <w:rFonts w:hint="cs"/>
          <w:rtl/>
        </w:rPr>
        <w:t>א</w:t>
      </w:r>
      <w:r>
        <w:rPr>
          <w:rtl/>
        </w:rPr>
        <w:t>ו</w:t>
      </w:r>
      <w:r>
        <w:rPr>
          <w:rFonts w:hint="cs"/>
          <w:rtl/>
        </w:rPr>
        <w:t xml:space="preserve"> </w:t>
      </w:r>
      <w:r w:rsidRPr="0025359E">
        <w:rPr>
          <w:rtl/>
        </w:rPr>
        <w:t>קהיל</w:t>
      </w:r>
      <w:r>
        <w:rPr>
          <w:rFonts w:hint="cs"/>
          <w:rtl/>
        </w:rPr>
        <w:t>תו</w:t>
      </w:r>
      <w:r w:rsidRPr="0025359E">
        <w:rPr>
          <w:rtl/>
        </w:rPr>
        <w:t>.</w:t>
      </w:r>
      <w:r w:rsidRPr="0025359E">
        <w:t xml:space="preserve"> </w:t>
      </w:r>
      <w:r w:rsidRPr="0025359E">
        <w:rPr>
          <w:rFonts w:eastAsia="Arial Unicode MS"/>
          <w:snapToGrid w:val="0"/>
          <w:rtl/>
        </w:rPr>
        <w:t xml:space="preserve"> </w:t>
      </w:r>
      <w:r w:rsidRPr="0025359E">
        <w:rPr>
          <w:rFonts w:hint="cs"/>
          <w:rtl/>
        </w:rPr>
        <w:t>לוח ח'2 קובע את רשימת השירותים והמוצרים הניתנים במסגרת גמלת הסיע</w:t>
      </w:r>
      <w:r>
        <w:rPr>
          <w:rFonts w:hint="cs"/>
          <w:rtl/>
        </w:rPr>
        <w:t>וד וכן את שווים (ביחידות שירות)</w:t>
      </w:r>
      <w:r w:rsidRPr="0025359E">
        <w:rPr>
          <w:rFonts w:hint="cs"/>
          <w:rtl/>
        </w:rPr>
        <w:t>. בין היתר</w:t>
      </w:r>
      <w:r>
        <w:rPr>
          <w:rFonts w:hint="cs"/>
          <w:rtl/>
        </w:rPr>
        <w:t>,</w:t>
      </w:r>
      <w:r w:rsidRPr="0025359E">
        <w:rPr>
          <w:rFonts w:hint="cs"/>
          <w:rtl/>
        </w:rPr>
        <w:t xml:space="preserve"> רשאי ה</w:t>
      </w:r>
      <w:r>
        <w:rPr>
          <w:rFonts w:hint="cs"/>
          <w:rtl/>
        </w:rPr>
        <w:t>זכאי</w:t>
      </w:r>
      <w:r w:rsidRPr="0025359E">
        <w:rPr>
          <w:rFonts w:hint="cs"/>
          <w:rtl/>
        </w:rPr>
        <w:t xml:space="preserve"> להמיר את זכאותו לשעות טיפול</w:t>
      </w:r>
      <w:r>
        <w:rPr>
          <w:rFonts w:hint="cs"/>
          <w:rtl/>
        </w:rPr>
        <w:t xml:space="preserve">- </w:t>
      </w:r>
      <w:r w:rsidRPr="0025359E">
        <w:rPr>
          <w:rFonts w:hint="cs"/>
          <w:rtl/>
        </w:rPr>
        <w:t xml:space="preserve">לשירותים חלופיים כגון מרכז יום, מנוי חודשי לשירותי </w:t>
      </w:r>
      <w:r>
        <w:rPr>
          <w:rFonts w:hint="cs"/>
          <w:rtl/>
        </w:rPr>
        <w:t>השגחה, שרותי כביסה ומוצרי ספיגה.</w:t>
      </w:r>
    </w:p>
    <w:p w14:paraId="37E147CB" w14:textId="77777777" w:rsidR="00A97631" w:rsidRDefault="00A97631" w:rsidP="00A97631">
      <w:pPr>
        <w:spacing w:line="276" w:lineRule="auto"/>
        <w:contextualSpacing/>
        <w:jc w:val="both"/>
        <w:rPr>
          <w:rtl/>
        </w:rPr>
      </w:pPr>
    </w:p>
    <w:p w14:paraId="588C1382" w14:textId="77777777" w:rsidR="00A97631" w:rsidRDefault="00A97631" w:rsidP="00A97631">
      <w:pPr>
        <w:spacing w:line="276" w:lineRule="auto"/>
        <w:contextualSpacing/>
        <w:jc w:val="both"/>
        <w:rPr>
          <w:rtl/>
          <w:lang w:eastAsia="he-IL"/>
        </w:rPr>
      </w:pPr>
      <w:r>
        <w:rPr>
          <w:rFonts w:hint="cs"/>
          <w:rtl/>
        </w:rPr>
        <w:t xml:space="preserve">כמו כן, החל משנת 2021 במסגרת הוראת שעה שנקבעה לתקופה של 3 שנים (המסתיימים ב 12/24), נקבעה האפשרות גם לקבלת </w:t>
      </w:r>
      <w:r w:rsidRPr="00D43ECE">
        <w:rPr>
          <w:rFonts w:hint="cs"/>
          <w:b/>
          <w:bCs/>
          <w:rtl/>
        </w:rPr>
        <w:t>שירותי קהילה תומכת</w:t>
      </w:r>
      <w:r>
        <w:rPr>
          <w:rFonts w:hint="cs"/>
          <w:rtl/>
        </w:rPr>
        <w:t xml:space="preserve"> </w:t>
      </w:r>
      <w:r>
        <w:rPr>
          <w:rFonts w:hint="cs"/>
          <w:rtl/>
          <w:lang w:eastAsia="he-IL"/>
        </w:rPr>
        <w:t xml:space="preserve">הכוללים </w:t>
      </w:r>
      <w:r w:rsidRPr="00900522">
        <w:rPr>
          <w:rFonts w:hint="cs"/>
          <w:rtl/>
          <w:lang w:eastAsia="he-IL"/>
        </w:rPr>
        <w:t>שירותי אב קהילה</w:t>
      </w:r>
      <w:r>
        <w:rPr>
          <w:rFonts w:hint="cs"/>
          <w:rtl/>
          <w:lang w:eastAsia="he-IL"/>
        </w:rPr>
        <w:t>,</w:t>
      </w:r>
      <w:r w:rsidRPr="00900522">
        <w:rPr>
          <w:rFonts w:hint="cs"/>
          <w:rtl/>
          <w:lang w:eastAsia="he-IL"/>
        </w:rPr>
        <w:t xml:space="preserve"> ביקור בבית המבוטח</w:t>
      </w:r>
      <w:r>
        <w:rPr>
          <w:rFonts w:hint="cs"/>
          <w:rtl/>
          <w:lang w:eastAsia="he-IL"/>
        </w:rPr>
        <w:t xml:space="preserve">, </w:t>
      </w:r>
      <w:r w:rsidRPr="00900522">
        <w:rPr>
          <w:rFonts w:hint="cs"/>
          <w:rtl/>
          <w:lang w:eastAsia="he-IL"/>
        </w:rPr>
        <w:t>שירותי תחזוקה ביתית קלה בבית המבוטח, התקנת</w:t>
      </w:r>
      <w:r>
        <w:rPr>
          <w:rFonts w:hint="cs"/>
          <w:rtl/>
          <w:lang w:eastAsia="he-IL"/>
        </w:rPr>
        <w:t xml:space="preserve"> לחצן מצוקה המחובר למוקד הקהילה ו</w:t>
      </w:r>
      <w:r w:rsidRPr="00900522">
        <w:rPr>
          <w:rFonts w:hint="cs"/>
          <w:rtl/>
          <w:lang w:eastAsia="he-IL"/>
        </w:rPr>
        <w:t>שירותי הפגת בדידות ע"י השתתפות בפעילות חברתית אחת לשבוע במשך שעה</w:t>
      </w:r>
      <w:r>
        <w:rPr>
          <w:rFonts w:hint="cs"/>
          <w:rtl/>
          <w:lang w:eastAsia="he-IL"/>
        </w:rPr>
        <w:t>, ועוד.</w:t>
      </w:r>
    </w:p>
    <w:p w14:paraId="10D53720" w14:textId="77777777" w:rsidR="00A97631" w:rsidRDefault="00A97631" w:rsidP="00A97631">
      <w:pPr>
        <w:spacing w:line="276" w:lineRule="auto"/>
        <w:jc w:val="both"/>
        <w:rPr>
          <w:b/>
          <w:bCs/>
          <w:u w:val="single"/>
          <w:rtl/>
          <w:lang w:eastAsia="he-IL"/>
        </w:rPr>
      </w:pPr>
    </w:p>
    <w:p w14:paraId="5EB07262" w14:textId="77777777" w:rsidR="00A97631" w:rsidRPr="00D43ECE" w:rsidRDefault="00A97631" w:rsidP="00A97631">
      <w:pPr>
        <w:spacing w:line="276" w:lineRule="auto"/>
        <w:jc w:val="both"/>
        <w:rPr>
          <w:rtl/>
          <w:lang w:eastAsia="he-IL"/>
        </w:rPr>
      </w:pPr>
      <w:r w:rsidRPr="00D43ECE">
        <w:rPr>
          <w:rFonts w:hint="cs"/>
          <w:rtl/>
          <w:lang w:eastAsia="he-IL"/>
        </w:rPr>
        <w:t>לאור סי</w:t>
      </w:r>
      <w:r>
        <w:rPr>
          <w:rFonts w:hint="cs"/>
          <w:rtl/>
          <w:lang w:eastAsia="he-IL"/>
        </w:rPr>
        <w:t>ום הוראת השעה, והרצון להרחיב את השירות הניתן במסגרת "קהילה תומכת" מוצעים כעת התיקונים כדלקמן :</w:t>
      </w:r>
    </w:p>
    <w:p w14:paraId="3220F670" w14:textId="77777777" w:rsidR="00A97631" w:rsidRPr="00D43ECE" w:rsidRDefault="00A97631" w:rsidP="00A97631">
      <w:pPr>
        <w:spacing w:line="276" w:lineRule="auto"/>
        <w:jc w:val="both"/>
        <w:rPr>
          <w:rtl/>
          <w:lang w:eastAsia="he-IL"/>
        </w:rPr>
      </w:pPr>
    </w:p>
    <w:p w14:paraId="359B028D" w14:textId="77777777" w:rsidR="00A97631" w:rsidRDefault="00A97631" w:rsidP="00A97631">
      <w:pPr>
        <w:pStyle w:val="af5"/>
        <w:numPr>
          <w:ilvl w:val="0"/>
          <w:numId w:val="3"/>
        </w:numPr>
        <w:spacing w:line="276" w:lineRule="auto"/>
        <w:ind w:left="368"/>
        <w:jc w:val="both"/>
        <w:rPr>
          <w:sz w:val="22"/>
          <w:szCs w:val="22"/>
        </w:rPr>
      </w:pPr>
      <w:r w:rsidRPr="005D593A">
        <w:rPr>
          <w:rFonts w:hint="cs"/>
          <w:b/>
          <w:bCs/>
          <w:u w:val="single"/>
          <w:rtl/>
          <w:lang w:eastAsia="he-IL"/>
        </w:rPr>
        <w:t>הרחבת השירותים במסגרת "קהילה תומכת" וקביעתו כתיקון קבע</w:t>
      </w:r>
      <w:r w:rsidRPr="00156532">
        <w:rPr>
          <w:rFonts w:hint="cs"/>
          <w:u w:val="single"/>
          <w:rtl/>
          <w:lang w:eastAsia="he-IL"/>
        </w:rPr>
        <w:t xml:space="preserve"> </w:t>
      </w:r>
      <w:r w:rsidRPr="00D43ECE">
        <w:rPr>
          <w:rFonts w:hint="cs"/>
          <w:rtl/>
          <w:lang w:eastAsia="he-IL"/>
        </w:rPr>
        <w:t xml:space="preserve">- </w:t>
      </w:r>
      <w:r>
        <w:rPr>
          <w:rFonts w:hint="cs"/>
          <w:rtl/>
          <w:lang w:eastAsia="he-IL"/>
        </w:rPr>
        <w:t xml:space="preserve"> לקראת סיום הוראת השעה ונוכח הצלחת השירות בקרב הזכאים ושביעות רצונם מהשירות הקיים והרצון להרחיבו </w:t>
      </w:r>
      <w:proofErr w:type="spellStart"/>
      <w:r>
        <w:rPr>
          <w:rFonts w:hint="cs"/>
          <w:rtl/>
          <w:lang w:eastAsia="he-IL"/>
        </w:rPr>
        <w:t>לאיזורים</w:t>
      </w:r>
      <w:proofErr w:type="spellEnd"/>
      <w:r>
        <w:rPr>
          <w:rFonts w:hint="cs"/>
          <w:rtl/>
          <w:lang w:eastAsia="he-IL"/>
        </w:rPr>
        <w:t xml:space="preserve"> נוספים בארץ [כך גם על דעת משרד הרווחה האחראי על הפיקוח עליהם], מוצע כעת לאפשר לזכאים </w:t>
      </w:r>
      <w:r w:rsidRPr="00156532">
        <w:rPr>
          <w:rFonts w:hint="cs"/>
          <w:b/>
          <w:bCs/>
          <w:rtl/>
          <w:lang w:eastAsia="he-IL"/>
        </w:rPr>
        <w:t xml:space="preserve">"סל שירותים גמיש" </w:t>
      </w:r>
      <w:r w:rsidRPr="00156532">
        <w:rPr>
          <w:rFonts w:hint="cs"/>
          <w:rtl/>
          <w:lang w:eastAsia="he-IL"/>
        </w:rPr>
        <w:t>המציע שירותים נוספים לבחירת הזכאים</w:t>
      </w:r>
      <w:r>
        <w:rPr>
          <w:rFonts w:hint="cs"/>
          <w:rtl/>
          <w:lang w:eastAsia="he-IL"/>
        </w:rPr>
        <w:t>.</w:t>
      </w:r>
      <w:r>
        <w:rPr>
          <w:rFonts w:hint="cs"/>
          <w:rtl/>
        </w:rPr>
        <w:t xml:space="preserve"> </w:t>
      </w:r>
      <w:r w:rsidRPr="003057C7">
        <w:rPr>
          <w:rtl/>
        </w:rPr>
        <w:t>באמצעות סל ה</w:t>
      </w:r>
      <w:r>
        <w:rPr>
          <w:rFonts w:hint="cs"/>
          <w:rtl/>
        </w:rPr>
        <w:t>שירותים ה</w:t>
      </w:r>
      <w:r w:rsidRPr="003057C7">
        <w:rPr>
          <w:rtl/>
        </w:rPr>
        <w:t xml:space="preserve">גמיש ניתן להתאים את השירותים להעדפות, </w:t>
      </w:r>
      <w:r>
        <w:rPr>
          <w:rFonts w:hint="cs"/>
          <w:rtl/>
        </w:rPr>
        <w:t>ל</w:t>
      </w:r>
      <w:r w:rsidRPr="003057C7">
        <w:rPr>
          <w:rtl/>
        </w:rPr>
        <w:t>צרכים המשתנים ו</w:t>
      </w:r>
      <w:r>
        <w:rPr>
          <w:rFonts w:hint="cs"/>
          <w:rtl/>
        </w:rPr>
        <w:t>ל</w:t>
      </w:r>
      <w:r w:rsidRPr="003057C7">
        <w:rPr>
          <w:rtl/>
        </w:rPr>
        <w:t xml:space="preserve">מאפיינים התרבותיים והסביבתיים  של </w:t>
      </w:r>
      <w:r>
        <w:rPr>
          <w:rFonts w:hint="cs"/>
          <w:rtl/>
        </w:rPr>
        <w:t>הקשישים</w:t>
      </w:r>
      <w:r w:rsidRPr="003057C7">
        <w:rPr>
          <w:rtl/>
        </w:rPr>
        <w:t xml:space="preserve"> ובכך לאפשר דחיקת תלות בצורה טובה יותר.</w:t>
      </w:r>
    </w:p>
    <w:p w14:paraId="16BDA93A" w14:textId="77777777" w:rsidR="00A97631" w:rsidRPr="00156532" w:rsidRDefault="00A97631" w:rsidP="00A97631">
      <w:pPr>
        <w:pStyle w:val="af5"/>
        <w:spacing w:line="276" w:lineRule="auto"/>
        <w:ind w:left="368"/>
        <w:jc w:val="both"/>
        <w:rPr>
          <w:sz w:val="22"/>
          <w:szCs w:val="22"/>
        </w:rPr>
      </w:pPr>
    </w:p>
    <w:p w14:paraId="0511CCEC" w14:textId="77777777" w:rsidR="00A97631" w:rsidRDefault="00A97631" w:rsidP="00A97631">
      <w:pPr>
        <w:spacing w:after="120" w:line="276" w:lineRule="auto"/>
        <w:ind w:left="368"/>
        <w:contextualSpacing/>
        <w:jc w:val="both"/>
        <w:rPr>
          <w:rtl/>
        </w:rPr>
      </w:pPr>
      <w:r w:rsidRPr="005E3F8E">
        <w:rPr>
          <w:rFonts w:hint="cs"/>
          <w:rtl/>
          <w:lang w:eastAsia="he-IL"/>
        </w:rPr>
        <w:lastRenderedPageBreak/>
        <w:t xml:space="preserve">במסגרת </w:t>
      </w:r>
      <w:r w:rsidRPr="005E3F8E">
        <w:rPr>
          <w:rtl/>
        </w:rPr>
        <w:t xml:space="preserve">סל שירותים </w:t>
      </w:r>
      <w:r>
        <w:rPr>
          <w:rFonts w:hint="cs"/>
          <w:rtl/>
        </w:rPr>
        <w:t xml:space="preserve">הגמיש יוצעו שלושה שירותים שהם </w:t>
      </w:r>
      <w:r w:rsidRPr="00156532">
        <w:rPr>
          <w:rFonts w:hint="cs"/>
          <w:rtl/>
        </w:rPr>
        <w:t>שירותי חובה</w:t>
      </w:r>
      <w:r>
        <w:rPr>
          <w:rFonts w:hint="cs"/>
          <w:rtl/>
        </w:rPr>
        <w:t xml:space="preserve"> (אב קהילה, תחזוקה </w:t>
      </w:r>
      <w:proofErr w:type="spellStart"/>
      <w:r>
        <w:rPr>
          <w:rFonts w:hint="cs"/>
          <w:rtl/>
        </w:rPr>
        <w:t>בתית</w:t>
      </w:r>
      <w:proofErr w:type="spellEnd"/>
      <w:r>
        <w:rPr>
          <w:rFonts w:hint="cs"/>
          <w:rtl/>
        </w:rPr>
        <w:t xml:space="preserve"> קלה ופעילות פנאי מותאמת למרותקים לבתיהם) ובנוסף יוכל המבוטח </w:t>
      </w:r>
      <w:r w:rsidRPr="005A0BCE">
        <w:rPr>
          <w:rtl/>
        </w:rPr>
        <w:t xml:space="preserve">לבחור </w:t>
      </w:r>
      <w:r w:rsidRPr="00156532">
        <w:rPr>
          <w:u w:val="single"/>
          <w:rtl/>
        </w:rPr>
        <w:t xml:space="preserve">שני שירותים </w:t>
      </w:r>
      <w:r w:rsidRPr="00156532">
        <w:rPr>
          <w:rFonts w:hint="cs"/>
          <w:u w:val="single"/>
          <w:rtl/>
        </w:rPr>
        <w:t>נוספים</w:t>
      </w:r>
      <w:r>
        <w:rPr>
          <w:rFonts w:hint="cs"/>
          <w:rtl/>
        </w:rPr>
        <w:t xml:space="preserve"> </w:t>
      </w:r>
      <w:r w:rsidRPr="005A0BCE">
        <w:rPr>
          <w:rtl/>
        </w:rPr>
        <w:t xml:space="preserve">מתוך סל השירותים </w:t>
      </w:r>
      <w:r>
        <w:rPr>
          <w:rFonts w:hint="cs"/>
          <w:rtl/>
        </w:rPr>
        <w:t>שלהלן</w:t>
      </w:r>
      <w:r w:rsidRPr="005E3F8E">
        <w:rPr>
          <w:rtl/>
        </w:rPr>
        <w:t>:</w:t>
      </w:r>
      <w:r>
        <w:rPr>
          <w:rFonts w:hint="cs"/>
          <w:rtl/>
        </w:rPr>
        <w:t xml:space="preserve"> </w:t>
      </w:r>
      <w:r w:rsidRPr="00156532">
        <w:rPr>
          <w:b/>
          <w:bCs/>
          <w:rtl/>
        </w:rPr>
        <w:t>אב קהילה מתוגבר</w:t>
      </w:r>
      <w:r>
        <w:rPr>
          <w:rFonts w:hint="cs"/>
          <w:rtl/>
        </w:rPr>
        <w:t xml:space="preserve">; </w:t>
      </w:r>
      <w:r w:rsidRPr="00156532">
        <w:rPr>
          <w:b/>
          <w:bCs/>
          <w:rtl/>
        </w:rPr>
        <w:t xml:space="preserve">לחצן </w:t>
      </w:r>
      <w:proofErr w:type="spellStart"/>
      <w:r w:rsidRPr="00156532">
        <w:rPr>
          <w:b/>
          <w:bCs/>
          <w:rtl/>
        </w:rPr>
        <w:t>מצוקה</w:t>
      </w:r>
      <w:r w:rsidRPr="00156532">
        <w:rPr>
          <w:rFonts w:hint="cs"/>
          <w:b/>
          <w:bCs/>
          <w:rtl/>
        </w:rPr>
        <w:t>+שירות</w:t>
      </w:r>
      <w:proofErr w:type="spellEnd"/>
      <w:r w:rsidRPr="00156532">
        <w:rPr>
          <w:rFonts w:hint="cs"/>
          <w:b/>
          <w:bCs/>
          <w:rtl/>
        </w:rPr>
        <w:t xml:space="preserve"> רפואי</w:t>
      </w:r>
      <w:r>
        <w:rPr>
          <w:rFonts w:hint="cs"/>
          <w:rtl/>
        </w:rPr>
        <w:t xml:space="preserve">; </w:t>
      </w:r>
      <w:r w:rsidRPr="00156532">
        <w:rPr>
          <w:b/>
          <w:bCs/>
          <w:rtl/>
        </w:rPr>
        <w:t>פעילות חברתית</w:t>
      </w:r>
      <w:r w:rsidRPr="005E3F8E">
        <w:rPr>
          <w:rtl/>
        </w:rPr>
        <w:t xml:space="preserve"> </w:t>
      </w:r>
      <w:r>
        <w:rPr>
          <w:rFonts w:hint="cs"/>
          <w:rtl/>
        </w:rPr>
        <w:t xml:space="preserve">(כגון </w:t>
      </w:r>
      <w:r w:rsidRPr="005E3F8E">
        <w:rPr>
          <w:rtl/>
        </w:rPr>
        <w:t>מועדון שבועי, טיולים, בית מארח, קבוצת פעילות גופנית, קפה ומאפה, פעילות ח</w:t>
      </w:r>
      <w:r>
        <w:rPr>
          <w:rtl/>
        </w:rPr>
        <w:t>ברתית</w:t>
      </w:r>
      <w:r>
        <w:rPr>
          <w:rFonts w:hint="cs"/>
          <w:rtl/>
        </w:rPr>
        <w:t xml:space="preserve">); </w:t>
      </w:r>
      <w:r w:rsidRPr="00156532">
        <w:rPr>
          <w:b/>
          <w:bCs/>
          <w:rtl/>
        </w:rPr>
        <w:t>שירותי הנגשה</w:t>
      </w:r>
      <w:r>
        <w:rPr>
          <w:rFonts w:hint="cs"/>
          <w:rtl/>
        </w:rPr>
        <w:t xml:space="preserve"> (</w:t>
      </w:r>
      <w:r w:rsidRPr="005E3F8E">
        <w:rPr>
          <w:rtl/>
        </w:rPr>
        <w:t>שירותי הסעות ומתן שירותים לבית, כגון: הבאת תרופות ומזון, סיוע בהגע</w:t>
      </w:r>
      <w:r>
        <w:rPr>
          <w:rtl/>
        </w:rPr>
        <w:t>ה לחנות, ליווי לטיפולים רפואיים</w:t>
      </w:r>
      <w:r>
        <w:rPr>
          <w:rFonts w:hint="cs"/>
          <w:rtl/>
        </w:rPr>
        <w:t>);</w:t>
      </w:r>
      <w:r>
        <w:rPr>
          <w:rFonts w:hint="cs"/>
        </w:rPr>
        <w:t xml:space="preserve"> </w:t>
      </w:r>
      <w:r w:rsidRPr="00156532">
        <w:rPr>
          <w:b/>
          <w:bCs/>
          <w:rtl/>
        </w:rPr>
        <w:t>שירותי טיפוח</w:t>
      </w:r>
      <w:r>
        <w:rPr>
          <w:rtl/>
        </w:rPr>
        <w:t xml:space="preserve"> </w:t>
      </w:r>
      <w:r>
        <w:rPr>
          <w:rFonts w:hint="cs"/>
          <w:rtl/>
        </w:rPr>
        <w:t>(</w:t>
      </w:r>
      <w:r>
        <w:rPr>
          <w:rtl/>
        </w:rPr>
        <w:t>כגון מספרה וקוסמטיקה</w:t>
      </w:r>
      <w:r>
        <w:rPr>
          <w:rFonts w:hint="cs"/>
          <w:rtl/>
        </w:rPr>
        <w:t>);</w:t>
      </w:r>
      <w:r>
        <w:rPr>
          <w:rFonts w:hint="cs"/>
        </w:rPr>
        <w:t xml:space="preserve"> </w:t>
      </w:r>
      <w:r>
        <w:rPr>
          <w:rFonts w:hint="cs"/>
          <w:rtl/>
        </w:rPr>
        <w:t xml:space="preserve"> </w:t>
      </w:r>
      <w:r w:rsidRPr="00156532">
        <w:rPr>
          <w:b/>
          <w:bCs/>
          <w:rtl/>
        </w:rPr>
        <w:t>שירותים פר</w:t>
      </w:r>
      <w:r w:rsidRPr="00156532">
        <w:rPr>
          <w:rFonts w:hint="cs"/>
          <w:b/>
          <w:bCs/>
          <w:rtl/>
        </w:rPr>
        <w:t>א</w:t>
      </w:r>
      <w:r w:rsidRPr="00156532">
        <w:rPr>
          <w:b/>
          <w:bCs/>
          <w:rtl/>
        </w:rPr>
        <w:t>-רפואיים</w:t>
      </w:r>
      <w:r w:rsidRPr="005E3F8E">
        <w:rPr>
          <w:rtl/>
        </w:rPr>
        <w:t xml:space="preserve"> </w:t>
      </w:r>
      <w:r>
        <w:rPr>
          <w:rFonts w:hint="cs"/>
          <w:rtl/>
        </w:rPr>
        <w:t>(</w:t>
      </w:r>
      <w:r w:rsidRPr="005E3F8E">
        <w:rPr>
          <w:rtl/>
        </w:rPr>
        <w:t>כגון פדיקור רפואי</w:t>
      </w:r>
      <w:r>
        <w:rPr>
          <w:rFonts w:hint="cs"/>
          <w:rtl/>
        </w:rPr>
        <w:t xml:space="preserve"> ו</w:t>
      </w:r>
      <w:r w:rsidRPr="005E3F8E">
        <w:rPr>
          <w:rtl/>
        </w:rPr>
        <w:t>טיפולים אלטרנטיביים</w:t>
      </w:r>
      <w:r>
        <w:rPr>
          <w:rFonts w:hint="cs"/>
          <w:rtl/>
        </w:rPr>
        <w:t>)</w:t>
      </w:r>
    </w:p>
    <w:p w14:paraId="16EF2BB7" w14:textId="77777777" w:rsidR="00A97631" w:rsidRPr="00156532" w:rsidRDefault="00A97631" w:rsidP="00A97631">
      <w:pPr>
        <w:spacing w:line="276" w:lineRule="auto"/>
        <w:jc w:val="both"/>
        <w:rPr>
          <w:u w:val="single"/>
          <w:rtl/>
          <w:lang w:eastAsia="he-IL"/>
        </w:rPr>
      </w:pPr>
    </w:p>
    <w:p w14:paraId="706CC4DF" w14:textId="77777777" w:rsidR="00A97631" w:rsidRPr="00156532" w:rsidRDefault="00A97631" w:rsidP="00A97631">
      <w:pPr>
        <w:pStyle w:val="af5"/>
        <w:spacing w:line="276" w:lineRule="auto"/>
        <w:ind w:left="375"/>
        <w:jc w:val="both"/>
        <w:rPr>
          <w:rtl/>
          <w:lang w:eastAsia="he-IL"/>
        </w:rPr>
      </w:pPr>
      <w:r w:rsidRPr="00156532">
        <w:rPr>
          <w:rFonts w:hint="cs"/>
          <w:rtl/>
          <w:lang w:eastAsia="he-IL"/>
        </w:rPr>
        <w:t xml:space="preserve">יובהר כי לא </w:t>
      </w:r>
      <w:r>
        <w:rPr>
          <w:rFonts w:hint="cs"/>
          <w:rtl/>
          <w:lang w:eastAsia="he-IL"/>
        </w:rPr>
        <w:t>כל מפעיל יוכל בהכרח לספק את כל השירותים הנוספים, אך הוא יציע את חלקם לפחות.</w:t>
      </w:r>
    </w:p>
    <w:p w14:paraId="17C9A476" w14:textId="77777777" w:rsidR="00A97631" w:rsidRDefault="00A97631" w:rsidP="00A97631">
      <w:pPr>
        <w:spacing w:line="276" w:lineRule="auto"/>
        <w:jc w:val="both"/>
        <w:rPr>
          <w:b/>
          <w:bCs/>
          <w:rtl/>
          <w:lang w:eastAsia="he-IL"/>
        </w:rPr>
      </w:pPr>
    </w:p>
    <w:p w14:paraId="2DB709AD" w14:textId="77777777" w:rsidR="00A97631" w:rsidRPr="00156532" w:rsidRDefault="00A97631" w:rsidP="00A97631">
      <w:pPr>
        <w:spacing w:line="276" w:lineRule="auto"/>
        <w:ind w:left="375"/>
        <w:jc w:val="both"/>
        <w:rPr>
          <w:rtl/>
          <w:lang w:eastAsia="he-IL"/>
        </w:rPr>
      </w:pPr>
      <w:r>
        <w:rPr>
          <w:rFonts w:hint="cs"/>
          <w:rtl/>
          <w:lang w:eastAsia="he-IL"/>
        </w:rPr>
        <w:t>אשר לעלות יובהר כי כיום עלות הסל הבסיסי הינה חצי יחידת שירות בשבוע (כ 140 ₪ לחודש</w:t>
      </w:r>
      <w:r>
        <w:rPr>
          <w:rStyle w:val="af1"/>
          <w:rtl/>
          <w:lang w:eastAsia="he-IL"/>
        </w:rPr>
        <w:footnoteReference w:id="1"/>
      </w:r>
      <w:r>
        <w:rPr>
          <w:rFonts w:hint="cs"/>
          <w:rtl/>
          <w:lang w:eastAsia="he-IL"/>
        </w:rPr>
        <w:t xml:space="preserve">), והיא תישאר זהה גם עם מתן הסל הגמיש. </w:t>
      </w:r>
    </w:p>
    <w:p w14:paraId="61FAFE46" w14:textId="77777777" w:rsidR="00A97631" w:rsidRPr="00156532" w:rsidRDefault="00A97631" w:rsidP="00A97631">
      <w:pPr>
        <w:spacing w:line="276" w:lineRule="auto"/>
        <w:jc w:val="both"/>
        <w:rPr>
          <w:b/>
          <w:bCs/>
          <w:rtl/>
          <w:lang w:eastAsia="he-IL"/>
        </w:rPr>
      </w:pPr>
    </w:p>
    <w:p w14:paraId="74F9A7C1" w14:textId="77777777" w:rsidR="00A97631" w:rsidRDefault="00A97631" w:rsidP="00A97631">
      <w:pPr>
        <w:pStyle w:val="af5"/>
        <w:numPr>
          <w:ilvl w:val="0"/>
          <w:numId w:val="3"/>
        </w:numPr>
        <w:spacing w:line="276" w:lineRule="auto"/>
        <w:jc w:val="both"/>
        <w:rPr>
          <w:lang w:eastAsia="he-IL"/>
        </w:rPr>
      </w:pPr>
      <w:r w:rsidRPr="005D593A">
        <w:rPr>
          <w:rFonts w:hint="cs"/>
          <w:b/>
          <w:bCs/>
          <w:u w:val="single"/>
          <w:rtl/>
          <w:lang w:eastAsia="he-IL"/>
        </w:rPr>
        <w:t>הארכת הוראת השעה המציעה לזכאים סל שירותים בסיסי בשנה נוספת עד ליום 31 בדצמבר 2026</w:t>
      </w:r>
      <w:r>
        <w:rPr>
          <w:rFonts w:hint="cs"/>
          <w:rtl/>
          <w:lang w:eastAsia="he-IL"/>
        </w:rPr>
        <w:t xml:space="preserve">  - במקביל להוספת הסל הגמיש ועל מנת </w:t>
      </w:r>
      <w:proofErr w:type="spellStart"/>
      <w:r>
        <w:rPr>
          <w:rFonts w:hint="cs"/>
          <w:rtl/>
          <w:lang w:eastAsia="he-IL"/>
        </w:rPr>
        <w:t>ליתן</w:t>
      </w:r>
      <w:proofErr w:type="spellEnd"/>
      <w:r>
        <w:rPr>
          <w:rFonts w:hint="cs"/>
          <w:rtl/>
          <w:lang w:eastAsia="he-IL"/>
        </w:rPr>
        <w:t xml:space="preserve"> פרק זמן להיערכות, מוצע להאריך את מסגרת הסך הקיים בשנתיים נוספות, עד ליום 31.12.2026.</w:t>
      </w:r>
    </w:p>
    <w:p w14:paraId="28A59FA2" w14:textId="77777777" w:rsidR="00A97631" w:rsidRDefault="00A97631" w:rsidP="00A97631">
      <w:pPr>
        <w:spacing w:line="276" w:lineRule="auto"/>
        <w:rPr>
          <w:b/>
          <w:bCs/>
          <w:rtl/>
        </w:rPr>
      </w:pPr>
    </w:p>
    <w:p w14:paraId="7AF10A27" w14:textId="5B972FD8" w:rsidR="006B7CB6" w:rsidRDefault="006B7CB6" w:rsidP="00DB5B1C">
      <w:pPr>
        <w:pStyle w:val="af5"/>
        <w:numPr>
          <w:ilvl w:val="0"/>
          <w:numId w:val="3"/>
        </w:numPr>
        <w:spacing w:line="276" w:lineRule="auto"/>
        <w:ind w:left="368"/>
        <w:jc w:val="both"/>
        <w:rPr>
          <w:ins w:id="0" w:author="אביעד יצחקי" w:date="2024-11-21T17:13:00Z"/>
          <w:rtl/>
        </w:rPr>
      </w:pPr>
      <w:proofErr w:type="spellStart"/>
      <w:ins w:id="1" w:author="אביעד יצחקי" w:date="2024-11-21T17:13:00Z">
        <w:r w:rsidRPr="006B7CB6">
          <w:rPr>
            <w:rFonts w:hint="cs"/>
            <w:b/>
            <w:bCs/>
            <w:u w:val="single"/>
            <w:rtl/>
          </w:rPr>
          <w:t>פיילוטים</w:t>
        </w:r>
        <w:proofErr w:type="spellEnd"/>
        <w:r w:rsidRPr="006B7CB6">
          <w:rPr>
            <w:rFonts w:hint="cs"/>
            <w:b/>
            <w:bCs/>
            <w:u w:val="single"/>
            <w:rtl/>
          </w:rPr>
          <w:t xml:space="preserve"> לסל מותאם אישית למניעת הדרדרות</w:t>
        </w:r>
        <w:r>
          <w:rPr>
            <w:rFonts w:hint="cs"/>
            <w:rtl/>
          </w:rPr>
          <w:t xml:space="preserve">- </w:t>
        </w:r>
        <w:r>
          <w:rPr>
            <w:rtl/>
          </w:rPr>
          <w:t>בהמשך ל</w:t>
        </w:r>
      </w:ins>
      <w:ins w:id="2" w:author="אביעד יצחקי" w:date="2024-11-21T17:14:00Z">
        <w:r>
          <w:rPr>
            <w:rFonts w:hint="cs"/>
            <w:rtl/>
          </w:rPr>
          <w:t xml:space="preserve">החלטת ממשלה </w:t>
        </w:r>
      </w:ins>
      <w:ins w:id="3" w:author="אביעד יצחקי" w:date="2024-11-21T17:15:00Z">
        <w:r>
          <w:rPr>
            <w:rFonts w:hint="cs"/>
            <w:rtl/>
          </w:rPr>
          <w:t>127 להזדקנות מיטבית</w:t>
        </w:r>
        <w:r w:rsidR="00DB5B1C">
          <w:rPr>
            <w:rFonts w:hint="cs"/>
            <w:rtl/>
          </w:rPr>
          <w:t>,</w:t>
        </w:r>
      </w:ins>
      <w:ins w:id="4" w:author="אביעד יצחקי" w:date="2024-11-21T17:14:00Z">
        <w:r>
          <w:rPr>
            <w:rFonts w:hint="cs"/>
            <w:rtl/>
          </w:rPr>
          <w:t xml:space="preserve"> </w:t>
        </w:r>
      </w:ins>
      <w:ins w:id="5" w:author="אביעד יצחקי" w:date="2024-11-21T17:13:00Z">
        <w:r>
          <w:rPr>
            <w:rtl/>
          </w:rPr>
          <w:t xml:space="preserve">המלצות הצוות למניעת התדרדרות תפקודית מ-9.2022 וסעיף 45 לחוק התכנית הכלכלית (תיקוני חקיקה ליישום המדיניות הכלכלית לשנות התקציב 2023 ו-2024), התשפ"ג-2023, מוצע לקדם </w:t>
        </w:r>
        <w:proofErr w:type="spellStart"/>
        <w:r>
          <w:rPr>
            <w:rtl/>
          </w:rPr>
          <w:t>פיילוטים</w:t>
        </w:r>
        <w:proofErr w:type="spellEnd"/>
        <w:r>
          <w:rPr>
            <w:rtl/>
          </w:rPr>
          <w:t xml:space="preserve"> להתאמת והרחבת סל השירותים למבוטחים ברמות סיעוד 1-3, במסגרתם יוקדשו שתי יחידות שירות שבועיות לקידום שייכות ומשמעות, שימור ושיפור תפקוד, וחיזוק חוסן </w:t>
        </w:r>
      </w:ins>
      <w:ins w:id="6" w:author="אביעד יצחקי" w:date="2024-11-21T17:16:00Z">
        <w:r w:rsidR="00DB5B1C">
          <w:rPr>
            <w:rFonts w:hint="cs"/>
            <w:rtl/>
          </w:rPr>
          <w:t xml:space="preserve">כלכלי, </w:t>
        </w:r>
      </w:ins>
      <w:ins w:id="7" w:author="אביעד יצחקי" w:date="2024-11-21T17:13:00Z">
        <w:r>
          <w:rPr>
            <w:rtl/>
          </w:rPr>
          <w:t>אישי וקהילתי</w:t>
        </w:r>
        <w:r>
          <w:t>.</w:t>
        </w:r>
      </w:ins>
    </w:p>
    <w:p w14:paraId="136B5968" w14:textId="77777777" w:rsidR="006B7CB6" w:rsidRPr="006B7CB6" w:rsidRDefault="006B7CB6" w:rsidP="006B7CB6">
      <w:pPr>
        <w:pStyle w:val="af5"/>
        <w:spacing w:line="276" w:lineRule="auto"/>
        <w:ind w:left="368"/>
        <w:jc w:val="both"/>
        <w:rPr>
          <w:ins w:id="8" w:author="אביעד יצחקי" w:date="2024-11-21T17:13:00Z"/>
          <w:rPrChange w:id="9" w:author="אביעד יצחקי" w:date="2024-11-21T17:13:00Z">
            <w:rPr>
              <w:ins w:id="10" w:author="אביעד יצחקי" w:date="2024-11-21T17:13:00Z"/>
              <w:b/>
              <w:bCs/>
              <w:u w:val="single"/>
              <w:rtl/>
            </w:rPr>
          </w:rPrChange>
        </w:rPr>
        <w:pPrChange w:id="11" w:author="אביעד יצחקי" w:date="2024-11-21T17:13:00Z">
          <w:pPr>
            <w:pStyle w:val="af5"/>
            <w:numPr>
              <w:numId w:val="3"/>
            </w:numPr>
            <w:spacing w:line="276" w:lineRule="auto"/>
            <w:ind w:left="368" w:hanging="375"/>
            <w:jc w:val="both"/>
          </w:pPr>
        </w:pPrChange>
      </w:pPr>
    </w:p>
    <w:p w14:paraId="18519545" w14:textId="77777777" w:rsidR="006B7CB6" w:rsidRPr="006B7CB6" w:rsidRDefault="006B7CB6" w:rsidP="006B7CB6">
      <w:pPr>
        <w:pStyle w:val="af5"/>
        <w:rPr>
          <w:ins w:id="12" w:author="אביעד יצחקי" w:date="2024-11-21T17:13:00Z"/>
          <w:rFonts w:hint="cs"/>
          <w:b/>
          <w:bCs/>
          <w:u w:val="single"/>
          <w:rtl/>
          <w:rPrChange w:id="13" w:author="אביעד יצחקי" w:date="2024-11-21T17:13:00Z">
            <w:rPr>
              <w:ins w:id="14" w:author="אביעד יצחקי" w:date="2024-11-21T17:13:00Z"/>
              <w:rFonts w:hint="cs"/>
              <w:rtl/>
            </w:rPr>
          </w:rPrChange>
        </w:rPr>
        <w:pPrChange w:id="15" w:author="אביעד יצחקי" w:date="2024-11-21T17:13:00Z">
          <w:pPr>
            <w:pStyle w:val="af5"/>
            <w:numPr>
              <w:numId w:val="3"/>
            </w:numPr>
            <w:spacing w:line="276" w:lineRule="auto"/>
            <w:ind w:left="368" w:hanging="375"/>
            <w:jc w:val="both"/>
          </w:pPr>
        </w:pPrChange>
      </w:pPr>
    </w:p>
    <w:p w14:paraId="74E9E1E4" w14:textId="6E28199C" w:rsidR="00A97631" w:rsidRDefault="00A97631" w:rsidP="00A97631">
      <w:pPr>
        <w:pStyle w:val="af5"/>
        <w:numPr>
          <w:ilvl w:val="0"/>
          <w:numId w:val="3"/>
        </w:numPr>
        <w:spacing w:line="276" w:lineRule="auto"/>
        <w:ind w:left="368"/>
        <w:jc w:val="both"/>
      </w:pPr>
      <w:r w:rsidRPr="005D593A">
        <w:rPr>
          <w:rFonts w:hint="cs"/>
          <w:b/>
          <w:bCs/>
          <w:u w:val="single"/>
          <w:rtl/>
        </w:rPr>
        <w:t xml:space="preserve">ביטול שירות כביסה </w:t>
      </w:r>
      <w:r w:rsidRPr="00CC6757">
        <w:rPr>
          <w:rFonts w:hint="cs"/>
          <w:b/>
          <w:bCs/>
          <w:rtl/>
        </w:rPr>
        <w:t xml:space="preserve">- </w:t>
      </w:r>
      <w:r w:rsidRPr="000D5BEE">
        <w:rPr>
          <w:rFonts w:hint="cs"/>
          <w:rtl/>
        </w:rPr>
        <w:t xml:space="preserve">ביום 22.11.2023 אישרה מנהלת המוסד </w:t>
      </w:r>
      <w:r>
        <w:rPr>
          <w:rFonts w:hint="cs"/>
          <w:rtl/>
        </w:rPr>
        <w:t>ובהמשך גם מועצת המוסד את ביטול שירותי הכביסה מלוח ח'2 וזאת נוכח מיעוט הזכאים המשתמשים בשירות (כ-600 איש בלבד)</w:t>
      </w:r>
      <w:r>
        <w:rPr>
          <w:rFonts w:hint="cs"/>
        </w:rPr>
        <w:t xml:space="preserve"> </w:t>
      </w:r>
      <w:r>
        <w:rPr>
          <w:rFonts w:hint="cs"/>
          <w:rtl/>
        </w:rPr>
        <w:t>ומאחר ומרבית הזכאים שמשתמשים בשירותי הכביסה בלוח ח'2, מקבלים שירות של טיפול אישי בבית כך שהם יכולים להיעזר במטפלת לצורך כיבוס בגדיהם.</w:t>
      </w:r>
    </w:p>
    <w:p w14:paraId="43263BE6" w14:textId="77777777" w:rsidR="006B7CB6" w:rsidRDefault="006B7CB6" w:rsidP="006B7CB6">
      <w:pPr>
        <w:pStyle w:val="af5"/>
        <w:rPr>
          <w:rFonts w:hint="cs"/>
          <w:rtl/>
        </w:rPr>
      </w:pPr>
    </w:p>
    <w:p w14:paraId="4B8BD213" w14:textId="77777777" w:rsidR="00A97631" w:rsidRDefault="00A97631" w:rsidP="00A97631">
      <w:pPr>
        <w:spacing w:line="276" w:lineRule="auto"/>
        <w:ind w:left="226"/>
        <w:jc w:val="both"/>
        <w:rPr>
          <w:rtl/>
        </w:rPr>
      </w:pPr>
    </w:p>
    <w:p w14:paraId="4E07129F" w14:textId="77777777" w:rsidR="00A97631" w:rsidRDefault="00A97631" w:rsidP="00A97631">
      <w:pPr>
        <w:spacing w:line="276" w:lineRule="auto"/>
        <w:jc w:val="both"/>
        <w:rPr>
          <w:rtl/>
        </w:rPr>
      </w:pPr>
      <w:r>
        <w:rPr>
          <w:rFonts w:hint="cs"/>
          <w:rtl/>
        </w:rPr>
        <w:t>במסגרת התיקון הנ"ל הוכנס לפיכך גם התיקון האמור.</w:t>
      </w:r>
    </w:p>
    <w:p w14:paraId="006230F0" w14:textId="77777777" w:rsidR="00A97631" w:rsidRPr="0025359E" w:rsidRDefault="00A97631" w:rsidP="00A97631">
      <w:pPr>
        <w:spacing w:line="276" w:lineRule="auto"/>
        <w:rPr>
          <w:rtl/>
        </w:rPr>
      </w:pPr>
    </w:p>
    <w:p w14:paraId="51FC0C20" w14:textId="77777777" w:rsidR="00A97631" w:rsidRPr="00001739" w:rsidRDefault="00A97631" w:rsidP="00A97631">
      <w:pPr>
        <w:spacing w:line="276" w:lineRule="auto"/>
        <w:rPr>
          <w:b/>
          <w:bCs/>
          <w:rtl/>
        </w:rPr>
      </w:pPr>
      <w:r>
        <w:rPr>
          <w:rFonts w:hint="cs"/>
          <w:b/>
          <w:bCs/>
          <w:rtl/>
        </w:rPr>
        <w:t>מצ"ב נוסח התיקון המוצע, ו</w:t>
      </w:r>
      <w:r w:rsidRPr="00001739">
        <w:rPr>
          <w:rFonts w:hint="cs"/>
          <w:b/>
          <w:bCs/>
          <w:rtl/>
        </w:rPr>
        <w:t>אבקש להביא הנושא לדיון במנהלה</w:t>
      </w:r>
      <w:r>
        <w:rPr>
          <w:rFonts w:hint="cs"/>
          <w:b/>
          <w:bCs/>
          <w:rtl/>
        </w:rPr>
        <w:t>.</w:t>
      </w:r>
    </w:p>
    <w:p w14:paraId="4D6A1685" w14:textId="77777777" w:rsidR="00A97631" w:rsidRDefault="00A97631" w:rsidP="00A97631">
      <w:pPr>
        <w:spacing w:line="276" w:lineRule="auto"/>
        <w:rPr>
          <w:rtl/>
        </w:rPr>
      </w:pPr>
    </w:p>
    <w:p w14:paraId="79EECDF2" w14:textId="77777777" w:rsidR="00A97631" w:rsidRDefault="00A97631" w:rsidP="00A97631">
      <w:pPr>
        <w:spacing w:line="276" w:lineRule="auto"/>
        <w:rPr>
          <w:rtl/>
        </w:rPr>
      </w:pPr>
    </w:p>
    <w:p w14:paraId="595FB0C1" w14:textId="77777777" w:rsidR="00A97631" w:rsidRDefault="00A97631" w:rsidP="00A97631">
      <w:pPr>
        <w:spacing w:line="276" w:lineRule="auto"/>
        <w:rPr>
          <w:rtl/>
        </w:rPr>
      </w:pPr>
    </w:p>
    <w:p w14:paraId="470CAF0F" w14:textId="77777777" w:rsidR="00A97631" w:rsidRPr="00001739" w:rsidRDefault="00A97631" w:rsidP="00A97631">
      <w:pPr>
        <w:spacing w:line="276" w:lineRule="auto"/>
        <w:ind w:left="5040" w:firstLine="720"/>
        <w:rPr>
          <w:b/>
          <w:bCs/>
          <w:rtl/>
        </w:rPr>
      </w:pPr>
      <w:r>
        <w:rPr>
          <w:rFonts w:hint="cs"/>
          <w:b/>
          <w:bCs/>
          <w:rtl/>
        </w:rPr>
        <w:t xml:space="preserve">  </w:t>
      </w:r>
      <w:r w:rsidRPr="00001739">
        <w:rPr>
          <w:rFonts w:hint="cs"/>
          <w:b/>
          <w:bCs/>
          <w:rtl/>
        </w:rPr>
        <w:t>בברכה,</w:t>
      </w:r>
    </w:p>
    <w:tbl>
      <w:tblPr>
        <w:bidiVisual/>
        <w:tblW w:w="0" w:type="auto"/>
        <w:tblInd w:w="5863" w:type="dxa"/>
        <w:tblLayout w:type="fixed"/>
        <w:tblLook w:val="04A0" w:firstRow="1" w:lastRow="0" w:firstColumn="1" w:lastColumn="0" w:noHBand="0" w:noVBand="1"/>
      </w:tblPr>
      <w:tblGrid>
        <w:gridCol w:w="1758"/>
      </w:tblGrid>
      <w:tr w:rsidR="00A97631" w:rsidRPr="00001739" w14:paraId="604296B6" w14:textId="77777777" w:rsidTr="00B31AAF">
        <w:tc>
          <w:tcPr>
            <w:tcW w:w="1758" w:type="dxa"/>
            <w:hideMark/>
          </w:tcPr>
          <w:p w14:paraId="4CA4AF36" w14:textId="77777777" w:rsidR="00A97631" w:rsidRDefault="00A97631" w:rsidP="00B31AAF">
            <w:pPr>
              <w:spacing w:line="276" w:lineRule="auto"/>
              <w:rPr>
                <w:rStyle w:val="a3"/>
                <w:rFonts w:eastAsiaTheme="majorEastAsia"/>
                <w:b/>
                <w:bCs/>
                <w:rtl/>
              </w:rPr>
            </w:pPr>
          </w:p>
          <w:p w14:paraId="64E27F82" w14:textId="77777777" w:rsidR="00A97631" w:rsidRPr="00001739" w:rsidRDefault="00A97631" w:rsidP="00B31AAF">
            <w:pPr>
              <w:spacing w:line="276" w:lineRule="auto"/>
              <w:rPr>
                <w:rStyle w:val="a3"/>
                <w:b/>
                <w:bCs/>
              </w:rPr>
            </w:pPr>
            <w:r>
              <w:rPr>
                <w:rStyle w:val="a3"/>
                <w:rFonts w:eastAsiaTheme="majorEastAsia" w:hint="cs"/>
                <w:b/>
                <w:bCs/>
                <w:rtl/>
              </w:rPr>
              <w:t>רועי קרת</w:t>
            </w:r>
            <w:r w:rsidRPr="00001739">
              <w:rPr>
                <w:rStyle w:val="a3"/>
                <w:rFonts w:eastAsiaTheme="majorEastAsia"/>
                <w:b/>
                <w:bCs/>
              </w:rPr>
              <w:t xml:space="preserve">, </w:t>
            </w:r>
            <w:proofErr w:type="spellStart"/>
            <w:r w:rsidRPr="00001739">
              <w:rPr>
                <w:rStyle w:val="a3"/>
                <w:rFonts w:eastAsiaTheme="majorEastAsia"/>
                <w:b/>
                <w:bCs/>
                <w:rtl/>
              </w:rPr>
              <w:t>עו</w:t>
            </w:r>
            <w:proofErr w:type="spellEnd"/>
            <w:r w:rsidRPr="00001739">
              <w:rPr>
                <w:rStyle w:val="a3"/>
                <w:rFonts w:eastAsiaTheme="majorEastAsia"/>
                <w:b/>
                <w:bCs/>
              </w:rPr>
              <w:t>"</w:t>
            </w:r>
            <w:r w:rsidRPr="00001739">
              <w:rPr>
                <w:rStyle w:val="a3"/>
                <w:rFonts w:eastAsiaTheme="majorEastAsia"/>
                <w:b/>
                <w:bCs/>
                <w:rtl/>
              </w:rPr>
              <w:t>ד</w:t>
            </w:r>
          </w:p>
        </w:tc>
      </w:tr>
      <w:tr w:rsidR="00A97631" w:rsidRPr="00001739" w14:paraId="14D78C81" w14:textId="77777777" w:rsidTr="00B31AAF">
        <w:tc>
          <w:tcPr>
            <w:tcW w:w="1758" w:type="dxa"/>
            <w:hideMark/>
          </w:tcPr>
          <w:p w14:paraId="759CA0F3" w14:textId="77777777" w:rsidR="00A97631" w:rsidRPr="00001739" w:rsidRDefault="00A97631" w:rsidP="00B31AAF">
            <w:pPr>
              <w:spacing w:line="276" w:lineRule="auto"/>
              <w:rPr>
                <w:rStyle w:val="a3"/>
                <w:b/>
                <w:bCs/>
              </w:rPr>
            </w:pPr>
            <w:r w:rsidRPr="00001739">
              <w:rPr>
                <w:rStyle w:val="a3"/>
                <w:rFonts w:eastAsiaTheme="majorEastAsia"/>
                <w:b/>
                <w:bCs/>
                <w:rtl/>
              </w:rPr>
              <w:t>היועץ המשפטי</w:t>
            </w:r>
          </w:p>
        </w:tc>
      </w:tr>
      <w:tr w:rsidR="00A97631" w:rsidRPr="00001739" w14:paraId="2E85013D" w14:textId="77777777" w:rsidTr="00B31AAF">
        <w:tc>
          <w:tcPr>
            <w:tcW w:w="1758" w:type="dxa"/>
          </w:tcPr>
          <w:p w14:paraId="2C35FF04" w14:textId="77777777" w:rsidR="00A97631" w:rsidRPr="00001739" w:rsidRDefault="00A97631" w:rsidP="00B31AAF">
            <w:pPr>
              <w:spacing w:line="276" w:lineRule="auto"/>
              <w:rPr>
                <w:rStyle w:val="a3"/>
                <w:b/>
                <w:bCs/>
              </w:rPr>
            </w:pPr>
          </w:p>
        </w:tc>
      </w:tr>
    </w:tbl>
    <w:p w14:paraId="3F8D5142" w14:textId="77777777" w:rsidR="00A97631" w:rsidRDefault="00A97631" w:rsidP="00A97631">
      <w:pPr>
        <w:spacing w:line="276" w:lineRule="auto"/>
        <w:rPr>
          <w:rtl/>
        </w:rPr>
      </w:pPr>
    </w:p>
    <w:p w14:paraId="2B73317C" w14:textId="77777777" w:rsidR="00A97631" w:rsidRDefault="00A97631" w:rsidP="00A97631">
      <w:pPr>
        <w:spacing w:line="276" w:lineRule="auto"/>
        <w:rPr>
          <w:rtl/>
        </w:rPr>
      </w:pPr>
    </w:p>
    <w:p w14:paraId="7D3E3A16" w14:textId="77777777" w:rsidR="00A97631" w:rsidRDefault="00A97631" w:rsidP="00A97631">
      <w:pPr>
        <w:spacing w:line="276" w:lineRule="auto"/>
        <w:rPr>
          <w:rtl/>
        </w:rPr>
      </w:pPr>
    </w:p>
    <w:p w14:paraId="5747483D" w14:textId="77777777" w:rsidR="00A97631" w:rsidRDefault="00A97631" w:rsidP="00A97631">
      <w:pPr>
        <w:rPr>
          <w:rtl/>
        </w:rPr>
      </w:pPr>
    </w:p>
    <w:p w14:paraId="64AB3BE0" w14:textId="77777777" w:rsidR="00A97631" w:rsidRDefault="00A97631" w:rsidP="00A97631">
      <w:pPr>
        <w:rPr>
          <w:rtl/>
        </w:rPr>
      </w:pPr>
    </w:p>
    <w:p w14:paraId="1824F9E9" w14:textId="77777777" w:rsidR="00A97631" w:rsidRDefault="00A97631" w:rsidP="00A97631">
      <w:pPr>
        <w:rPr>
          <w:rtl/>
        </w:rPr>
      </w:pPr>
    </w:p>
    <w:p w14:paraId="5D942AF2" w14:textId="77777777" w:rsidR="00A97631" w:rsidRDefault="00A97631" w:rsidP="00A97631">
      <w:pPr>
        <w:rPr>
          <w:rtl/>
        </w:rPr>
      </w:pPr>
    </w:p>
    <w:p w14:paraId="184074D0" w14:textId="77777777" w:rsidR="00A97631" w:rsidRDefault="00A97631" w:rsidP="00A97631">
      <w:pPr>
        <w:rPr>
          <w:rtl/>
        </w:rPr>
      </w:pPr>
    </w:p>
    <w:p w14:paraId="7BCDFC71" w14:textId="77777777" w:rsidR="00A97631" w:rsidRDefault="00A97631" w:rsidP="00A97631">
      <w:pPr>
        <w:rPr>
          <w:rtl/>
        </w:rPr>
      </w:pPr>
    </w:p>
    <w:p w14:paraId="285A73B0" w14:textId="77777777" w:rsidR="00A97631" w:rsidRDefault="00A97631" w:rsidP="00A97631">
      <w:pPr>
        <w:rPr>
          <w:rtl/>
        </w:rPr>
      </w:pPr>
    </w:p>
    <w:p w14:paraId="3114EB80" w14:textId="77777777" w:rsidR="00A97631" w:rsidRDefault="00A97631" w:rsidP="00A97631">
      <w:pPr>
        <w:rPr>
          <w:rtl/>
        </w:rPr>
      </w:pPr>
    </w:p>
    <w:p w14:paraId="0A9B48B2" w14:textId="77777777" w:rsidR="00A97631" w:rsidRDefault="00A97631" w:rsidP="00A97631">
      <w:pPr>
        <w:rPr>
          <w:rtl/>
        </w:rPr>
      </w:pPr>
    </w:p>
    <w:p w14:paraId="02409B2D" w14:textId="77777777" w:rsidR="00A97631" w:rsidRDefault="00A97631" w:rsidP="00A97631">
      <w:pPr>
        <w:rPr>
          <w:rtl/>
        </w:rPr>
      </w:pPr>
    </w:p>
    <w:p w14:paraId="038DBDE8" w14:textId="77777777" w:rsidR="00A97631" w:rsidRDefault="00A97631" w:rsidP="00A97631">
      <w:pPr>
        <w:rPr>
          <w:rtl/>
        </w:rPr>
      </w:pPr>
    </w:p>
    <w:p w14:paraId="6FBB155E" w14:textId="77777777" w:rsidR="00A97631" w:rsidRDefault="00A97631" w:rsidP="00A97631">
      <w:pPr>
        <w:rPr>
          <w:rtl/>
        </w:rPr>
      </w:pPr>
    </w:p>
    <w:p w14:paraId="772FAECC" w14:textId="77777777" w:rsidR="00A97631" w:rsidRDefault="00A97631" w:rsidP="00A97631">
      <w:pPr>
        <w:rPr>
          <w:rtl/>
        </w:rPr>
      </w:pPr>
    </w:p>
    <w:p w14:paraId="7B51BC2C" w14:textId="77777777" w:rsidR="00A97631" w:rsidRDefault="00A97631" w:rsidP="00A97631">
      <w:pPr>
        <w:rPr>
          <w:rtl/>
        </w:rPr>
      </w:pPr>
    </w:p>
    <w:p w14:paraId="09ACCBC4" w14:textId="77777777" w:rsidR="00A97631" w:rsidRDefault="00A97631" w:rsidP="00A97631">
      <w:pPr>
        <w:rPr>
          <w:rtl/>
        </w:rPr>
      </w:pPr>
    </w:p>
    <w:p w14:paraId="4511C158" w14:textId="77777777" w:rsidR="00A97631" w:rsidRDefault="00A97631" w:rsidP="00A97631">
      <w:pPr>
        <w:pStyle w:val="HeadHatzaotHok"/>
        <w:keepNext w:val="0"/>
        <w:keepLines w:val="0"/>
        <w:rPr>
          <w:sz w:val="22"/>
          <w:szCs w:val="28"/>
        </w:rPr>
      </w:pPr>
      <w:r>
        <w:rPr>
          <w:rFonts w:hint="cs"/>
          <w:sz w:val="22"/>
          <w:szCs w:val="28"/>
          <w:rtl/>
        </w:rPr>
        <w:t xml:space="preserve">צו </w:t>
      </w:r>
      <w:r>
        <w:rPr>
          <w:sz w:val="22"/>
          <w:szCs w:val="28"/>
          <w:rtl/>
        </w:rPr>
        <w:t>הביטוח הלאומי (תיקון לוח ח'2 לחוק)</w:t>
      </w:r>
      <w:r>
        <w:rPr>
          <w:rFonts w:hint="cs"/>
          <w:sz w:val="22"/>
          <w:szCs w:val="28"/>
          <w:rtl/>
        </w:rPr>
        <w:t xml:space="preserve">, </w:t>
      </w:r>
      <w:proofErr w:type="spellStart"/>
      <w:r>
        <w:rPr>
          <w:rFonts w:hint="cs"/>
          <w:sz w:val="22"/>
          <w:szCs w:val="28"/>
          <w:rtl/>
        </w:rPr>
        <w:t>ה</w:t>
      </w:r>
      <w:r>
        <w:rPr>
          <w:sz w:val="22"/>
          <w:szCs w:val="28"/>
          <w:rtl/>
        </w:rPr>
        <w:t>תשפ"</w:t>
      </w:r>
      <w:r>
        <w:rPr>
          <w:rFonts w:hint="cs"/>
          <w:sz w:val="22"/>
          <w:szCs w:val="28"/>
          <w:rtl/>
        </w:rPr>
        <w:t>ה</w:t>
      </w:r>
      <w:proofErr w:type="spellEnd"/>
      <w:r>
        <w:rPr>
          <w:sz w:val="22"/>
          <w:szCs w:val="28"/>
          <w:rtl/>
        </w:rPr>
        <w:t>–202</w:t>
      </w:r>
      <w:r>
        <w:rPr>
          <w:rFonts w:hint="cs"/>
          <w:sz w:val="22"/>
          <w:szCs w:val="28"/>
          <w:rtl/>
        </w:rPr>
        <w:t>4</w:t>
      </w:r>
    </w:p>
    <w:tbl>
      <w:tblPr>
        <w:bidiVisual/>
        <w:tblW w:w="9111" w:type="dxa"/>
        <w:tblLayout w:type="fixed"/>
        <w:tblCellMar>
          <w:top w:w="57" w:type="dxa"/>
          <w:left w:w="0" w:type="dxa"/>
          <w:bottom w:w="57" w:type="dxa"/>
          <w:right w:w="0" w:type="dxa"/>
        </w:tblCellMar>
        <w:tblLook w:val="01E0" w:firstRow="1" w:lastRow="1" w:firstColumn="1" w:lastColumn="1" w:noHBand="0" w:noVBand="0"/>
      </w:tblPr>
      <w:tblGrid>
        <w:gridCol w:w="1408"/>
        <w:gridCol w:w="342"/>
        <w:gridCol w:w="321"/>
        <w:gridCol w:w="7040"/>
      </w:tblGrid>
      <w:tr w:rsidR="00A97631" w14:paraId="277B7854" w14:textId="77777777" w:rsidTr="00B31AAF">
        <w:trPr>
          <w:cantSplit/>
          <w:trHeight w:val="60"/>
        </w:trPr>
        <w:tc>
          <w:tcPr>
            <w:tcW w:w="9111" w:type="dxa"/>
            <w:gridSpan w:val="4"/>
            <w:hideMark/>
          </w:tcPr>
          <w:p w14:paraId="55332E13" w14:textId="77777777" w:rsidR="00A97631" w:rsidRDefault="00A97631" w:rsidP="00B31AAF">
            <w:pPr>
              <w:pStyle w:val="TableBlock"/>
            </w:pPr>
            <w:r>
              <w:rPr>
                <w:rtl/>
              </w:rPr>
              <w:t xml:space="preserve">בתוקף סמכותי לפי סעיף 224(ו) לחוק הביטוח הלאומי [נוסח משולב], </w:t>
            </w:r>
            <w:proofErr w:type="spellStart"/>
            <w:r>
              <w:rPr>
                <w:rtl/>
              </w:rPr>
              <w:t>התשנ"ה</w:t>
            </w:r>
            <w:proofErr w:type="spellEnd"/>
            <w:r>
              <w:rPr>
                <w:rtl/>
              </w:rPr>
              <w:t>–1995</w:t>
            </w:r>
            <w:r>
              <w:rPr>
                <w:rStyle w:val="af1"/>
                <w:rtl/>
              </w:rPr>
              <w:footnoteReference w:id="2"/>
            </w:r>
            <w:r>
              <w:rPr>
                <w:rtl/>
              </w:rPr>
              <w:t xml:space="preserve"> (להלן – החוק), </w:t>
            </w:r>
            <w:r>
              <w:rPr>
                <w:rFonts w:hint="cs"/>
                <w:rtl/>
              </w:rPr>
              <w:t xml:space="preserve">ולאחר שנועצתי במועצת המוסד לפי סעיף 12 לחוק, </w:t>
            </w:r>
            <w:r>
              <w:rPr>
                <w:rtl/>
              </w:rPr>
              <w:t>בהסכמת שר האוצר ובאישור ועדת העבודה, הרווחה והבריאות של הכנסת, אני מתקין צו זה:</w:t>
            </w:r>
          </w:p>
        </w:tc>
      </w:tr>
      <w:tr w:rsidR="00A97631" w14:paraId="2CA84091" w14:textId="77777777" w:rsidTr="00B31AAF">
        <w:trPr>
          <w:cantSplit/>
          <w:trHeight w:val="60"/>
        </w:trPr>
        <w:tc>
          <w:tcPr>
            <w:tcW w:w="1408" w:type="dxa"/>
            <w:hideMark/>
          </w:tcPr>
          <w:p w14:paraId="46C3F7CC" w14:textId="77777777" w:rsidR="00A97631" w:rsidRDefault="00A97631" w:rsidP="00B31AAF">
            <w:pPr>
              <w:pStyle w:val="TableSideHeading"/>
              <w:outlineLvl w:val="9"/>
              <w:rPr>
                <w:rtl/>
              </w:rPr>
            </w:pPr>
            <w:r>
              <w:rPr>
                <w:rtl/>
              </w:rPr>
              <w:t xml:space="preserve">תיקון </w:t>
            </w:r>
            <w:r>
              <w:rPr>
                <w:rFonts w:hint="cs"/>
                <w:rtl/>
              </w:rPr>
              <w:t>צו הביטוח הלאומי (תיקון לוח ח'2 לחוק) (הוראת שעה), התשפ"א-2020</w:t>
            </w:r>
            <w:r>
              <w:rPr>
                <w:rtl/>
              </w:rPr>
              <w:t xml:space="preserve">   </w:t>
            </w:r>
          </w:p>
        </w:tc>
        <w:tc>
          <w:tcPr>
            <w:tcW w:w="663" w:type="dxa"/>
            <w:gridSpan w:val="2"/>
          </w:tcPr>
          <w:p w14:paraId="6706194F" w14:textId="77777777" w:rsidR="00A97631" w:rsidRDefault="00A97631" w:rsidP="00B31AAF">
            <w:pPr>
              <w:pStyle w:val="TableText"/>
              <w:keepLines w:val="0"/>
              <w:numPr>
                <w:ilvl w:val="0"/>
                <w:numId w:val="1"/>
              </w:numPr>
              <w:autoSpaceDE w:val="0"/>
              <w:autoSpaceDN w:val="0"/>
              <w:adjustRightInd w:val="0"/>
              <w:ind w:right="57"/>
              <w:textAlignment w:val="center"/>
            </w:pPr>
          </w:p>
        </w:tc>
        <w:tc>
          <w:tcPr>
            <w:tcW w:w="7040" w:type="dxa"/>
            <w:hideMark/>
          </w:tcPr>
          <w:p w14:paraId="7005E17C" w14:textId="77777777" w:rsidR="00A97631" w:rsidRDefault="00A97631" w:rsidP="00B31AAF">
            <w:pPr>
              <w:pStyle w:val="TableBlock"/>
              <w:keepLines w:val="0"/>
            </w:pPr>
            <w:r>
              <w:rPr>
                <w:rFonts w:hint="cs"/>
                <w:rtl/>
              </w:rPr>
              <w:t>ב</w:t>
            </w:r>
            <w:r>
              <w:rPr>
                <w:rtl/>
              </w:rPr>
              <w:t xml:space="preserve">תיקון </w:t>
            </w:r>
            <w:r>
              <w:rPr>
                <w:rFonts w:hint="cs"/>
                <w:rtl/>
              </w:rPr>
              <w:t xml:space="preserve">צו הביטוח הלאומי (תיקון לוח ח'2 לחוק) (הוראת שעה), </w:t>
            </w:r>
            <w:proofErr w:type="spellStart"/>
            <w:r>
              <w:rPr>
                <w:rFonts w:hint="cs"/>
                <w:rtl/>
              </w:rPr>
              <w:t>התשפ"א</w:t>
            </w:r>
            <w:proofErr w:type="spellEnd"/>
            <w:r>
              <w:rPr>
                <w:rFonts w:hint="cs"/>
                <w:rtl/>
              </w:rPr>
              <w:t>-</w:t>
            </w:r>
            <w:r>
              <w:rPr>
                <w:rStyle w:val="af1"/>
                <w:rtl/>
              </w:rPr>
              <w:footnoteReference w:id="3"/>
            </w:r>
            <w:r>
              <w:rPr>
                <w:rFonts w:hint="cs"/>
                <w:rtl/>
              </w:rPr>
              <w:t>2020, במקום המילים " י"ז</w:t>
            </w:r>
            <w:r>
              <w:rPr>
                <w:rtl/>
              </w:rPr>
              <w:t xml:space="preserve"> </w:t>
            </w:r>
            <w:r>
              <w:rPr>
                <w:rFonts w:hint="cs"/>
                <w:rtl/>
              </w:rPr>
              <w:t xml:space="preserve">בטבת </w:t>
            </w:r>
            <w:proofErr w:type="spellStart"/>
            <w:r>
              <w:rPr>
                <w:rFonts w:hint="cs"/>
                <w:rtl/>
              </w:rPr>
              <w:t>התשפ"א</w:t>
            </w:r>
            <w:proofErr w:type="spellEnd"/>
            <w:r>
              <w:rPr>
                <w:rFonts w:hint="cs"/>
                <w:rtl/>
              </w:rPr>
              <w:t xml:space="preserve"> (1 בינואר 2021) עד יום ל' בכסלו </w:t>
            </w:r>
            <w:proofErr w:type="spellStart"/>
            <w:r>
              <w:rPr>
                <w:rFonts w:hint="cs"/>
                <w:rtl/>
              </w:rPr>
              <w:t>התשפ"ה</w:t>
            </w:r>
            <w:proofErr w:type="spellEnd"/>
            <w:r>
              <w:rPr>
                <w:rFonts w:hint="cs"/>
                <w:rtl/>
              </w:rPr>
              <w:t xml:space="preserve"> (31 בדצמבר 2024)" יבוא "</w:t>
            </w:r>
            <w:r>
              <w:rPr>
                <w:rtl/>
              </w:rPr>
              <w:t xml:space="preserve"> </w:t>
            </w:r>
            <w:r>
              <w:rPr>
                <w:rFonts w:hint="cs"/>
                <w:rtl/>
              </w:rPr>
              <w:t>א'</w:t>
            </w:r>
            <w:r>
              <w:rPr>
                <w:rtl/>
              </w:rPr>
              <w:t xml:space="preserve"> בטבת </w:t>
            </w:r>
            <w:proofErr w:type="spellStart"/>
            <w:r>
              <w:rPr>
                <w:rtl/>
              </w:rPr>
              <w:t>התשפ"</w:t>
            </w:r>
            <w:r>
              <w:rPr>
                <w:rFonts w:hint="cs"/>
                <w:rtl/>
              </w:rPr>
              <w:t>ה</w:t>
            </w:r>
            <w:proofErr w:type="spellEnd"/>
            <w:r>
              <w:rPr>
                <w:rtl/>
              </w:rPr>
              <w:t xml:space="preserve"> (1 בינואר </w:t>
            </w:r>
            <w:r>
              <w:rPr>
                <w:rFonts w:hint="cs"/>
                <w:rtl/>
              </w:rPr>
              <w:t>2025</w:t>
            </w:r>
            <w:r>
              <w:rPr>
                <w:rtl/>
              </w:rPr>
              <w:t xml:space="preserve">) עד יום </w:t>
            </w:r>
            <w:r>
              <w:rPr>
                <w:rFonts w:hint="cs"/>
                <w:rtl/>
              </w:rPr>
              <w:t xml:space="preserve">כ"א בטבת </w:t>
            </w:r>
            <w:r>
              <w:rPr>
                <w:rtl/>
              </w:rPr>
              <w:t xml:space="preserve"> </w:t>
            </w:r>
            <w:proofErr w:type="spellStart"/>
            <w:r>
              <w:rPr>
                <w:rtl/>
              </w:rPr>
              <w:t>התשפ"</w:t>
            </w:r>
            <w:r>
              <w:rPr>
                <w:rFonts w:hint="cs"/>
                <w:rtl/>
              </w:rPr>
              <w:t>ז</w:t>
            </w:r>
            <w:proofErr w:type="spellEnd"/>
            <w:r>
              <w:rPr>
                <w:rtl/>
              </w:rPr>
              <w:t xml:space="preserve"> (31 בדצמבר </w:t>
            </w:r>
            <w:r>
              <w:rPr>
                <w:rFonts w:hint="cs"/>
                <w:rtl/>
              </w:rPr>
              <w:t>2026</w:t>
            </w:r>
            <w:r>
              <w:rPr>
                <w:rtl/>
              </w:rPr>
              <w:t>)</w:t>
            </w:r>
            <w:r>
              <w:rPr>
                <w:rFonts w:hint="cs"/>
                <w:rtl/>
              </w:rPr>
              <w:t>.</w:t>
            </w:r>
            <w:r>
              <w:rPr>
                <w:rtl/>
              </w:rPr>
              <w:t xml:space="preserve"> </w:t>
            </w:r>
          </w:p>
        </w:tc>
      </w:tr>
      <w:tr w:rsidR="00A97631" w14:paraId="1DDCFA12" w14:textId="77777777" w:rsidTr="00B31AAF">
        <w:trPr>
          <w:cantSplit/>
          <w:trHeight w:val="60"/>
        </w:trPr>
        <w:tc>
          <w:tcPr>
            <w:tcW w:w="1408" w:type="dxa"/>
          </w:tcPr>
          <w:p w14:paraId="4DC1D184" w14:textId="77777777" w:rsidR="00A97631" w:rsidRDefault="00A97631" w:rsidP="00B31AAF">
            <w:pPr>
              <w:pStyle w:val="TableSideHeading"/>
              <w:outlineLvl w:val="9"/>
              <w:rPr>
                <w:rtl/>
              </w:rPr>
            </w:pPr>
          </w:p>
        </w:tc>
        <w:tc>
          <w:tcPr>
            <w:tcW w:w="663" w:type="dxa"/>
            <w:gridSpan w:val="2"/>
          </w:tcPr>
          <w:p w14:paraId="1F8FA2CD" w14:textId="77777777" w:rsidR="00A97631" w:rsidRDefault="00A97631" w:rsidP="00B31AAF">
            <w:pPr>
              <w:pStyle w:val="TableText"/>
            </w:pPr>
            <w:r>
              <w:rPr>
                <w:rFonts w:hint="cs"/>
                <w:rtl/>
              </w:rPr>
              <w:t>2.</w:t>
            </w:r>
          </w:p>
        </w:tc>
        <w:tc>
          <w:tcPr>
            <w:tcW w:w="7040" w:type="dxa"/>
          </w:tcPr>
          <w:p w14:paraId="646550E3" w14:textId="77777777" w:rsidR="00A97631" w:rsidRDefault="00A97631" w:rsidP="00B31AAF">
            <w:pPr>
              <w:pStyle w:val="TableBlock"/>
              <w:keepLines w:val="0"/>
              <w:rPr>
                <w:rtl/>
              </w:rPr>
            </w:pPr>
            <w:r>
              <w:rPr>
                <w:rFonts w:hint="cs"/>
                <w:rtl/>
              </w:rPr>
              <w:t>בפרט (7) במקום המילים "העבודה הרווחה והשירותים החברתיים" יבוא "הרווחה והביטחון החברתי".</w:t>
            </w:r>
          </w:p>
        </w:tc>
      </w:tr>
      <w:tr w:rsidR="00A97631" w14:paraId="36F85350" w14:textId="77777777" w:rsidTr="00B31AAF">
        <w:trPr>
          <w:cantSplit/>
          <w:trHeight w:val="60"/>
        </w:trPr>
        <w:tc>
          <w:tcPr>
            <w:tcW w:w="1408" w:type="dxa"/>
          </w:tcPr>
          <w:p w14:paraId="417243B4" w14:textId="77777777" w:rsidR="00A97631" w:rsidRDefault="00A97631" w:rsidP="00B31AAF">
            <w:pPr>
              <w:pStyle w:val="TableSideHeading"/>
              <w:outlineLvl w:val="9"/>
              <w:rPr>
                <w:rtl/>
              </w:rPr>
            </w:pPr>
            <w:r>
              <w:rPr>
                <w:rFonts w:hint="cs"/>
                <w:rtl/>
              </w:rPr>
              <w:t>תיקון לוח ח'2 - ביטול שירותי כביסה</w:t>
            </w:r>
          </w:p>
        </w:tc>
        <w:tc>
          <w:tcPr>
            <w:tcW w:w="663" w:type="dxa"/>
            <w:gridSpan w:val="2"/>
          </w:tcPr>
          <w:p w14:paraId="579C2EF3" w14:textId="77777777" w:rsidR="00A97631" w:rsidRDefault="00A97631" w:rsidP="00B31AAF">
            <w:pPr>
              <w:pStyle w:val="TableText"/>
            </w:pPr>
            <w:r>
              <w:rPr>
                <w:rFonts w:hint="cs"/>
                <w:rtl/>
              </w:rPr>
              <w:t>3.</w:t>
            </w:r>
          </w:p>
        </w:tc>
        <w:tc>
          <w:tcPr>
            <w:tcW w:w="7040" w:type="dxa"/>
          </w:tcPr>
          <w:p w14:paraId="1DC202F6" w14:textId="77777777" w:rsidR="00A97631" w:rsidRDefault="00A97631" w:rsidP="00B31AAF">
            <w:pPr>
              <w:pStyle w:val="TableBlock"/>
              <w:keepLines w:val="0"/>
              <w:rPr>
                <w:rtl/>
              </w:rPr>
            </w:pPr>
            <w:r>
              <w:rPr>
                <w:rtl/>
              </w:rPr>
              <w:t>בלוח ח'2 לחוק, פרט 6 – בטל.</w:t>
            </w:r>
          </w:p>
        </w:tc>
      </w:tr>
      <w:tr w:rsidR="00A97631" w14:paraId="5B2B217A" w14:textId="77777777" w:rsidTr="00B31AAF">
        <w:trPr>
          <w:cantSplit/>
          <w:trHeight w:val="60"/>
        </w:trPr>
        <w:tc>
          <w:tcPr>
            <w:tcW w:w="1408" w:type="dxa"/>
          </w:tcPr>
          <w:p w14:paraId="6FA0E386" w14:textId="77777777" w:rsidR="00A97631" w:rsidRDefault="00A97631" w:rsidP="00B31AAF">
            <w:pPr>
              <w:pStyle w:val="TableSideHeading"/>
              <w:outlineLvl w:val="9"/>
              <w:rPr>
                <w:rtl/>
              </w:rPr>
            </w:pPr>
          </w:p>
        </w:tc>
        <w:tc>
          <w:tcPr>
            <w:tcW w:w="663" w:type="dxa"/>
            <w:gridSpan w:val="2"/>
          </w:tcPr>
          <w:p w14:paraId="0A45861E" w14:textId="77777777" w:rsidR="00A97631" w:rsidRDefault="00A97631" w:rsidP="00B31AAF">
            <w:pPr>
              <w:pStyle w:val="TableText"/>
            </w:pPr>
            <w:r>
              <w:rPr>
                <w:rFonts w:hint="cs"/>
                <w:rtl/>
              </w:rPr>
              <w:t>4.</w:t>
            </w:r>
          </w:p>
        </w:tc>
        <w:tc>
          <w:tcPr>
            <w:tcW w:w="7040" w:type="dxa"/>
          </w:tcPr>
          <w:p w14:paraId="2836D8E2" w14:textId="77777777" w:rsidR="00A97631" w:rsidRDefault="00A97631" w:rsidP="00B31AAF">
            <w:pPr>
              <w:pStyle w:val="TableBlock"/>
              <w:keepLines w:val="0"/>
              <w:rPr>
                <w:rtl/>
              </w:rPr>
            </w:pPr>
            <w:r>
              <w:rPr>
                <w:rtl/>
              </w:rPr>
              <w:t>אחרי פרט (</w:t>
            </w:r>
            <w:r>
              <w:rPr>
                <w:rFonts w:hint="cs"/>
                <w:rtl/>
              </w:rPr>
              <w:t>7</w:t>
            </w:r>
            <w:r>
              <w:rPr>
                <w:rtl/>
              </w:rPr>
              <w:t xml:space="preserve">) בא: </w:t>
            </w:r>
          </w:p>
        </w:tc>
      </w:tr>
      <w:tr w:rsidR="00A97631" w14:paraId="302402F4" w14:textId="77777777" w:rsidTr="00B31AAF">
        <w:trPr>
          <w:trHeight w:val="4621"/>
        </w:trPr>
        <w:tc>
          <w:tcPr>
            <w:tcW w:w="1750" w:type="dxa"/>
            <w:gridSpan w:val="2"/>
          </w:tcPr>
          <w:p w14:paraId="20B03B2F" w14:textId="77777777" w:rsidR="00A97631" w:rsidRDefault="00A97631" w:rsidP="00B31AAF">
            <w:pPr>
              <w:pStyle w:val="TableSideHeading"/>
            </w:pPr>
          </w:p>
        </w:tc>
        <w:tc>
          <w:tcPr>
            <w:tcW w:w="7361" w:type="dxa"/>
            <w:gridSpan w:val="2"/>
            <w:hideMark/>
          </w:tcPr>
          <w:tbl>
            <w:tblPr>
              <w:tblStyle w:val="af2"/>
              <w:bidiVisual/>
              <w:tblW w:w="7070" w:type="dxa"/>
              <w:tblLayout w:type="fixed"/>
              <w:tblLook w:val="04A0" w:firstRow="1" w:lastRow="0" w:firstColumn="1" w:lastColumn="0" w:noHBand="0" w:noVBand="1"/>
            </w:tblPr>
            <w:tblGrid>
              <w:gridCol w:w="3963"/>
              <w:gridCol w:w="3107"/>
            </w:tblGrid>
            <w:tr w:rsidR="00A97631" w14:paraId="538EA90B" w14:textId="77777777" w:rsidTr="00B31AAF">
              <w:tc>
                <w:tcPr>
                  <w:tcW w:w="3963" w:type="dxa"/>
                  <w:tcBorders>
                    <w:top w:val="single" w:sz="4" w:space="0" w:color="auto"/>
                    <w:left w:val="single" w:sz="4" w:space="0" w:color="auto"/>
                    <w:bottom w:val="single" w:sz="4" w:space="0" w:color="auto"/>
                    <w:right w:val="single" w:sz="4" w:space="0" w:color="auto"/>
                  </w:tcBorders>
                  <w:hideMark/>
                </w:tcPr>
                <w:p w14:paraId="23DB4933" w14:textId="77777777" w:rsidR="00A97631" w:rsidRDefault="00A97631" w:rsidP="00B31AAF">
                  <w:pPr>
                    <w:pStyle w:val="TableBlock"/>
                    <w:jc w:val="center"/>
                  </w:pPr>
                  <w:r>
                    <w:rPr>
                      <w:rtl/>
                    </w:rPr>
                    <w:t>טור א'</w:t>
                  </w:r>
                </w:p>
                <w:p w14:paraId="2E93FC2D" w14:textId="77777777" w:rsidR="00A97631" w:rsidRDefault="00A97631" w:rsidP="00B31AAF">
                  <w:pPr>
                    <w:pStyle w:val="TableBlock"/>
                    <w:jc w:val="center"/>
                  </w:pPr>
                  <w:r>
                    <w:rPr>
                      <w:rtl/>
                    </w:rPr>
                    <w:t>שירותי הסיעוד</w:t>
                  </w:r>
                </w:p>
              </w:tc>
              <w:tc>
                <w:tcPr>
                  <w:tcW w:w="3107" w:type="dxa"/>
                  <w:tcBorders>
                    <w:top w:val="single" w:sz="4" w:space="0" w:color="auto"/>
                    <w:left w:val="single" w:sz="4" w:space="0" w:color="auto"/>
                    <w:bottom w:val="single" w:sz="4" w:space="0" w:color="auto"/>
                    <w:right w:val="single" w:sz="4" w:space="0" w:color="auto"/>
                  </w:tcBorders>
                  <w:hideMark/>
                </w:tcPr>
                <w:p w14:paraId="7E3E0B3B" w14:textId="77777777" w:rsidR="00A97631" w:rsidRDefault="00A97631" w:rsidP="00B31AAF">
                  <w:pPr>
                    <w:pStyle w:val="TableBlock"/>
                    <w:jc w:val="center"/>
                    <w:rPr>
                      <w:rtl/>
                    </w:rPr>
                  </w:pPr>
                  <w:r>
                    <w:rPr>
                      <w:rtl/>
                    </w:rPr>
                    <w:t>טור ב'</w:t>
                  </w:r>
                </w:p>
                <w:p w14:paraId="2D41E22D" w14:textId="77777777" w:rsidR="00A97631" w:rsidRDefault="00A97631" w:rsidP="00B31AAF">
                  <w:pPr>
                    <w:pStyle w:val="TableBlock"/>
                    <w:jc w:val="center"/>
                    <w:rPr>
                      <w:rtl/>
                    </w:rPr>
                  </w:pPr>
                  <w:r>
                    <w:rPr>
                      <w:rtl/>
                    </w:rPr>
                    <w:t>שווי ביחידות שירות</w:t>
                  </w:r>
                </w:p>
              </w:tc>
            </w:tr>
            <w:tr w:rsidR="00A97631" w14:paraId="737DFFD9" w14:textId="77777777" w:rsidTr="00B31AAF">
              <w:trPr>
                <w:trHeight w:val="2949"/>
              </w:trPr>
              <w:tc>
                <w:tcPr>
                  <w:tcW w:w="3963" w:type="dxa"/>
                  <w:tcBorders>
                    <w:top w:val="single" w:sz="4" w:space="0" w:color="auto"/>
                    <w:left w:val="single" w:sz="4" w:space="0" w:color="auto"/>
                    <w:bottom w:val="single" w:sz="4" w:space="0" w:color="auto"/>
                    <w:right w:val="single" w:sz="4" w:space="0" w:color="auto"/>
                  </w:tcBorders>
                </w:tcPr>
                <w:p w14:paraId="22F7FCE4" w14:textId="77777777" w:rsidR="00A97631" w:rsidRDefault="00A97631" w:rsidP="00B31AAF">
                  <w:pPr>
                    <w:pStyle w:val="TableBlock"/>
                    <w:rPr>
                      <w:rtl/>
                    </w:rPr>
                  </w:pPr>
                  <w:r>
                    <w:rPr>
                      <w:rtl/>
                    </w:rPr>
                    <w:t>"(</w:t>
                  </w:r>
                  <w:r>
                    <w:rPr>
                      <w:rFonts w:hint="cs"/>
                      <w:rtl/>
                    </w:rPr>
                    <w:t>8</w:t>
                  </w:r>
                  <w:r>
                    <w:rPr>
                      <w:rtl/>
                    </w:rPr>
                    <w:t>) שירותי קהילה תומכת</w:t>
                  </w:r>
                  <w:r>
                    <w:rPr>
                      <w:rFonts w:hint="cs"/>
                      <w:rtl/>
                    </w:rPr>
                    <w:t xml:space="preserve"> למבוטח שאינו זכאי לסבסוד של שירותים אלה</w:t>
                  </w:r>
                  <w:r>
                    <w:rPr>
                      <w:rtl/>
                    </w:rPr>
                    <w:t xml:space="preserve"> – </w:t>
                  </w:r>
                </w:p>
                <w:p w14:paraId="1EAD6DE7" w14:textId="77777777" w:rsidR="00A97631" w:rsidRDefault="00A97631" w:rsidP="00B31AAF">
                  <w:pPr>
                    <w:pStyle w:val="TableBlock"/>
                    <w:rPr>
                      <w:rtl/>
                    </w:rPr>
                  </w:pPr>
                  <w:r>
                    <w:rPr>
                      <w:rFonts w:hint="cs"/>
                      <w:rtl/>
                    </w:rPr>
                    <w:t xml:space="preserve">כל </w:t>
                  </w:r>
                  <w:r>
                    <w:rPr>
                      <w:rtl/>
                    </w:rPr>
                    <w:t>השירותים</w:t>
                  </w:r>
                  <w:r>
                    <w:rPr>
                      <w:rFonts w:hint="cs"/>
                      <w:rtl/>
                    </w:rPr>
                    <w:t xml:space="preserve"> כמפורט</w:t>
                  </w:r>
                  <w:r>
                    <w:rPr>
                      <w:rtl/>
                    </w:rPr>
                    <w:t xml:space="preserve"> להלן, הניתנים באמצעות קהילות תומכות המוכרות על ידי משרד </w:t>
                  </w:r>
                  <w:r>
                    <w:rPr>
                      <w:rFonts w:hint="cs"/>
                      <w:rtl/>
                    </w:rPr>
                    <w:t>הרווחה והביטחון החברתי בהתאם למוצע על ידי המפעיל :</w:t>
                  </w:r>
                </w:p>
                <w:p w14:paraId="7E5DFDCC" w14:textId="77777777" w:rsidR="00A97631" w:rsidRDefault="00A97631" w:rsidP="00A97631">
                  <w:pPr>
                    <w:pStyle w:val="TableBlock"/>
                    <w:numPr>
                      <w:ilvl w:val="0"/>
                      <w:numId w:val="2"/>
                    </w:numPr>
                    <w:ind w:left="360"/>
                  </w:pPr>
                  <w:r>
                    <w:rPr>
                      <w:rtl/>
                    </w:rPr>
                    <w:t>שירותי אב קהילה לרבות ביקור  בבית המבוטח</w:t>
                  </w:r>
                  <w:r>
                    <w:rPr>
                      <w:rFonts w:hint="cs"/>
                      <w:rtl/>
                    </w:rPr>
                    <w:t xml:space="preserve"> אחת לחודשיים לפחות</w:t>
                  </w:r>
                  <w:r>
                    <w:rPr>
                      <w:rtl/>
                    </w:rPr>
                    <w:t xml:space="preserve"> </w:t>
                  </w:r>
                  <w:r>
                    <w:rPr>
                      <w:rFonts w:hint="cs"/>
                      <w:rtl/>
                    </w:rPr>
                    <w:t>וביקורים דחופים במידת הצורך, ותיאום בין המבוטח לגורמי טיפול שונים;</w:t>
                  </w:r>
                </w:p>
                <w:p w14:paraId="76DE74DD" w14:textId="77777777" w:rsidR="00A97631" w:rsidRDefault="00A97631" w:rsidP="00A97631">
                  <w:pPr>
                    <w:pStyle w:val="TableBlock"/>
                    <w:numPr>
                      <w:ilvl w:val="0"/>
                      <w:numId w:val="2"/>
                    </w:numPr>
                    <w:ind w:left="360"/>
                  </w:pPr>
                  <w:r>
                    <w:rPr>
                      <w:rFonts w:hint="cs"/>
                      <w:rtl/>
                    </w:rPr>
                    <w:lastRenderedPageBreak/>
                    <w:t xml:space="preserve"> </w:t>
                  </w:r>
                  <w:r>
                    <w:rPr>
                      <w:rtl/>
                    </w:rPr>
                    <w:t xml:space="preserve">שירותי תחזוקה ביתית קלה, </w:t>
                  </w:r>
                  <w:r>
                    <w:rPr>
                      <w:rFonts w:hint="cs"/>
                      <w:rtl/>
                    </w:rPr>
                    <w:t>לביצוע תיקונים פשוטים ובסיסיים בבית המבוטח שאינם בתחום מומחיותו של בעל מקצוע וכן תיאום עם בעל מקצוע לביצוע תיקונים;</w:t>
                  </w:r>
                </w:p>
                <w:p w14:paraId="4F3648EE" w14:textId="77777777" w:rsidR="00A97631" w:rsidRDefault="00A97631" w:rsidP="00A97631">
                  <w:pPr>
                    <w:pStyle w:val="TableBlock"/>
                    <w:numPr>
                      <w:ilvl w:val="0"/>
                      <w:numId w:val="2"/>
                    </w:numPr>
                    <w:ind w:left="360"/>
                  </w:pPr>
                  <w:r>
                    <w:rPr>
                      <w:rFonts w:hint="cs"/>
                    </w:rPr>
                    <w:t xml:space="preserve"> </w:t>
                  </w:r>
                  <w:r>
                    <w:rPr>
                      <w:rtl/>
                    </w:rPr>
                    <w:t>שירותי</w:t>
                  </w:r>
                  <w:r>
                    <w:rPr>
                      <w:rFonts w:hint="cs"/>
                      <w:rtl/>
                    </w:rPr>
                    <w:t>ם למבוטח המרותק לביתו</w:t>
                  </w:r>
                  <w:r>
                    <w:rPr>
                      <w:rtl/>
                    </w:rPr>
                    <w:t xml:space="preserve"> </w:t>
                  </w:r>
                  <w:r>
                    <w:rPr>
                      <w:rFonts w:hint="cs"/>
                      <w:rtl/>
                    </w:rPr>
                    <w:t xml:space="preserve"> </w:t>
                  </w:r>
                  <w:r>
                    <w:rPr>
                      <w:rFonts w:hint="eastAsia"/>
                      <w:rtl/>
                    </w:rPr>
                    <w:t>–</w:t>
                  </w:r>
                  <w:r>
                    <w:rPr>
                      <w:rFonts w:hint="cs"/>
                      <w:rtl/>
                    </w:rPr>
                    <w:t xml:space="preserve"> פעילות נ   פנאי בבית המבוטח,</w:t>
                  </w:r>
                  <w:r>
                    <w:rPr>
                      <w:rtl/>
                    </w:rPr>
                    <w:t xml:space="preserve"> אחת </w:t>
                  </w:r>
                  <w:r>
                    <w:rPr>
                      <w:rFonts w:hint="cs"/>
                      <w:rtl/>
                    </w:rPr>
                    <w:t>לחודש</w:t>
                  </w:r>
                  <w:r>
                    <w:rPr>
                      <w:rtl/>
                    </w:rPr>
                    <w:t xml:space="preserve"> במשך שעה לפחות</w:t>
                  </w:r>
                  <w:r>
                    <w:rPr>
                      <w:rFonts w:hint="cs"/>
                      <w:rtl/>
                    </w:rPr>
                    <w:t xml:space="preserve">; </w:t>
                  </w:r>
                </w:p>
                <w:p w14:paraId="7098BC08" w14:textId="77777777" w:rsidR="00A97631" w:rsidRDefault="00A97631" w:rsidP="00A97631">
                  <w:pPr>
                    <w:pStyle w:val="TableBlock"/>
                    <w:numPr>
                      <w:ilvl w:val="0"/>
                      <w:numId w:val="2"/>
                    </w:numPr>
                    <w:ind w:left="360"/>
                  </w:pPr>
                  <w:r>
                    <w:rPr>
                      <w:rtl/>
                    </w:rPr>
                    <w:t xml:space="preserve">שירותי אב קהילה </w:t>
                  </w:r>
                  <w:r>
                    <w:rPr>
                      <w:rFonts w:hint="cs"/>
                      <w:rtl/>
                    </w:rPr>
                    <w:t xml:space="preserve">מתוגברים - </w:t>
                  </w:r>
                  <w:r>
                    <w:rPr>
                      <w:rtl/>
                    </w:rPr>
                    <w:t>ביקור בבית המבוטח</w:t>
                  </w:r>
                  <w:r>
                    <w:rPr>
                      <w:rFonts w:hint="cs"/>
                      <w:rtl/>
                    </w:rPr>
                    <w:t xml:space="preserve"> אחת לחודש, ביקורים דחופים במידת הצורך, ותיאום בין המבוטח לגורמי טיפול שונים;</w:t>
                  </w:r>
                </w:p>
                <w:p w14:paraId="2E727C7D" w14:textId="77777777" w:rsidR="00A97631" w:rsidRDefault="00A97631" w:rsidP="00A97631">
                  <w:pPr>
                    <w:pStyle w:val="TableBlock"/>
                    <w:numPr>
                      <w:ilvl w:val="0"/>
                      <w:numId w:val="2"/>
                    </w:numPr>
                    <w:ind w:left="360"/>
                  </w:pPr>
                  <w:r>
                    <w:rPr>
                      <w:rtl/>
                    </w:rPr>
                    <w:t xml:space="preserve">לחצן מצוקה </w:t>
                  </w:r>
                  <w:r>
                    <w:rPr>
                      <w:rFonts w:hint="cs"/>
                      <w:rtl/>
                    </w:rPr>
                    <w:t>ושירותים רפואיים;</w:t>
                  </w:r>
                </w:p>
                <w:p w14:paraId="791E8B5E" w14:textId="77777777" w:rsidR="00A97631" w:rsidRDefault="00A97631" w:rsidP="00A97631">
                  <w:pPr>
                    <w:pStyle w:val="TableBlock"/>
                    <w:numPr>
                      <w:ilvl w:val="0"/>
                      <w:numId w:val="2"/>
                    </w:numPr>
                    <w:ind w:left="360"/>
                  </w:pPr>
                  <w:r>
                    <w:rPr>
                      <w:rFonts w:hint="cs"/>
                      <w:rtl/>
                    </w:rPr>
                    <w:t xml:space="preserve">פעילות חברתית - שירותי </w:t>
                  </w:r>
                  <w:r>
                    <w:rPr>
                      <w:rtl/>
                    </w:rPr>
                    <w:t xml:space="preserve">הפגת בדידות באמצעות </w:t>
                  </w:r>
                  <w:r>
                    <w:rPr>
                      <w:rFonts w:hint="cs"/>
                      <w:rtl/>
                    </w:rPr>
                    <w:t>השתתפות ב</w:t>
                  </w:r>
                  <w:r>
                    <w:rPr>
                      <w:rtl/>
                    </w:rPr>
                    <w:t>פעילות חברתית במשך שעה לפחות</w:t>
                  </w:r>
                  <w:r>
                    <w:rPr>
                      <w:rFonts w:hint="cs"/>
                      <w:rtl/>
                    </w:rPr>
                    <w:t>, מחוץ</w:t>
                  </w:r>
                  <w:r w:rsidRPr="00F372D7">
                    <w:rPr>
                      <w:rFonts w:hint="cs"/>
                      <w:rtl/>
                    </w:rPr>
                    <w:t xml:space="preserve"> לבית המבוטח</w:t>
                  </w:r>
                  <w:r>
                    <w:rPr>
                      <w:rFonts w:hint="cs"/>
                      <w:rtl/>
                    </w:rPr>
                    <w:t>;</w:t>
                  </w:r>
                </w:p>
                <w:p w14:paraId="23D58BB0" w14:textId="77777777" w:rsidR="00A97631" w:rsidRDefault="00A97631" w:rsidP="00A97631">
                  <w:pPr>
                    <w:pStyle w:val="TableBlock"/>
                    <w:numPr>
                      <w:ilvl w:val="0"/>
                      <w:numId w:val="2"/>
                    </w:numPr>
                    <w:tabs>
                      <w:tab w:val="clear" w:pos="624"/>
                    </w:tabs>
                    <w:ind w:left="360"/>
                  </w:pPr>
                  <w:r>
                    <w:rPr>
                      <w:rFonts w:hint="cs"/>
                      <w:rtl/>
                    </w:rPr>
                    <w:t xml:space="preserve">שירותי הנגשה לבית המבוטח או מבית המבוטח </w:t>
                  </w:r>
                  <w:r>
                    <w:rPr>
                      <w:rtl/>
                    </w:rPr>
                    <w:t>–</w:t>
                  </w:r>
                  <w:r>
                    <w:rPr>
                      <w:rFonts w:hint="cs"/>
                      <w:rtl/>
                    </w:rPr>
                    <w:t xml:space="preserve"> שירות לצרכים אישיים;</w:t>
                  </w:r>
                </w:p>
                <w:p w14:paraId="525CA033" w14:textId="77777777" w:rsidR="00A97631" w:rsidRDefault="00A97631" w:rsidP="00A97631">
                  <w:pPr>
                    <w:pStyle w:val="TableBlock"/>
                    <w:numPr>
                      <w:ilvl w:val="0"/>
                      <w:numId w:val="2"/>
                    </w:numPr>
                    <w:tabs>
                      <w:tab w:val="clear" w:pos="624"/>
                    </w:tabs>
                    <w:ind w:left="360"/>
                  </w:pPr>
                  <w:r>
                    <w:rPr>
                      <w:rFonts w:hint="cs"/>
                      <w:rtl/>
                    </w:rPr>
                    <w:t>שירותי טיפוח;</w:t>
                  </w:r>
                </w:p>
                <w:p w14:paraId="467AA662" w14:textId="77777777" w:rsidR="00A97631" w:rsidRDefault="00A97631" w:rsidP="00A97631">
                  <w:pPr>
                    <w:pStyle w:val="TableBlock"/>
                    <w:numPr>
                      <w:ilvl w:val="0"/>
                      <w:numId w:val="2"/>
                    </w:numPr>
                    <w:tabs>
                      <w:tab w:val="clear" w:pos="624"/>
                    </w:tabs>
                    <w:ind w:left="360"/>
                  </w:pPr>
                  <w:r>
                    <w:rPr>
                      <w:rFonts w:hint="cs"/>
                      <w:rtl/>
                    </w:rPr>
                    <w:t>שירותים פרא-רפואיים.</w:t>
                  </w:r>
                </w:p>
                <w:p w14:paraId="4A0DED9D" w14:textId="77777777" w:rsidR="00DB5B1C" w:rsidRDefault="00A97631" w:rsidP="00DB5B1C">
                  <w:pPr>
                    <w:pStyle w:val="TableBlock"/>
                    <w:rPr>
                      <w:ins w:id="16" w:author="אביעד יצחקי" w:date="2024-11-21T17:19:00Z"/>
                      <w:rtl/>
                    </w:rPr>
                  </w:pPr>
                  <w:r>
                    <w:rPr>
                      <w:rFonts w:hint="cs"/>
                      <w:rtl/>
                    </w:rPr>
                    <w:t xml:space="preserve">השירותים </w:t>
                  </w:r>
                  <w:proofErr w:type="spellStart"/>
                  <w:r>
                    <w:rPr>
                      <w:rFonts w:hint="cs"/>
                      <w:rtl/>
                    </w:rPr>
                    <w:t>שינתנו</w:t>
                  </w:r>
                  <w:proofErr w:type="spellEnd"/>
                  <w:r>
                    <w:rPr>
                      <w:rFonts w:hint="cs"/>
                      <w:rtl/>
                    </w:rPr>
                    <w:t xml:space="preserve"> הינם המפורטים בפריטים (א)-(ג) וכן שני שירותים נוספים לבחירת המבוטח מהפריטים (ד)-(ט).</w:t>
                  </w:r>
                </w:p>
                <w:p w14:paraId="449FD4A8" w14:textId="2959E4E5" w:rsidR="00DB5B1C" w:rsidRDefault="00DB5B1C" w:rsidP="00DB5B1C">
                  <w:pPr>
                    <w:pStyle w:val="TableBlock"/>
                    <w:rPr>
                      <w:ins w:id="17" w:author="אביעד יצחקי" w:date="2024-11-21T17:19:00Z"/>
                      <w:rtl/>
                    </w:rPr>
                  </w:pPr>
                  <w:ins w:id="18" w:author="אביעד יצחקי" w:date="2024-11-21T17:19:00Z">
                    <w:r>
                      <w:rPr>
                        <w:rFonts w:hint="cs"/>
                        <w:rtl/>
                      </w:rPr>
                      <w:t>אחרי פרט (8) בא:</w:t>
                    </w:r>
                  </w:ins>
                </w:p>
                <w:p w14:paraId="78AEDE35" w14:textId="77777777" w:rsidR="00DB5B1C" w:rsidRPr="009433C2" w:rsidRDefault="00DB5B1C" w:rsidP="00DB5B1C">
                  <w:pPr>
                    <w:spacing w:before="100" w:beforeAutospacing="1" w:after="100" w:afterAutospacing="1"/>
                    <w:rPr>
                      <w:ins w:id="19" w:author="אביעד יצחקי" w:date="2024-11-21T17:19:00Z"/>
                      <w:rFonts w:ascii="Times New Roman" w:hAnsi="Times New Roman"/>
                      <w:sz w:val="26"/>
                      <w:szCs w:val="26"/>
                    </w:rPr>
                  </w:pPr>
                  <w:proofErr w:type="spellStart"/>
                  <w:ins w:id="20" w:author="אביעד יצחקי" w:date="2024-11-21T17:19:00Z">
                    <w:r w:rsidRPr="009433C2">
                      <w:rPr>
                        <w:rFonts w:ascii="Times New Roman" w:hAnsi="Times New Roman"/>
                        <w:sz w:val="26"/>
                        <w:szCs w:val="26"/>
                        <w:rtl/>
                      </w:rPr>
                      <w:t>פיילוטים</w:t>
                    </w:r>
                    <w:proofErr w:type="spellEnd"/>
                    <w:r w:rsidRPr="009433C2">
                      <w:rPr>
                        <w:rFonts w:ascii="Times New Roman" w:hAnsi="Times New Roman"/>
                        <w:sz w:val="26"/>
                        <w:szCs w:val="26"/>
                        <w:rtl/>
                      </w:rPr>
                      <w:t xml:space="preserve"> לקידום הזדקנות מיטבית למבוטחים ברמות סיעוד 1-3</w:t>
                    </w:r>
                    <w:r w:rsidRPr="009433C2">
                      <w:rPr>
                        <w:rFonts w:ascii="Times New Roman" w:hAnsi="Times New Roman"/>
                        <w:sz w:val="26"/>
                        <w:szCs w:val="26"/>
                      </w:rPr>
                      <w:t>:</w:t>
                    </w:r>
                  </w:ins>
                </w:p>
                <w:p w14:paraId="678FA039" w14:textId="77777777" w:rsidR="00DB5B1C" w:rsidRPr="009433C2" w:rsidRDefault="00DB5B1C" w:rsidP="00DB5B1C">
                  <w:pPr>
                    <w:spacing w:before="100" w:beforeAutospacing="1" w:after="100" w:afterAutospacing="1"/>
                    <w:rPr>
                      <w:ins w:id="21" w:author="אביעד יצחקי" w:date="2024-11-21T17:19:00Z"/>
                      <w:rFonts w:ascii="Times New Roman" w:hAnsi="Times New Roman"/>
                      <w:sz w:val="26"/>
                      <w:szCs w:val="26"/>
                    </w:rPr>
                  </w:pPr>
                  <w:ins w:id="22" w:author="אביעד יצחקי" w:date="2024-11-21T17:19:00Z">
                    <w:r w:rsidRPr="009433C2">
                      <w:rPr>
                        <w:rFonts w:ascii="Times New Roman" w:hAnsi="Times New Roman"/>
                        <w:sz w:val="26"/>
                        <w:szCs w:val="26"/>
                        <w:rtl/>
                      </w:rPr>
                      <w:t>(א) התערבויות לקידום</w:t>
                    </w:r>
                    <w:r w:rsidRPr="009433C2">
                      <w:rPr>
                        <w:rFonts w:ascii="Times New Roman" w:hAnsi="Times New Roman"/>
                        <w:sz w:val="26"/>
                        <w:szCs w:val="26"/>
                      </w:rPr>
                      <w:t>:</w:t>
                    </w:r>
                  </w:ins>
                </w:p>
                <w:p w14:paraId="0C02860C" w14:textId="77777777" w:rsidR="00DB5B1C" w:rsidRPr="009433C2" w:rsidRDefault="00DB5B1C" w:rsidP="00DB5B1C">
                  <w:pPr>
                    <w:numPr>
                      <w:ilvl w:val="0"/>
                      <w:numId w:val="4"/>
                    </w:numPr>
                    <w:spacing w:before="100" w:beforeAutospacing="1" w:after="100" w:afterAutospacing="1"/>
                    <w:rPr>
                      <w:ins w:id="23" w:author="אביעד יצחקי" w:date="2024-11-21T17:19:00Z"/>
                      <w:rFonts w:ascii="Times New Roman" w:hAnsi="Times New Roman"/>
                      <w:sz w:val="26"/>
                      <w:szCs w:val="26"/>
                    </w:rPr>
                  </w:pPr>
                  <w:ins w:id="24" w:author="אביעד יצחקי" w:date="2024-11-21T17:19:00Z">
                    <w:r w:rsidRPr="009433C2">
                      <w:rPr>
                        <w:rFonts w:ascii="Times New Roman" w:hAnsi="Times New Roman"/>
                        <w:sz w:val="26"/>
                        <w:szCs w:val="26"/>
                        <w:rtl/>
                      </w:rPr>
                      <w:t>שייכות חברתית ומשמעות בקהילה</w:t>
                    </w:r>
                    <w:r w:rsidRPr="009433C2">
                      <w:rPr>
                        <w:rFonts w:ascii="Times New Roman" w:hAnsi="Times New Roman"/>
                        <w:sz w:val="26"/>
                        <w:szCs w:val="26"/>
                      </w:rPr>
                      <w:t>;</w:t>
                    </w:r>
                  </w:ins>
                </w:p>
                <w:p w14:paraId="57DD3DF2" w14:textId="77777777" w:rsidR="00DB5B1C" w:rsidRPr="009433C2" w:rsidRDefault="00DB5B1C" w:rsidP="00DB5B1C">
                  <w:pPr>
                    <w:numPr>
                      <w:ilvl w:val="0"/>
                      <w:numId w:val="4"/>
                    </w:numPr>
                    <w:spacing w:before="100" w:beforeAutospacing="1" w:after="100" w:afterAutospacing="1"/>
                    <w:rPr>
                      <w:ins w:id="25" w:author="אביעד יצחקי" w:date="2024-11-21T17:19:00Z"/>
                      <w:rFonts w:ascii="Times New Roman" w:hAnsi="Times New Roman"/>
                      <w:sz w:val="26"/>
                      <w:szCs w:val="26"/>
                    </w:rPr>
                  </w:pPr>
                  <w:ins w:id="26" w:author="אביעד יצחקי" w:date="2024-11-21T17:19:00Z">
                    <w:r w:rsidRPr="009433C2">
                      <w:rPr>
                        <w:rFonts w:ascii="Times New Roman" w:hAnsi="Times New Roman"/>
                        <w:sz w:val="26"/>
                        <w:szCs w:val="26"/>
                        <w:rtl/>
                      </w:rPr>
                      <w:t>שימור ושיפור תפקוד גופני ויומיומי</w:t>
                    </w:r>
                    <w:r w:rsidRPr="009433C2">
                      <w:rPr>
                        <w:rFonts w:ascii="Times New Roman" w:hAnsi="Times New Roman"/>
                        <w:sz w:val="26"/>
                        <w:szCs w:val="26"/>
                      </w:rPr>
                      <w:t>;</w:t>
                    </w:r>
                  </w:ins>
                </w:p>
                <w:p w14:paraId="5D9E409C" w14:textId="77777777" w:rsidR="00DB5B1C" w:rsidRPr="009433C2" w:rsidRDefault="00DB5B1C" w:rsidP="00DB5B1C">
                  <w:pPr>
                    <w:numPr>
                      <w:ilvl w:val="0"/>
                      <w:numId w:val="4"/>
                    </w:numPr>
                    <w:spacing w:before="100" w:beforeAutospacing="1" w:after="100" w:afterAutospacing="1"/>
                    <w:rPr>
                      <w:ins w:id="27" w:author="אביעד יצחקי" w:date="2024-11-21T17:19:00Z"/>
                      <w:rFonts w:ascii="Times New Roman" w:hAnsi="Times New Roman"/>
                      <w:sz w:val="26"/>
                      <w:szCs w:val="26"/>
                    </w:rPr>
                  </w:pPr>
                  <w:ins w:id="28" w:author="אביעד יצחקי" w:date="2024-11-21T17:19:00Z">
                    <w:r w:rsidRPr="009433C2">
                      <w:rPr>
                        <w:rFonts w:ascii="Times New Roman" w:hAnsi="Times New Roman"/>
                        <w:sz w:val="26"/>
                        <w:szCs w:val="26"/>
                        <w:rtl/>
                      </w:rPr>
                      <w:t>חוסן אישי וקהילתי</w:t>
                    </w:r>
                    <w:r w:rsidRPr="009433C2">
                      <w:rPr>
                        <w:rFonts w:ascii="Times New Roman" w:hAnsi="Times New Roman"/>
                        <w:sz w:val="26"/>
                        <w:szCs w:val="26"/>
                      </w:rPr>
                      <w:t>;</w:t>
                    </w:r>
                  </w:ins>
                </w:p>
                <w:p w14:paraId="1B217664" w14:textId="77777777" w:rsidR="00DB5B1C" w:rsidRPr="009433C2" w:rsidRDefault="00DB5B1C" w:rsidP="00DB5B1C">
                  <w:pPr>
                    <w:numPr>
                      <w:ilvl w:val="0"/>
                      <w:numId w:val="4"/>
                    </w:numPr>
                    <w:spacing w:before="100" w:beforeAutospacing="1" w:after="100" w:afterAutospacing="1"/>
                    <w:rPr>
                      <w:ins w:id="29" w:author="אביעד יצחקי" w:date="2024-11-21T17:19:00Z"/>
                      <w:rFonts w:ascii="Times New Roman" w:hAnsi="Times New Roman"/>
                      <w:sz w:val="26"/>
                      <w:szCs w:val="26"/>
                    </w:rPr>
                  </w:pPr>
                  <w:ins w:id="30" w:author="אביעד יצחקי" w:date="2024-11-21T17:19:00Z">
                    <w:r w:rsidRPr="009433C2">
                      <w:rPr>
                        <w:rFonts w:ascii="Times New Roman" w:hAnsi="Times New Roman"/>
                        <w:sz w:val="26"/>
                        <w:szCs w:val="26"/>
                        <w:rtl/>
                      </w:rPr>
                      <w:t>אורח חיים בריא ופעיל</w:t>
                    </w:r>
                    <w:r w:rsidRPr="009433C2">
                      <w:rPr>
                        <w:rFonts w:ascii="Times New Roman" w:hAnsi="Times New Roman"/>
                        <w:sz w:val="26"/>
                        <w:szCs w:val="26"/>
                      </w:rPr>
                      <w:t>.</w:t>
                    </w:r>
                  </w:ins>
                </w:p>
                <w:p w14:paraId="6DC7AC5F" w14:textId="77777777" w:rsidR="00DB5B1C" w:rsidRPr="009433C2" w:rsidRDefault="00DB5B1C" w:rsidP="00DB5B1C">
                  <w:pPr>
                    <w:spacing w:before="100" w:beforeAutospacing="1" w:after="100" w:afterAutospacing="1"/>
                    <w:rPr>
                      <w:ins w:id="31" w:author="אביעד יצחקי" w:date="2024-11-21T17:19:00Z"/>
                      <w:rFonts w:ascii="Times New Roman" w:hAnsi="Times New Roman"/>
                      <w:sz w:val="26"/>
                      <w:szCs w:val="26"/>
                    </w:rPr>
                  </w:pPr>
                  <w:ins w:id="32" w:author="אביעד יצחקי" w:date="2024-11-21T17:19:00Z">
                    <w:r w:rsidRPr="009433C2">
                      <w:rPr>
                        <w:rFonts w:ascii="Times New Roman" w:hAnsi="Times New Roman"/>
                        <w:sz w:val="26"/>
                        <w:szCs w:val="26"/>
                        <w:rtl/>
                      </w:rPr>
                      <w:t xml:space="preserve">(ב) במסגרת </w:t>
                    </w:r>
                    <w:proofErr w:type="spellStart"/>
                    <w:r w:rsidRPr="009433C2">
                      <w:rPr>
                        <w:rFonts w:ascii="Times New Roman" w:hAnsi="Times New Roman"/>
                        <w:sz w:val="26"/>
                        <w:szCs w:val="26"/>
                        <w:rtl/>
                      </w:rPr>
                      <w:t>הפיילוטים</w:t>
                    </w:r>
                    <w:proofErr w:type="spellEnd"/>
                    <w:r w:rsidRPr="009433C2">
                      <w:rPr>
                        <w:rFonts w:ascii="Times New Roman" w:hAnsi="Times New Roman"/>
                        <w:sz w:val="26"/>
                        <w:szCs w:val="26"/>
                      </w:rPr>
                      <w:t>:</w:t>
                    </w:r>
                  </w:ins>
                </w:p>
                <w:p w14:paraId="202CB4BF" w14:textId="77777777" w:rsidR="00DB5B1C" w:rsidRPr="009433C2" w:rsidRDefault="00DB5B1C" w:rsidP="00DB5B1C">
                  <w:pPr>
                    <w:numPr>
                      <w:ilvl w:val="0"/>
                      <w:numId w:val="5"/>
                    </w:numPr>
                    <w:spacing w:before="100" w:beforeAutospacing="1" w:after="100" w:afterAutospacing="1"/>
                    <w:rPr>
                      <w:ins w:id="33" w:author="אביעד יצחקי" w:date="2024-11-21T17:19:00Z"/>
                      <w:rFonts w:ascii="Times New Roman" w:hAnsi="Times New Roman"/>
                      <w:sz w:val="26"/>
                      <w:szCs w:val="26"/>
                    </w:rPr>
                  </w:pPr>
                  <w:ins w:id="34" w:author="אביעד יצחקי" w:date="2024-11-21T17:19:00Z">
                    <w:r w:rsidRPr="009433C2">
                      <w:rPr>
                        <w:rFonts w:ascii="Times New Roman" w:hAnsi="Times New Roman"/>
                        <w:sz w:val="26"/>
                        <w:szCs w:val="26"/>
                        <w:rtl/>
                      </w:rPr>
                      <w:t>ייועדו שתי (2) יחידות שירות שבועיות מסך הזכאות להתערבויות המפורטות בסעיף (א)</w:t>
                    </w:r>
                    <w:r w:rsidRPr="009433C2">
                      <w:rPr>
                        <w:rFonts w:ascii="Times New Roman" w:hAnsi="Times New Roman"/>
                        <w:sz w:val="26"/>
                        <w:szCs w:val="26"/>
                      </w:rPr>
                      <w:t>;</w:t>
                    </w:r>
                  </w:ins>
                </w:p>
                <w:p w14:paraId="6E1EBD27" w14:textId="77777777" w:rsidR="00DB5B1C" w:rsidRPr="009433C2" w:rsidRDefault="00DB5B1C" w:rsidP="00DB5B1C">
                  <w:pPr>
                    <w:numPr>
                      <w:ilvl w:val="0"/>
                      <w:numId w:val="5"/>
                    </w:numPr>
                    <w:spacing w:before="100" w:beforeAutospacing="1" w:after="100" w:afterAutospacing="1"/>
                    <w:rPr>
                      <w:ins w:id="35" w:author="אביעד יצחקי" w:date="2024-11-21T17:19:00Z"/>
                      <w:rFonts w:ascii="Times New Roman" w:hAnsi="Times New Roman"/>
                      <w:sz w:val="26"/>
                      <w:szCs w:val="26"/>
                    </w:rPr>
                  </w:pPr>
                  <w:ins w:id="36" w:author="אביעד יצחקי" w:date="2024-11-21T17:19:00Z">
                    <w:r w:rsidRPr="009433C2">
                      <w:rPr>
                        <w:rFonts w:ascii="Times New Roman" w:hAnsi="Times New Roman"/>
                        <w:sz w:val="26"/>
                        <w:szCs w:val="26"/>
                        <w:rtl/>
                      </w:rPr>
                      <w:t>המבוטח רשאי להקצות יחידות שירות נוספות מתוך סך זכאותו להתערבויות אלו</w:t>
                    </w:r>
                    <w:r w:rsidRPr="009433C2">
                      <w:rPr>
                        <w:rFonts w:ascii="Times New Roman" w:hAnsi="Times New Roman"/>
                        <w:sz w:val="26"/>
                        <w:szCs w:val="26"/>
                      </w:rPr>
                      <w:t>;</w:t>
                    </w:r>
                  </w:ins>
                </w:p>
                <w:p w14:paraId="2C4B8318" w14:textId="77777777" w:rsidR="00DB5B1C" w:rsidRPr="009433C2" w:rsidRDefault="00DB5B1C" w:rsidP="00DB5B1C">
                  <w:pPr>
                    <w:numPr>
                      <w:ilvl w:val="0"/>
                      <w:numId w:val="5"/>
                    </w:numPr>
                    <w:spacing w:before="100" w:beforeAutospacing="1" w:after="100" w:afterAutospacing="1"/>
                    <w:rPr>
                      <w:ins w:id="37" w:author="אביעד יצחקי" w:date="2024-11-21T17:19:00Z"/>
                      <w:rFonts w:ascii="Times New Roman" w:hAnsi="Times New Roman"/>
                      <w:sz w:val="26"/>
                      <w:szCs w:val="26"/>
                    </w:rPr>
                  </w:pPr>
                  <w:ins w:id="38" w:author="אביעד יצחקי" w:date="2024-11-21T17:19:00Z">
                    <w:r w:rsidRPr="009433C2">
                      <w:rPr>
                        <w:rFonts w:ascii="Times New Roman" w:hAnsi="Times New Roman"/>
                        <w:sz w:val="26"/>
                        <w:szCs w:val="26"/>
                        <w:rtl/>
                      </w:rPr>
                      <w:t>יופעלו באזורים גיאוגרפיים מוגדרים</w:t>
                    </w:r>
                    <w:r w:rsidRPr="009433C2">
                      <w:rPr>
                        <w:rFonts w:ascii="Times New Roman" w:hAnsi="Times New Roman"/>
                        <w:sz w:val="26"/>
                        <w:szCs w:val="26"/>
                      </w:rPr>
                      <w:t>;</w:t>
                    </w:r>
                  </w:ins>
                </w:p>
                <w:p w14:paraId="67F1085B" w14:textId="77777777" w:rsidR="00DB5B1C" w:rsidRPr="009433C2" w:rsidRDefault="00DB5B1C" w:rsidP="00DB5B1C">
                  <w:pPr>
                    <w:numPr>
                      <w:ilvl w:val="0"/>
                      <w:numId w:val="5"/>
                    </w:numPr>
                    <w:spacing w:before="100" w:beforeAutospacing="1" w:after="100" w:afterAutospacing="1"/>
                    <w:rPr>
                      <w:ins w:id="39" w:author="אביעד יצחקי" w:date="2024-11-21T17:19:00Z"/>
                      <w:rFonts w:ascii="Times New Roman" w:hAnsi="Times New Roman"/>
                      <w:sz w:val="26"/>
                      <w:szCs w:val="26"/>
                    </w:rPr>
                  </w:pPr>
                  <w:ins w:id="40" w:author="אביעד יצחקי" w:date="2024-11-21T17:19:00Z">
                    <w:r w:rsidRPr="009433C2">
                      <w:rPr>
                        <w:rFonts w:ascii="Times New Roman" w:hAnsi="Times New Roman"/>
                        <w:sz w:val="26"/>
                        <w:szCs w:val="26"/>
                        <w:rtl/>
                      </w:rPr>
                      <w:t>לתקופה של עד 24 חודשים</w:t>
                    </w:r>
                    <w:r w:rsidRPr="009433C2">
                      <w:rPr>
                        <w:rFonts w:ascii="Times New Roman" w:hAnsi="Times New Roman"/>
                        <w:sz w:val="26"/>
                        <w:szCs w:val="26"/>
                      </w:rPr>
                      <w:t>;</w:t>
                    </w:r>
                  </w:ins>
                </w:p>
                <w:p w14:paraId="6A4DDFFB" w14:textId="24DA86B1" w:rsidR="00DB5B1C" w:rsidRDefault="00DB5B1C" w:rsidP="00DB5B1C">
                  <w:pPr>
                    <w:pStyle w:val="TableBlock"/>
                    <w:rPr>
                      <w:rFonts w:hint="cs"/>
                      <w:rtl/>
                    </w:rPr>
                  </w:pPr>
                  <w:ins w:id="41" w:author="אביעד יצחקי" w:date="2024-11-21T17:19:00Z">
                    <w:r w:rsidRPr="009433C2">
                      <w:rPr>
                        <w:rFonts w:ascii="Times New Roman" w:hAnsi="Times New Roman"/>
                        <w:sz w:val="26"/>
                        <w:rtl/>
                      </w:rPr>
                      <w:t>בליווי תכנית מדידה והערכה</w:t>
                    </w:r>
                  </w:ins>
                </w:p>
              </w:tc>
              <w:tc>
                <w:tcPr>
                  <w:tcW w:w="3107" w:type="dxa"/>
                  <w:tcBorders>
                    <w:top w:val="single" w:sz="4" w:space="0" w:color="auto"/>
                    <w:left w:val="single" w:sz="4" w:space="0" w:color="auto"/>
                    <w:right w:val="single" w:sz="4" w:space="0" w:color="auto"/>
                  </w:tcBorders>
                </w:tcPr>
                <w:p w14:paraId="48968CFB" w14:textId="0D722027" w:rsidR="00A97631" w:rsidRDefault="00A97631" w:rsidP="00B31AAF">
                  <w:pPr>
                    <w:pStyle w:val="TableBlock"/>
                    <w:tabs>
                      <w:tab w:val="left" w:pos="459"/>
                    </w:tabs>
                    <w:rPr>
                      <w:ins w:id="42" w:author="אביעד יצחקי" w:date="2024-11-21T17:20:00Z"/>
                      <w:rtl/>
                    </w:rPr>
                  </w:pPr>
                  <w:r>
                    <w:rPr>
                      <w:rtl/>
                    </w:rPr>
                    <w:lastRenderedPageBreak/>
                    <w:t>0</w:t>
                  </w:r>
                  <w:r>
                    <w:rPr>
                      <w:rFonts w:hint="cs"/>
                      <w:rtl/>
                    </w:rPr>
                    <w:t>.5</w:t>
                  </w:r>
                  <w:r>
                    <w:rPr>
                      <w:rtl/>
                    </w:rPr>
                    <w:t xml:space="preserve"> יחידות בשבוע</w:t>
                  </w:r>
                  <w:r>
                    <w:rPr>
                      <w:rFonts w:hint="cs"/>
                      <w:rtl/>
                    </w:rPr>
                    <w:t>"</w:t>
                  </w:r>
                </w:p>
                <w:p w14:paraId="6E482F8A" w14:textId="6254A3E3" w:rsidR="00DB5B1C" w:rsidRDefault="00DB5B1C" w:rsidP="00B31AAF">
                  <w:pPr>
                    <w:pStyle w:val="TableBlock"/>
                    <w:tabs>
                      <w:tab w:val="left" w:pos="459"/>
                    </w:tabs>
                    <w:rPr>
                      <w:ins w:id="43" w:author="אביעד יצחקי" w:date="2024-11-21T17:20:00Z"/>
                      <w:rtl/>
                    </w:rPr>
                  </w:pPr>
                </w:p>
                <w:p w14:paraId="642024E3" w14:textId="4034081C" w:rsidR="00DB5B1C" w:rsidRDefault="00DB5B1C" w:rsidP="00B31AAF">
                  <w:pPr>
                    <w:pStyle w:val="TableBlock"/>
                    <w:tabs>
                      <w:tab w:val="left" w:pos="459"/>
                    </w:tabs>
                    <w:rPr>
                      <w:ins w:id="44" w:author="אביעד יצחקי" w:date="2024-11-21T17:20:00Z"/>
                      <w:rtl/>
                    </w:rPr>
                  </w:pPr>
                </w:p>
                <w:p w14:paraId="2727E660" w14:textId="40BDC04D" w:rsidR="00DB5B1C" w:rsidRDefault="00DB5B1C" w:rsidP="00B31AAF">
                  <w:pPr>
                    <w:pStyle w:val="TableBlock"/>
                    <w:tabs>
                      <w:tab w:val="left" w:pos="459"/>
                    </w:tabs>
                    <w:rPr>
                      <w:ins w:id="45" w:author="אביעד יצחקי" w:date="2024-11-21T17:20:00Z"/>
                      <w:rtl/>
                    </w:rPr>
                  </w:pPr>
                </w:p>
                <w:p w14:paraId="4A871221" w14:textId="3ACF52C2" w:rsidR="00DB5B1C" w:rsidRDefault="00DB5B1C" w:rsidP="00B31AAF">
                  <w:pPr>
                    <w:pStyle w:val="TableBlock"/>
                    <w:tabs>
                      <w:tab w:val="left" w:pos="459"/>
                    </w:tabs>
                    <w:rPr>
                      <w:ins w:id="46" w:author="אביעד יצחקי" w:date="2024-11-21T17:20:00Z"/>
                      <w:rtl/>
                    </w:rPr>
                  </w:pPr>
                </w:p>
                <w:p w14:paraId="3EA69CFD" w14:textId="18E17ED0" w:rsidR="00DB5B1C" w:rsidRDefault="00DB5B1C" w:rsidP="00B31AAF">
                  <w:pPr>
                    <w:pStyle w:val="TableBlock"/>
                    <w:tabs>
                      <w:tab w:val="left" w:pos="459"/>
                    </w:tabs>
                    <w:rPr>
                      <w:ins w:id="47" w:author="אביעד יצחקי" w:date="2024-11-21T17:20:00Z"/>
                      <w:rtl/>
                    </w:rPr>
                  </w:pPr>
                </w:p>
                <w:p w14:paraId="1DCAB06E" w14:textId="03DF2EA7" w:rsidR="00DB5B1C" w:rsidRDefault="00DB5B1C" w:rsidP="00B31AAF">
                  <w:pPr>
                    <w:pStyle w:val="TableBlock"/>
                    <w:tabs>
                      <w:tab w:val="left" w:pos="459"/>
                    </w:tabs>
                    <w:rPr>
                      <w:ins w:id="48" w:author="אביעד יצחקי" w:date="2024-11-21T17:20:00Z"/>
                      <w:rtl/>
                    </w:rPr>
                  </w:pPr>
                </w:p>
                <w:p w14:paraId="240D631C" w14:textId="309FE39E" w:rsidR="00DB5B1C" w:rsidRDefault="00DB5B1C" w:rsidP="00B31AAF">
                  <w:pPr>
                    <w:pStyle w:val="TableBlock"/>
                    <w:tabs>
                      <w:tab w:val="left" w:pos="459"/>
                    </w:tabs>
                    <w:rPr>
                      <w:ins w:id="49" w:author="אביעד יצחקי" w:date="2024-11-21T17:20:00Z"/>
                      <w:rtl/>
                    </w:rPr>
                  </w:pPr>
                </w:p>
                <w:p w14:paraId="00EBF1F4" w14:textId="76ADD10A" w:rsidR="00DB5B1C" w:rsidRDefault="00DB5B1C" w:rsidP="00B31AAF">
                  <w:pPr>
                    <w:pStyle w:val="TableBlock"/>
                    <w:tabs>
                      <w:tab w:val="left" w:pos="459"/>
                    </w:tabs>
                    <w:rPr>
                      <w:ins w:id="50" w:author="אביעד יצחקי" w:date="2024-11-21T17:20:00Z"/>
                      <w:rtl/>
                    </w:rPr>
                  </w:pPr>
                </w:p>
                <w:p w14:paraId="05395DB4" w14:textId="04CC8528" w:rsidR="00DB5B1C" w:rsidRDefault="00DB5B1C" w:rsidP="00B31AAF">
                  <w:pPr>
                    <w:pStyle w:val="TableBlock"/>
                    <w:tabs>
                      <w:tab w:val="left" w:pos="459"/>
                    </w:tabs>
                    <w:rPr>
                      <w:ins w:id="51" w:author="אביעד יצחקי" w:date="2024-11-21T17:20:00Z"/>
                      <w:rtl/>
                    </w:rPr>
                  </w:pPr>
                </w:p>
                <w:p w14:paraId="351CFCF0" w14:textId="34205FE0" w:rsidR="00DB5B1C" w:rsidRDefault="00DB5B1C" w:rsidP="00B31AAF">
                  <w:pPr>
                    <w:pStyle w:val="TableBlock"/>
                    <w:tabs>
                      <w:tab w:val="left" w:pos="459"/>
                    </w:tabs>
                    <w:rPr>
                      <w:ins w:id="52" w:author="אביעד יצחקי" w:date="2024-11-21T17:20:00Z"/>
                      <w:rtl/>
                    </w:rPr>
                  </w:pPr>
                </w:p>
                <w:p w14:paraId="590AE24D" w14:textId="11987A38" w:rsidR="00DB5B1C" w:rsidRDefault="00DB5B1C" w:rsidP="00B31AAF">
                  <w:pPr>
                    <w:pStyle w:val="TableBlock"/>
                    <w:tabs>
                      <w:tab w:val="left" w:pos="459"/>
                    </w:tabs>
                    <w:rPr>
                      <w:ins w:id="53" w:author="אביעד יצחקי" w:date="2024-11-21T17:20:00Z"/>
                      <w:rtl/>
                    </w:rPr>
                  </w:pPr>
                </w:p>
                <w:p w14:paraId="21956C72" w14:textId="7C6E0A6E" w:rsidR="00DB5B1C" w:rsidRDefault="00DB5B1C" w:rsidP="00B31AAF">
                  <w:pPr>
                    <w:pStyle w:val="TableBlock"/>
                    <w:tabs>
                      <w:tab w:val="left" w:pos="459"/>
                    </w:tabs>
                    <w:rPr>
                      <w:ins w:id="54" w:author="אביעד יצחקי" w:date="2024-11-21T17:20:00Z"/>
                      <w:rtl/>
                    </w:rPr>
                  </w:pPr>
                </w:p>
                <w:p w14:paraId="249326EF" w14:textId="3C4953CD" w:rsidR="00DB5B1C" w:rsidRDefault="00DB5B1C" w:rsidP="00B31AAF">
                  <w:pPr>
                    <w:pStyle w:val="TableBlock"/>
                    <w:tabs>
                      <w:tab w:val="left" w:pos="459"/>
                    </w:tabs>
                    <w:rPr>
                      <w:ins w:id="55" w:author="אביעד יצחקי" w:date="2024-11-21T17:20:00Z"/>
                      <w:rtl/>
                    </w:rPr>
                  </w:pPr>
                </w:p>
                <w:p w14:paraId="6420A30E" w14:textId="531C4A25" w:rsidR="00DB5B1C" w:rsidRDefault="00DB5B1C" w:rsidP="00B31AAF">
                  <w:pPr>
                    <w:pStyle w:val="TableBlock"/>
                    <w:tabs>
                      <w:tab w:val="left" w:pos="459"/>
                    </w:tabs>
                    <w:rPr>
                      <w:ins w:id="56" w:author="אביעד יצחקי" w:date="2024-11-21T17:20:00Z"/>
                      <w:rtl/>
                    </w:rPr>
                  </w:pPr>
                </w:p>
                <w:p w14:paraId="7F554328" w14:textId="04FE4DF2" w:rsidR="00DB5B1C" w:rsidRDefault="00DB5B1C" w:rsidP="00B31AAF">
                  <w:pPr>
                    <w:pStyle w:val="TableBlock"/>
                    <w:tabs>
                      <w:tab w:val="left" w:pos="459"/>
                    </w:tabs>
                    <w:rPr>
                      <w:ins w:id="57" w:author="אביעד יצחקי" w:date="2024-11-21T17:20:00Z"/>
                      <w:rtl/>
                    </w:rPr>
                  </w:pPr>
                </w:p>
                <w:p w14:paraId="2B00EC7F" w14:textId="5D7D84B9" w:rsidR="00DB5B1C" w:rsidRDefault="00DB5B1C" w:rsidP="00B31AAF">
                  <w:pPr>
                    <w:pStyle w:val="TableBlock"/>
                    <w:tabs>
                      <w:tab w:val="left" w:pos="459"/>
                    </w:tabs>
                    <w:rPr>
                      <w:ins w:id="58" w:author="אביעד יצחקי" w:date="2024-11-21T17:20:00Z"/>
                      <w:rtl/>
                    </w:rPr>
                  </w:pPr>
                </w:p>
                <w:p w14:paraId="33599D13" w14:textId="0FEBC303" w:rsidR="00DB5B1C" w:rsidRDefault="00DB5B1C" w:rsidP="00B31AAF">
                  <w:pPr>
                    <w:pStyle w:val="TableBlock"/>
                    <w:tabs>
                      <w:tab w:val="left" w:pos="459"/>
                    </w:tabs>
                    <w:rPr>
                      <w:ins w:id="59" w:author="אביעד יצחקי" w:date="2024-11-21T17:20:00Z"/>
                      <w:rtl/>
                    </w:rPr>
                  </w:pPr>
                </w:p>
                <w:p w14:paraId="62A50D26" w14:textId="70F65A72" w:rsidR="00DB5B1C" w:rsidRDefault="00DB5B1C" w:rsidP="00B31AAF">
                  <w:pPr>
                    <w:pStyle w:val="TableBlock"/>
                    <w:tabs>
                      <w:tab w:val="left" w:pos="459"/>
                    </w:tabs>
                    <w:rPr>
                      <w:ins w:id="60" w:author="אביעד יצחקי" w:date="2024-11-21T17:20:00Z"/>
                      <w:rtl/>
                    </w:rPr>
                  </w:pPr>
                </w:p>
                <w:p w14:paraId="35F8B9FB" w14:textId="2203A1AF" w:rsidR="00DB5B1C" w:rsidRDefault="00DB5B1C" w:rsidP="00B31AAF">
                  <w:pPr>
                    <w:pStyle w:val="TableBlock"/>
                    <w:tabs>
                      <w:tab w:val="left" w:pos="459"/>
                    </w:tabs>
                    <w:rPr>
                      <w:ins w:id="61" w:author="אביעד יצחקי" w:date="2024-11-21T17:20:00Z"/>
                      <w:rtl/>
                    </w:rPr>
                  </w:pPr>
                </w:p>
                <w:p w14:paraId="005E85B4" w14:textId="453BF6AC" w:rsidR="00DB5B1C" w:rsidRDefault="00DB5B1C" w:rsidP="00B31AAF">
                  <w:pPr>
                    <w:pStyle w:val="TableBlock"/>
                    <w:tabs>
                      <w:tab w:val="left" w:pos="459"/>
                    </w:tabs>
                    <w:rPr>
                      <w:ins w:id="62" w:author="אביעד יצחקי" w:date="2024-11-21T17:20:00Z"/>
                      <w:rtl/>
                    </w:rPr>
                  </w:pPr>
                </w:p>
                <w:p w14:paraId="28730BBD" w14:textId="60961F0F" w:rsidR="00DB5B1C" w:rsidRDefault="00DB5B1C" w:rsidP="00B31AAF">
                  <w:pPr>
                    <w:pStyle w:val="TableBlock"/>
                    <w:tabs>
                      <w:tab w:val="left" w:pos="459"/>
                    </w:tabs>
                    <w:rPr>
                      <w:ins w:id="63" w:author="אביעד יצחקי" w:date="2024-11-21T17:20:00Z"/>
                      <w:rtl/>
                    </w:rPr>
                  </w:pPr>
                </w:p>
                <w:p w14:paraId="7A3274A3" w14:textId="7CB18A85" w:rsidR="00DB5B1C" w:rsidRDefault="00DB5B1C" w:rsidP="00B31AAF">
                  <w:pPr>
                    <w:pStyle w:val="TableBlock"/>
                    <w:tabs>
                      <w:tab w:val="left" w:pos="459"/>
                    </w:tabs>
                    <w:rPr>
                      <w:ins w:id="64" w:author="אביעד יצחקי" w:date="2024-11-21T17:20:00Z"/>
                      <w:rtl/>
                    </w:rPr>
                  </w:pPr>
                </w:p>
                <w:p w14:paraId="421C1384" w14:textId="4A258AE4" w:rsidR="00DB5B1C" w:rsidRDefault="00DB5B1C" w:rsidP="00B31AAF">
                  <w:pPr>
                    <w:pStyle w:val="TableBlock"/>
                    <w:tabs>
                      <w:tab w:val="left" w:pos="459"/>
                    </w:tabs>
                    <w:rPr>
                      <w:ins w:id="65" w:author="אביעד יצחקי" w:date="2024-11-21T17:20:00Z"/>
                      <w:rtl/>
                    </w:rPr>
                  </w:pPr>
                </w:p>
                <w:p w14:paraId="1D4E21CD" w14:textId="59736833" w:rsidR="00DB5B1C" w:rsidRDefault="00DB5B1C" w:rsidP="00B31AAF">
                  <w:pPr>
                    <w:pStyle w:val="TableBlock"/>
                    <w:tabs>
                      <w:tab w:val="left" w:pos="459"/>
                    </w:tabs>
                    <w:rPr>
                      <w:ins w:id="66" w:author="אביעד יצחקי" w:date="2024-11-21T17:20:00Z"/>
                      <w:rtl/>
                    </w:rPr>
                  </w:pPr>
                </w:p>
                <w:p w14:paraId="3B71453E" w14:textId="037A37C4" w:rsidR="00DB5B1C" w:rsidRDefault="00DB5B1C" w:rsidP="00B31AAF">
                  <w:pPr>
                    <w:pStyle w:val="TableBlock"/>
                    <w:tabs>
                      <w:tab w:val="left" w:pos="459"/>
                    </w:tabs>
                    <w:rPr>
                      <w:ins w:id="67" w:author="אביעד יצחקי" w:date="2024-11-21T17:20:00Z"/>
                      <w:rtl/>
                    </w:rPr>
                  </w:pPr>
                </w:p>
                <w:p w14:paraId="02B9FE53" w14:textId="345E5865" w:rsidR="00DB5B1C" w:rsidRDefault="00DB5B1C" w:rsidP="00B31AAF">
                  <w:pPr>
                    <w:pStyle w:val="TableBlock"/>
                    <w:tabs>
                      <w:tab w:val="left" w:pos="459"/>
                    </w:tabs>
                    <w:rPr>
                      <w:ins w:id="68" w:author="אביעד יצחקי" w:date="2024-11-21T17:20:00Z"/>
                      <w:rtl/>
                    </w:rPr>
                  </w:pPr>
                </w:p>
                <w:p w14:paraId="2271F4E9" w14:textId="08CD4D70" w:rsidR="00DB5B1C" w:rsidRDefault="00DB5B1C" w:rsidP="00B31AAF">
                  <w:pPr>
                    <w:pStyle w:val="TableBlock"/>
                    <w:tabs>
                      <w:tab w:val="left" w:pos="459"/>
                    </w:tabs>
                    <w:rPr>
                      <w:ins w:id="69" w:author="אביעד יצחקי" w:date="2024-11-21T17:20:00Z"/>
                      <w:rtl/>
                    </w:rPr>
                  </w:pPr>
                </w:p>
                <w:p w14:paraId="47207D68" w14:textId="4477CFB4" w:rsidR="00DB5B1C" w:rsidRDefault="00DB5B1C" w:rsidP="00B31AAF">
                  <w:pPr>
                    <w:pStyle w:val="TableBlock"/>
                    <w:tabs>
                      <w:tab w:val="left" w:pos="459"/>
                    </w:tabs>
                    <w:rPr>
                      <w:ins w:id="70" w:author="אביעד יצחקי" w:date="2024-11-21T17:20:00Z"/>
                      <w:rtl/>
                    </w:rPr>
                  </w:pPr>
                </w:p>
                <w:p w14:paraId="43680CD3" w14:textId="09C0CBBA" w:rsidR="00DB5B1C" w:rsidRDefault="00DB5B1C" w:rsidP="00B31AAF">
                  <w:pPr>
                    <w:pStyle w:val="TableBlock"/>
                    <w:tabs>
                      <w:tab w:val="left" w:pos="459"/>
                    </w:tabs>
                    <w:rPr>
                      <w:ins w:id="71" w:author="אביעד יצחקי" w:date="2024-11-21T17:20:00Z"/>
                      <w:rtl/>
                    </w:rPr>
                  </w:pPr>
                </w:p>
                <w:p w14:paraId="44546694" w14:textId="74F00498" w:rsidR="00DB5B1C" w:rsidRDefault="00DB5B1C" w:rsidP="00B31AAF">
                  <w:pPr>
                    <w:pStyle w:val="TableBlock"/>
                    <w:tabs>
                      <w:tab w:val="left" w:pos="459"/>
                    </w:tabs>
                    <w:rPr>
                      <w:ins w:id="72" w:author="אביעד יצחקי" w:date="2024-11-21T17:20:00Z"/>
                      <w:rtl/>
                    </w:rPr>
                  </w:pPr>
                </w:p>
                <w:p w14:paraId="36ED2A57" w14:textId="437E0D78" w:rsidR="00DB5B1C" w:rsidRDefault="00DB5B1C" w:rsidP="00B31AAF">
                  <w:pPr>
                    <w:pStyle w:val="TableBlock"/>
                    <w:tabs>
                      <w:tab w:val="left" w:pos="459"/>
                    </w:tabs>
                    <w:rPr>
                      <w:ins w:id="73" w:author="אביעד יצחקי" w:date="2024-11-21T17:20:00Z"/>
                      <w:rtl/>
                    </w:rPr>
                  </w:pPr>
                </w:p>
                <w:p w14:paraId="55D78178" w14:textId="478EC05F" w:rsidR="00DB5B1C" w:rsidRDefault="00DB5B1C" w:rsidP="00B31AAF">
                  <w:pPr>
                    <w:pStyle w:val="TableBlock"/>
                    <w:tabs>
                      <w:tab w:val="left" w:pos="459"/>
                    </w:tabs>
                    <w:rPr>
                      <w:ins w:id="74" w:author="אביעד יצחקי" w:date="2024-11-21T17:20:00Z"/>
                      <w:rtl/>
                    </w:rPr>
                  </w:pPr>
                </w:p>
                <w:p w14:paraId="4A76C5F1" w14:textId="499488B0" w:rsidR="00DB5B1C" w:rsidRDefault="00DB5B1C" w:rsidP="00B31AAF">
                  <w:pPr>
                    <w:pStyle w:val="TableBlock"/>
                    <w:tabs>
                      <w:tab w:val="left" w:pos="459"/>
                    </w:tabs>
                    <w:rPr>
                      <w:ins w:id="75" w:author="אביעד יצחקי" w:date="2024-11-21T17:20:00Z"/>
                      <w:rtl/>
                    </w:rPr>
                  </w:pPr>
                </w:p>
                <w:p w14:paraId="624CB57B" w14:textId="33DB1EF4" w:rsidR="00DB5B1C" w:rsidRDefault="00DB5B1C" w:rsidP="00B31AAF">
                  <w:pPr>
                    <w:pStyle w:val="TableBlock"/>
                    <w:tabs>
                      <w:tab w:val="left" w:pos="459"/>
                    </w:tabs>
                    <w:rPr>
                      <w:ins w:id="76" w:author="אביעד יצחקי" w:date="2024-11-21T17:20:00Z"/>
                      <w:rtl/>
                    </w:rPr>
                  </w:pPr>
                </w:p>
                <w:p w14:paraId="783F465C" w14:textId="2E7B41D1" w:rsidR="00DB5B1C" w:rsidRDefault="00DB5B1C" w:rsidP="00B31AAF">
                  <w:pPr>
                    <w:pStyle w:val="TableBlock"/>
                    <w:tabs>
                      <w:tab w:val="left" w:pos="459"/>
                    </w:tabs>
                    <w:rPr>
                      <w:ins w:id="77" w:author="אביעד יצחקי" w:date="2024-11-21T17:20:00Z"/>
                      <w:rtl/>
                    </w:rPr>
                  </w:pPr>
                </w:p>
                <w:p w14:paraId="4998B548" w14:textId="026F7A81" w:rsidR="00DB5B1C" w:rsidRDefault="00DB5B1C" w:rsidP="00B31AAF">
                  <w:pPr>
                    <w:pStyle w:val="TableBlock"/>
                    <w:tabs>
                      <w:tab w:val="left" w:pos="459"/>
                    </w:tabs>
                    <w:rPr>
                      <w:ins w:id="78" w:author="אביעד יצחקי" w:date="2024-11-21T17:20:00Z"/>
                      <w:rtl/>
                    </w:rPr>
                  </w:pPr>
                </w:p>
                <w:p w14:paraId="2C4B9637" w14:textId="45418ACD" w:rsidR="00DB5B1C" w:rsidRDefault="00DB5B1C" w:rsidP="00DB5B1C">
                  <w:pPr>
                    <w:pStyle w:val="TableBlock"/>
                    <w:tabs>
                      <w:tab w:val="left" w:pos="459"/>
                    </w:tabs>
                    <w:rPr>
                      <w:rFonts w:hint="cs"/>
                      <w:rtl/>
                    </w:rPr>
                  </w:pPr>
                  <w:ins w:id="79" w:author="אביעד יצחקי" w:date="2024-11-21T17:20:00Z">
                    <w:r>
                      <w:t xml:space="preserve"> </w:t>
                    </w:r>
                    <w:r>
                      <w:t xml:space="preserve">2 </w:t>
                    </w:r>
                    <w:r>
                      <w:rPr>
                        <w:rtl/>
                      </w:rPr>
                      <w:t>יחידות שירות שבועיות</w:t>
                    </w:r>
                    <w:r>
                      <w:rPr>
                        <w:rFonts w:hint="cs"/>
                        <w:rtl/>
                      </w:rPr>
                      <w:t>"</w:t>
                    </w:r>
                  </w:ins>
                </w:p>
                <w:p w14:paraId="52AB4922" w14:textId="77777777" w:rsidR="00A97631" w:rsidRDefault="00A97631" w:rsidP="00B31AAF">
                  <w:pPr>
                    <w:pStyle w:val="TableBlock"/>
                    <w:rPr>
                      <w:rtl/>
                    </w:rPr>
                  </w:pPr>
                </w:p>
                <w:p w14:paraId="10216FED" w14:textId="77777777" w:rsidR="00A97631" w:rsidRDefault="00A97631" w:rsidP="00B31AAF">
                  <w:pPr>
                    <w:pStyle w:val="TableBlock"/>
                    <w:rPr>
                      <w:rtl/>
                    </w:rPr>
                  </w:pPr>
                </w:p>
                <w:p w14:paraId="6DCF9104" w14:textId="77777777" w:rsidR="00A97631" w:rsidRDefault="00A97631" w:rsidP="00B31AAF">
                  <w:pPr>
                    <w:pStyle w:val="TableBlock"/>
                    <w:rPr>
                      <w:rtl/>
                    </w:rPr>
                  </w:pPr>
                </w:p>
                <w:p w14:paraId="4EFB2FF4" w14:textId="77777777" w:rsidR="00A97631" w:rsidRDefault="00A97631" w:rsidP="00B31AAF">
                  <w:pPr>
                    <w:pStyle w:val="TableBlock"/>
                    <w:rPr>
                      <w:rtl/>
                    </w:rPr>
                  </w:pPr>
                </w:p>
                <w:p w14:paraId="156B73E4" w14:textId="77777777" w:rsidR="00A97631" w:rsidRDefault="00A97631" w:rsidP="00B31AAF">
                  <w:pPr>
                    <w:pStyle w:val="TableBlock"/>
                    <w:rPr>
                      <w:rtl/>
                    </w:rPr>
                  </w:pPr>
                </w:p>
                <w:p w14:paraId="5649B9E8" w14:textId="77777777" w:rsidR="00A97631" w:rsidRDefault="00A97631" w:rsidP="00B31AAF">
                  <w:pPr>
                    <w:pStyle w:val="TableBlock"/>
                    <w:rPr>
                      <w:rtl/>
                    </w:rPr>
                  </w:pPr>
                </w:p>
                <w:p w14:paraId="656DEF71" w14:textId="77777777" w:rsidR="00A97631" w:rsidRDefault="00A97631" w:rsidP="00B31AAF">
                  <w:pPr>
                    <w:pStyle w:val="TableBlock"/>
                    <w:rPr>
                      <w:rtl/>
                    </w:rPr>
                  </w:pPr>
                </w:p>
                <w:p w14:paraId="4587AD0C" w14:textId="77777777" w:rsidR="00A97631" w:rsidRDefault="00A97631" w:rsidP="00B31AAF">
                  <w:pPr>
                    <w:pStyle w:val="TableBlock"/>
                    <w:rPr>
                      <w:rtl/>
                    </w:rPr>
                  </w:pPr>
                </w:p>
                <w:p w14:paraId="01068DE3" w14:textId="77777777" w:rsidR="00A97631" w:rsidRDefault="00A97631" w:rsidP="00B31AAF">
                  <w:pPr>
                    <w:pStyle w:val="TableBlock"/>
                  </w:pPr>
                </w:p>
              </w:tc>
            </w:tr>
          </w:tbl>
          <w:p w14:paraId="43CD257D" w14:textId="77777777" w:rsidR="00A97631" w:rsidRDefault="00A97631" w:rsidP="00B31AAF">
            <w:pPr>
              <w:spacing w:line="276" w:lineRule="auto"/>
              <w:rPr>
                <w:rFonts w:asciiTheme="minorHAnsi" w:eastAsiaTheme="minorHAnsi" w:hAnsiTheme="minorHAnsi" w:cstheme="minorBidi"/>
                <w:sz w:val="22"/>
                <w:szCs w:val="22"/>
              </w:rPr>
            </w:pPr>
          </w:p>
        </w:tc>
      </w:tr>
      <w:tr w:rsidR="00A97631" w14:paraId="3DDE84C2" w14:textId="77777777" w:rsidTr="00B31AAF">
        <w:trPr>
          <w:cantSplit/>
          <w:trHeight w:val="60"/>
        </w:trPr>
        <w:tc>
          <w:tcPr>
            <w:tcW w:w="1408" w:type="dxa"/>
          </w:tcPr>
          <w:p w14:paraId="70921C9C" w14:textId="77777777" w:rsidR="00A97631" w:rsidRDefault="00A97631" w:rsidP="00B31AAF">
            <w:pPr>
              <w:pStyle w:val="TableSideHeading"/>
              <w:keepLines w:val="0"/>
              <w:rPr>
                <w:rtl/>
              </w:rPr>
            </w:pPr>
          </w:p>
          <w:p w14:paraId="306081F0" w14:textId="77777777" w:rsidR="00A97631" w:rsidRDefault="00A97631" w:rsidP="00B31AAF">
            <w:pPr>
              <w:pStyle w:val="TableSideHeading"/>
              <w:keepLines w:val="0"/>
            </w:pPr>
            <w:r>
              <w:rPr>
                <w:rtl/>
              </w:rPr>
              <w:t xml:space="preserve">תחילה ותחולה   </w:t>
            </w:r>
          </w:p>
        </w:tc>
        <w:tc>
          <w:tcPr>
            <w:tcW w:w="663" w:type="dxa"/>
            <w:gridSpan w:val="2"/>
          </w:tcPr>
          <w:p w14:paraId="01659202" w14:textId="77777777" w:rsidR="00A97631" w:rsidRDefault="00A97631" w:rsidP="00B31AAF">
            <w:pPr>
              <w:pStyle w:val="TableText"/>
              <w:rPr>
                <w:rtl/>
              </w:rPr>
            </w:pPr>
          </w:p>
          <w:p w14:paraId="309F0495" w14:textId="77777777" w:rsidR="00A97631" w:rsidRDefault="00A97631" w:rsidP="00B31AAF">
            <w:pPr>
              <w:pStyle w:val="TableText"/>
              <w:rPr>
                <w:rtl/>
              </w:rPr>
            </w:pPr>
            <w:r>
              <w:rPr>
                <w:rFonts w:hint="cs"/>
                <w:rtl/>
              </w:rPr>
              <w:t xml:space="preserve"> </w:t>
            </w:r>
            <w:r>
              <w:rPr>
                <w:rtl/>
              </w:rPr>
              <w:t xml:space="preserve">2. </w:t>
            </w:r>
          </w:p>
        </w:tc>
        <w:tc>
          <w:tcPr>
            <w:tcW w:w="7040" w:type="dxa"/>
          </w:tcPr>
          <w:p w14:paraId="5F7FA843" w14:textId="77777777" w:rsidR="00A97631" w:rsidRDefault="00A97631" w:rsidP="00B31AAF">
            <w:pPr>
              <w:pStyle w:val="TableBlock"/>
              <w:keepLines w:val="0"/>
              <w:rPr>
                <w:rtl/>
              </w:rPr>
            </w:pPr>
          </w:p>
          <w:p w14:paraId="3F66F967" w14:textId="77777777" w:rsidR="00A97631" w:rsidRDefault="00A97631" w:rsidP="00B31AAF">
            <w:pPr>
              <w:pStyle w:val="TableBlock"/>
              <w:keepLines w:val="0"/>
              <w:rPr>
                <w:rtl/>
              </w:rPr>
            </w:pPr>
            <w:r>
              <w:rPr>
                <w:rtl/>
              </w:rPr>
              <w:t xml:space="preserve">תחילתו של </w:t>
            </w:r>
            <w:r>
              <w:rPr>
                <w:rFonts w:hint="cs"/>
                <w:rtl/>
              </w:rPr>
              <w:t>צו זה ביום א'</w:t>
            </w:r>
            <w:r>
              <w:rPr>
                <w:rtl/>
              </w:rPr>
              <w:t xml:space="preserve"> בטבת </w:t>
            </w:r>
            <w:proofErr w:type="spellStart"/>
            <w:r>
              <w:rPr>
                <w:rtl/>
              </w:rPr>
              <w:t>התשפ"</w:t>
            </w:r>
            <w:r>
              <w:rPr>
                <w:rFonts w:hint="cs"/>
                <w:rtl/>
              </w:rPr>
              <w:t>ה</w:t>
            </w:r>
            <w:proofErr w:type="spellEnd"/>
            <w:r>
              <w:rPr>
                <w:rtl/>
              </w:rPr>
              <w:t xml:space="preserve"> (1 בינואר </w:t>
            </w:r>
            <w:r>
              <w:rPr>
                <w:rFonts w:hint="cs"/>
                <w:rtl/>
              </w:rPr>
              <w:t>2025</w:t>
            </w:r>
            <w:r>
              <w:rPr>
                <w:rtl/>
              </w:rPr>
              <w:t>)</w:t>
            </w:r>
            <w:r>
              <w:rPr>
                <w:rFonts w:hint="cs"/>
                <w:rtl/>
              </w:rPr>
              <w:t xml:space="preserve">, ואולם תחילתו של סעיף 3 לצו זה, </w:t>
            </w:r>
            <w:r>
              <w:rPr>
                <w:rtl/>
              </w:rPr>
              <w:t>בתום 90 ימים מה</w:t>
            </w:r>
            <w:r>
              <w:rPr>
                <w:rFonts w:hint="cs"/>
                <w:rtl/>
              </w:rPr>
              <w:t>-</w:t>
            </w:r>
            <w:r>
              <w:rPr>
                <w:rtl/>
              </w:rPr>
              <w:t xml:space="preserve"> 1 בחודש שלאחר פרסומו.</w:t>
            </w:r>
          </w:p>
          <w:p w14:paraId="6C7ACB84" w14:textId="77777777" w:rsidR="00A97631" w:rsidRDefault="00A97631" w:rsidP="00B31AAF">
            <w:pPr>
              <w:pStyle w:val="TableBlock"/>
              <w:keepLines w:val="0"/>
              <w:rPr>
                <w:rtl/>
              </w:rPr>
            </w:pPr>
          </w:p>
        </w:tc>
      </w:tr>
      <w:tr w:rsidR="00A97631" w14:paraId="139322C1" w14:textId="77777777" w:rsidTr="00B31AAF">
        <w:trPr>
          <w:cantSplit/>
          <w:trHeight w:val="60"/>
        </w:trPr>
        <w:tc>
          <w:tcPr>
            <w:tcW w:w="1408" w:type="dxa"/>
          </w:tcPr>
          <w:p w14:paraId="1C97DF6B" w14:textId="77777777" w:rsidR="00A97631" w:rsidRDefault="00A97631" w:rsidP="00B31AAF">
            <w:pPr>
              <w:pStyle w:val="TableSideHeading"/>
              <w:keepLines w:val="0"/>
              <w:rPr>
                <w:rtl/>
              </w:rPr>
            </w:pPr>
          </w:p>
        </w:tc>
        <w:tc>
          <w:tcPr>
            <w:tcW w:w="663" w:type="dxa"/>
            <w:gridSpan w:val="2"/>
          </w:tcPr>
          <w:p w14:paraId="0962D6A7" w14:textId="77777777" w:rsidR="00A97631" w:rsidRDefault="00A97631" w:rsidP="00B31AAF">
            <w:pPr>
              <w:pStyle w:val="TableText"/>
              <w:rPr>
                <w:rtl/>
              </w:rPr>
            </w:pPr>
          </w:p>
        </w:tc>
        <w:tc>
          <w:tcPr>
            <w:tcW w:w="7040" w:type="dxa"/>
          </w:tcPr>
          <w:p w14:paraId="2FD182C9" w14:textId="77777777" w:rsidR="00A97631" w:rsidRDefault="00A97631" w:rsidP="00B31AAF">
            <w:pPr>
              <w:pStyle w:val="TableBlock"/>
              <w:keepLines w:val="0"/>
              <w:rPr>
                <w:rtl/>
              </w:rPr>
            </w:pPr>
          </w:p>
        </w:tc>
      </w:tr>
    </w:tbl>
    <w:p w14:paraId="0EA8EF67" w14:textId="77777777" w:rsidR="00A97631" w:rsidRDefault="00A97631" w:rsidP="00A97631">
      <w:pPr>
        <w:rPr>
          <w:rtl/>
        </w:rPr>
      </w:pPr>
    </w:p>
    <w:p w14:paraId="01F4F91F" w14:textId="77777777" w:rsidR="00A97631" w:rsidRDefault="00A97631" w:rsidP="00A97631">
      <w:pPr>
        <w:rPr>
          <w:rtl/>
        </w:rPr>
      </w:pPr>
      <w:r>
        <w:rPr>
          <w:rFonts w:hint="cs"/>
          <w:rtl/>
        </w:rPr>
        <w:t xml:space="preserve">_______ </w:t>
      </w:r>
      <w:proofErr w:type="spellStart"/>
      <w:r>
        <w:rPr>
          <w:rFonts w:hint="cs"/>
          <w:rtl/>
        </w:rPr>
        <w:t>התשפ"ה</w:t>
      </w:r>
      <w:proofErr w:type="spellEnd"/>
    </w:p>
    <w:p w14:paraId="2E05BE4E" w14:textId="77777777" w:rsidR="00A97631" w:rsidRDefault="00A97631" w:rsidP="00A97631">
      <w:pPr>
        <w:rPr>
          <w:rtl/>
        </w:rPr>
      </w:pPr>
      <w:r>
        <w:rPr>
          <w:rFonts w:hint="cs"/>
          <w:rtl/>
        </w:rPr>
        <w:t>(_____________2024)</w:t>
      </w:r>
    </w:p>
    <w:p w14:paraId="2D6277FA" w14:textId="77777777" w:rsidR="00A97631" w:rsidRDefault="00A97631" w:rsidP="00A97631">
      <w:pPr>
        <w:rPr>
          <w:rtl/>
        </w:rPr>
      </w:pPr>
      <w:r>
        <w:rPr>
          <w:rFonts w:hint="cs"/>
          <w:rtl/>
        </w:rPr>
        <w:t>(</w:t>
      </w:r>
      <w:proofErr w:type="spellStart"/>
      <w:r>
        <w:rPr>
          <w:rFonts w:hint="cs"/>
          <w:rtl/>
        </w:rPr>
        <w:t>חמ</w:t>
      </w:r>
      <w:proofErr w:type="spellEnd"/>
      <w:r>
        <w:rPr>
          <w:rFonts w:hint="cs"/>
          <w:rtl/>
        </w:rPr>
        <w:t xml:space="preserve"> _____-_ )</w:t>
      </w:r>
    </w:p>
    <w:p w14:paraId="35A180CC" w14:textId="77777777" w:rsidR="00A97631" w:rsidRDefault="00A97631" w:rsidP="00A97631">
      <w:pPr>
        <w:rPr>
          <w:rtl/>
        </w:rPr>
      </w:pPr>
      <w:r>
        <w:rPr>
          <w:rtl/>
        </w:rPr>
        <w:tab/>
      </w:r>
      <w:r>
        <w:rPr>
          <w:rtl/>
        </w:rPr>
        <w:tab/>
      </w:r>
      <w:r>
        <w:rPr>
          <w:rtl/>
        </w:rPr>
        <w:tab/>
      </w:r>
      <w:r>
        <w:rPr>
          <w:rtl/>
        </w:rPr>
        <w:tab/>
      </w:r>
      <w:r>
        <w:rPr>
          <w:rtl/>
        </w:rPr>
        <w:tab/>
      </w:r>
      <w:r>
        <w:rPr>
          <w:rtl/>
        </w:rPr>
        <w:tab/>
      </w:r>
      <w:r>
        <w:rPr>
          <w:rtl/>
        </w:rPr>
        <w:tab/>
      </w:r>
      <w:r>
        <w:rPr>
          <w:rFonts w:hint="cs"/>
          <w:rtl/>
        </w:rPr>
        <w:t xml:space="preserve">         _________________</w:t>
      </w:r>
    </w:p>
    <w:p w14:paraId="0FD6D6D2" w14:textId="77777777" w:rsidR="00A97631" w:rsidRDefault="00A97631" w:rsidP="00A97631">
      <w:pPr>
        <w:rPr>
          <w:rtl/>
        </w:rPr>
      </w:pPr>
      <w:r>
        <w:rPr>
          <w:rtl/>
        </w:rPr>
        <w:tab/>
      </w:r>
      <w:r>
        <w:rPr>
          <w:rtl/>
        </w:rPr>
        <w:tab/>
      </w:r>
      <w:r>
        <w:rPr>
          <w:rtl/>
        </w:rPr>
        <w:tab/>
      </w:r>
      <w:r>
        <w:rPr>
          <w:rtl/>
        </w:rPr>
        <w:tab/>
      </w:r>
      <w:r>
        <w:rPr>
          <w:rtl/>
        </w:rPr>
        <w:tab/>
      </w:r>
      <w:r>
        <w:rPr>
          <w:rtl/>
        </w:rPr>
        <w:tab/>
      </w:r>
      <w:r>
        <w:rPr>
          <w:rtl/>
        </w:rPr>
        <w:tab/>
      </w:r>
      <w:r>
        <w:rPr>
          <w:rFonts w:hint="cs"/>
          <w:rtl/>
        </w:rPr>
        <w:t xml:space="preserve">                    יואב בן צור</w:t>
      </w:r>
    </w:p>
    <w:p w14:paraId="3FFBFF6B" w14:textId="77777777" w:rsidR="00A97631" w:rsidRPr="00313BEF" w:rsidRDefault="00A97631" w:rsidP="00A97631">
      <w:r>
        <w:rPr>
          <w:rtl/>
        </w:rPr>
        <w:lastRenderedPageBreak/>
        <w:tab/>
      </w:r>
      <w:r>
        <w:rPr>
          <w:rtl/>
        </w:rPr>
        <w:tab/>
      </w:r>
      <w:r>
        <w:rPr>
          <w:rtl/>
        </w:rPr>
        <w:tab/>
      </w:r>
      <w:r>
        <w:rPr>
          <w:rtl/>
        </w:rPr>
        <w:tab/>
      </w:r>
      <w:r>
        <w:rPr>
          <w:rtl/>
        </w:rPr>
        <w:tab/>
      </w:r>
      <w:r>
        <w:rPr>
          <w:rFonts w:hint="cs"/>
          <w:rtl/>
        </w:rPr>
        <w:t xml:space="preserve">                                              שר העבודה </w:t>
      </w:r>
    </w:p>
    <w:p w14:paraId="48EE562A" w14:textId="77777777" w:rsidR="00A97631" w:rsidRPr="00CC6757" w:rsidRDefault="00A97631" w:rsidP="00A97631">
      <w:pPr>
        <w:pStyle w:val="HeadDivreiHesber"/>
        <w:rPr>
          <w:color w:val="auto"/>
          <w:rtl/>
        </w:rPr>
      </w:pPr>
      <w:r w:rsidRPr="00CC6757">
        <w:rPr>
          <w:color w:val="auto"/>
          <w:rtl/>
        </w:rPr>
        <w:t>דברי הסבר</w:t>
      </w:r>
    </w:p>
    <w:p w14:paraId="7A52B7DC" w14:textId="77777777" w:rsidR="00A04EB1" w:rsidRPr="00CC6757" w:rsidRDefault="00A04EB1" w:rsidP="00A04EB1">
      <w:pPr>
        <w:spacing w:line="276" w:lineRule="auto"/>
        <w:jc w:val="both"/>
        <w:rPr>
          <w:rtl/>
        </w:rPr>
      </w:pPr>
      <w:r w:rsidRPr="00CC6757">
        <w:rPr>
          <w:rtl/>
        </w:rPr>
        <w:t>כ-</w:t>
      </w:r>
      <w:r w:rsidRPr="00CC6757">
        <w:rPr>
          <w:rFonts w:hint="cs"/>
          <w:rtl/>
        </w:rPr>
        <w:t>368,000</w:t>
      </w:r>
      <w:r w:rsidRPr="00CC6757">
        <w:rPr>
          <w:rtl/>
        </w:rPr>
        <w:t xml:space="preserve"> מבוטחים זכאים כיום לגמלת סיעוד</w:t>
      </w:r>
      <w:r w:rsidRPr="00CC6757">
        <w:rPr>
          <w:rFonts w:hint="cs"/>
          <w:rtl/>
        </w:rPr>
        <w:t xml:space="preserve"> </w:t>
      </w:r>
      <w:r w:rsidRPr="00CC6757">
        <w:rPr>
          <w:rtl/>
        </w:rPr>
        <w:t xml:space="preserve">הניתנת </w:t>
      </w:r>
      <w:r w:rsidRPr="00CC6757">
        <w:rPr>
          <w:rFonts w:hint="cs"/>
          <w:rtl/>
        </w:rPr>
        <w:t xml:space="preserve">בהתאם לתנאי חוק הביטוח הלאומי [נוסח משולב], התשנ"ה-1995 (להלן </w:t>
      </w:r>
      <w:r w:rsidRPr="00CC6757">
        <w:rPr>
          <w:rtl/>
        </w:rPr>
        <w:t>–</w:t>
      </w:r>
      <w:r w:rsidRPr="00CC6757">
        <w:rPr>
          <w:rFonts w:hint="cs"/>
          <w:rtl/>
        </w:rPr>
        <w:t xml:space="preserve"> החוק) כקצבה כספית או </w:t>
      </w:r>
      <w:r w:rsidRPr="00CC6757">
        <w:rPr>
          <w:rtl/>
        </w:rPr>
        <w:t>באמצעות שעות טיפול ביתי</w:t>
      </w:r>
      <w:r w:rsidRPr="00CC6757">
        <w:rPr>
          <w:rFonts w:hint="cs"/>
          <w:rtl/>
        </w:rPr>
        <w:t>,</w:t>
      </w:r>
      <w:r w:rsidRPr="00CC6757">
        <w:rPr>
          <w:rtl/>
        </w:rPr>
        <w:t xml:space="preserve"> לסיוע בפעולות </w:t>
      </w:r>
      <w:r w:rsidRPr="00CC6757">
        <w:rPr>
          <w:rFonts w:hint="cs"/>
          <w:rtl/>
        </w:rPr>
        <w:t>ה</w:t>
      </w:r>
      <w:r w:rsidRPr="00CC6757">
        <w:rPr>
          <w:rtl/>
        </w:rPr>
        <w:t>יום יום ובניהול משק הבית ו</w:t>
      </w:r>
      <w:r w:rsidRPr="00CC6757">
        <w:rPr>
          <w:rFonts w:hint="cs"/>
          <w:rtl/>
        </w:rPr>
        <w:t xml:space="preserve">כן </w:t>
      </w:r>
      <w:r w:rsidRPr="00CC6757">
        <w:rPr>
          <w:rtl/>
        </w:rPr>
        <w:t>השגחה</w:t>
      </w:r>
      <w:r w:rsidRPr="00CC6757">
        <w:rPr>
          <w:b/>
          <w:bCs/>
          <w:rtl/>
        </w:rPr>
        <w:t xml:space="preserve"> </w:t>
      </w:r>
      <w:r w:rsidRPr="00CC6757">
        <w:rPr>
          <w:rFonts w:hint="cs"/>
          <w:rtl/>
        </w:rPr>
        <w:t>א</w:t>
      </w:r>
      <w:r w:rsidRPr="00CC6757">
        <w:rPr>
          <w:rtl/>
        </w:rPr>
        <w:t>ו</w:t>
      </w:r>
      <w:r w:rsidRPr="00CC6757">
        <w:rPr>
          <w:rFonts w:hint="cs"/>
          <w:rtl/>
        </w:rPr>
        <w:t xml:space="preserve"> </w:t>
      </w:r>
      <w:r w:rsidRPr="00CC6757">
        <w:rPr>
          <w:rtl/>
        </w:rPr>
        <w:t xml:space="preserve">שירותים נוספים </w:t>
      </w:r>
      <w:r w:rsidRPr="00CC6757">
        <w:rPr>
          <w:rFonts w:hint="cs"/>
          <w:rtl/>
        </w:rPr>
        <w:t>הקבועים</w:t>
      </w:r>
      <w:r w:rsidRPr="00CC6757">
        <w:rPr>
          <w:rtl/>
        </w:rPr>
        <w:t xml:space="preserve"> </w:t>
      </w:r>
      <w:r w:rsidRPr="00CC6757">
        <w:rPr>
          <w:rFonts w:hint="cs"/>
          <w:rtl/>
        </w:rPr>
        <w:t>ב</w:t>
      </w:r>
      <w:r w:rsidRPr="00CC6757">
        <w:rPr>
          <w:rtl/>
        </w:rPr>
        <w:t xml:space="preserve">סל </w:t>
      </w:r>
      <w:r w:rsidRPr="00CC6757">
        <w:rPr>
          <w:rFonts w:hint="cs"/>
          <w:rtl/>
        </w:rPr>
        <w:t>ה</w:t>
      </w:r>
      <w:r w:rsidRPr="00CC6757">
        <w:rPr>
          <w:rtl/>
        </w:rPr>
        <w:t xml:space="preserve">שירותים </w:t>
      </w:r>
      <w:r w:rsidRPr="00CC6757">
        <w:rPr>
          <w:rFonts w:hint="cs"/>
          <w:rtl/>
        </w:rPr>
        <w:t>ש</w:t>
      </w:r>
      <w:r w:rsidRPr="00CC6757">
        <w:rPr>
          <w:rtl/>
        </w:rPr>
        <w:t>בלוח ח'2</w:t>
      </w:r>
      <w:r w:rsidRPr="00CC6757">
        <w:rPr>
          <w:rFonts w:hint="cs"/>
          <w:rtl/>
        </w:rPr>
        <w:t xml:space="preserve"> ב</w:t>
      </w:r>
      <w:r w:rsidRPr="00CC6757">
        <w:rPr>
          <w:rtl/>
        </w:rPr>
        <w:t>חוק</w:t>
      </w:r>
      <w:r w:rsidRPr="00CC6757">
        <w:rPr>
          <w:rFonts w:hint="cs"/>
          <w:rtl/>
        </w:rPr>
        <w:t>.</w:t>
      </w:r>
    </w:p>
    <w:p w14:paraId="526460FE" w14:textId="77777777" w:rsidR="00A04EB1" w:rsidRPr="00CC6757" w:rsidRDefault="00A04EB1" w:rsidP="00A04EB1">
      <w:pPr>
        <w:spacing w:line="276" w:lineRule="auto"/>
        <w:contextualSpacing/>
        <w:jc w:val="both"/>
        <w:rPr>
          <w:rtl/>
        </w:rPr>
      </w:pPr>
    </w:p>
    <w:p w14:paraId="6FE9C3AB" w14:textId="77777777" w:rsidR="00A04EB1" w:rsidRPr="00CC6757" w:rsidRDefault="00A04EB1" w:rsidP="00A04EB1">
      <w:pPr>
        <w:spacing w:line="276" w:lineRule="auto"/>
        <w:contextualSpacing/>
        <w:jc w:val="both"/>
        <w:rPr>
          <w:rtl/>
        </w:rPr>
      </w:pPr>
      <w:r w:rsidRPr="00CC6757">
        <w:rPr>
          <w:rtl/>
        </w:rPr>
        <w:t xml:space="preserve">גמלת </w:t>
      </w:r>
      <w:r w:rsidRPr="00CC6757">
        <w:rPr>
          <w:rFonts w:hint="cs"/>
          <w:rtl/>
        </w:rPr>
        <w:t>ה</w:t>
      </w:r>
      <w:r w:rsidRPr="00CC6757">
        <w:rPr>
          <w:rtl/>
        </w:rPr>
        <w:t xml:space="preserve">סיעוד ניתנת כחלופה למעבר </w:t>
      </w:r>
      <w:r w:rsidRPr="00CC6757">
        <w:rPr>
          <w:rFonts w:hint="cs"/>
          <w:rtl/>
        </w:rPr>
        <w:t>ל</w:t>
      </w:r>
      <w:r w:rsidRPr="00CC6757">
        <w:rPr>
          <w:rtl/>
        </w:rPr>
        <w:t>מוסד סיעודי או בית אבות</w:t>
      </w:r>
      <w:r w:rsidRPr="00CC6757">
        <w:rPr>
          <w:rFonts w:hint="cs"/>
          <w:rtl/>
        </w:rPr>
        <w:t>,</w:t>
      </w:r>
      <w:r w:rsidRPr="00CC6757">
        <w:rPr>
          <w:rtl/>
        </w:rPr>
        <w:t xml:space="preserve"> ו</w:t>
      </w:r>
      <w:r w:rsidRPr="00CC6757">
        <w:rPr>
          <w:rFonts w:hint="cs"/>
          <w:rtl/>
        </w:rPr>
        <w:t xml:space="preserve">היא </w:t>
      </w:r>
      <w:r w:rsidRPr="00CC6757">
        <w:rPr>
          <w:rtl/>
        </w:rPr>
        <w:t xml:space="preserve">מאפשרת לזכאי </w:t>
      </w:r>
      <w:proofErr w:type="spellStart"/>
      <w:r w:rsidRPr="00CC6757">
        <w:rPr>
          <w:rtl/>
        </w:rPr>
        <w:t>ל</w:t>
      </w:r>
      <w:r w:rsidRPr="00CC6757">
        <w:rPr>
          <w:rFonts w:hint="cs"/>
          <w:rtl/>
        </w:rPr>
        <w:t>הנות</w:t>
      </w:r>
      <w:proofErr w:type="spellEnd"/>
      <w:r w:rsidRPr="00CC6757">
        <w:rPr>
          <w:rtl/>
        </w:rPr>
        <w:t xml:space="preserve"> </w:t>
      </w:r>
      <w:r w:rsidRPr="00CC6757">
        <w:rPr>
          <w:rFonts w:hint="cs"/>
          <w:rtl/>
        </w:rPr>
        <w:t>מה</w:t>
      </w:r>
      <w:r w:rsidRPr="00CC6757">
        <w:rPr>
          <w:rtl/>
        </w:rPr>
        <w:t>טיפול ל</w:t>
      </w:r>
      <w:r w:rsidRPr="00CC6757">
        <w:rPr>
          <w:rFonts w:hint="cs"/>
          <w:rtl/>
        </w:rPr>
        <w:t>ו</w:t>
      </w:r>
      <w:r w:rsidRPr="00CC6757">
        <w:rPr>
          <w:rtl/>
        </w:rPr>
        <w:t xml:space="preserve"> ה</w:t>
      </w:r>
      <w:r w:rsidRPr="00CC6757">
        <w:rPr>
          <w:rFonts w:hint="cs"/>
          <w:rtl/>
        </w:rPr>
        <w:t>וא</w:t>
      </w:r>
      <w:r w:rsidRPr="00CC6757">
        <w:rPr>
          <w:rtl/>
        </w:rPr>
        <w:t xml:space="preserve"> זקוק</w:t>
      </w:r>
      <w:r w:rsidRPr="00CC6757">
        <w:rPr>
          <w:rFonts w:hint="cs"/>
          <w:rtl/>
        </w:rPr>
        <w:t xml:space="preserve">, </w:t>
      </w:r>
      <w:r w:rsidRPr="00CC6757">
        <w:rPr>
          <w:rtl/>
        </w:rPr>
        <w:t>מבלי לצאת מחיק בית</w:t>
      </w:r>
      <w:r w:rsidRPr="00CC6757">
        <w:rPr>
          <w:rFonts w:hint="cs"/>
          <w:rtl/>
        </w:rPr>
        <w:t>ו</w:t>
      </w:r>
      <w:r w:rsidRPr="00CC6757">
        <w:rPr>
          <w:rtl/>
        </w:rPr>
        <w:t>, משפחת</w:t>
      </w:r>
      <w:r w:rsidRPr="00CC6757">
        <w:rPr>
          <w:rFonts w:hint="cs"/>
          <w:rtl/>
        </w:rPr>
        <w:t>ו</w:t>
      </w:r>
      <w:r w:rsidRPr="00CC6757">
        <w:rPr>
          <w:rtl/>
        </w:rPr>
        <w:t xml:space="preserve"> </w:t>
      </w:r>
      <w:r w:rsidRPr="00CC6757">
        <w:rPr>
          <w:rFonts w:hint="cs"/>
          <w:rtl/>
        </w:rPr>
        <w:t>א</w:t>
      </w:r>
      <w:r w:rsidRPr="00CC6757">
        <w:rPr>
          <w:rtl/>
        </w:rPr>
        <w:t>ו</w:t>
      </w:r>
      <w:r w:rsidRPr="00CC6757">
        <w:rPr>
          <w:rFonts w:hint="cs"/>
          <w:rtl/>
        </w:rPr>
        <w:t xml:space="preserve"> </w:t>
      </w:r>
      <w:r w:rsidRPr="00CC6757">
        <w:rPr>
          <w:rtl/>
        </w:rPr>
        <w:t>קהיל</w:t>
      </w:r>
      <w:r w:rsidRPr="00CC6757">
        <w:rPr>
          <w:rFonts w:hint="cs"/>
          <w:rtl/>
        </w:rPr>
        <w:t>תו</w:t>
      </w:r>
      <w:r w:rsidRPr="00CC6757">
        <w:rPr>
          <w:rtl/>
        </w:rPr>
        <w:t>.</w:t>
      </w:r>
      <w:r w:rsidRPr="00CC6757">
        <w:t xml:space="preserve"> </w:t>
      </w:r>
      <w:r w:rsidRPr="00CC6757">
        <w:rPr>
          <w:rFonts w:eastAsia="Arial Unicode MS"/>
          <w:snapToGrid w:val="0"/>
          <w:rtl/>
        </w:rPr>
        <w:t xml:space="preserve"> </w:t>
      </w:r>
      <w:r w:rsidRPr="00CC6757">
        <w:rPr>
          <w:rFonts w:hint="cs"/>
          <w:rtl/>
        </w:rPr>
        <w:t>לוח ח'2 קובע את רשימת השירותים והמוצרים הניתנים במסגרת גמלת הסיעוד וכן את שווים (ביחידות שירות). בין היתר, רשאי הזכאי להמיר את זכאותו לשעות טיפול- לשירותים חלופיים כגון מרכז יום, מנוי חודשי לשירותי השגחה, שרותי כביסה ומוצרי ספיגה.</w:t>
      </w:r>
    </w:p>
    <w:p w14:paraId="76045753" w14:textId="77777777" w:rsidR="00A04EB1" w:rsidRPr="00CC6757" w:rsidRDefault="00A04EB1" w:rsidP="00A04EB1">
      <w:pPr>
        <w:spacing w:line="276" w:lineRule="auto"/>
        <w:contextualSpacing/>
        <w:jc w:val="both"/>
        <w:rPr>
          <w:rtl/>
        </w:rPr>
      </w:pPr>
    </w:p>
    <w:p w14:paraId="1F97140C" w14:textId="11408529" w:rsidR="00A04EB1" w:rsidRPr="00CC6757" w:rsidRDefault="00A04EB1" w:rsidP="00A04EB1">
      <w:pPr>
        <w:spacing w:line="276" w:lineRule="auto"/>
        <w:contextualSpacing/>
        <w:jc w:val="both"/>
        <w:rPr>
          <w:rtl/>
          <w:lang w:eastAsia="he-IL"/>
        </w:rPr>
      </w:pPr>
      <w:r w:rsidRPr="00CC6757">
        <w:rPr>
          <w:rFonts w:hint="cs"/>
          <w:rtl/>
        </w:rPr>
        <w:t xml:space="preserve">כמו כן, החל משנת 2021 במסגרת הוראת שעה (המסתיימת ביום 31.12.2024), נקבעה האפשרות גם לקבלת שירותי קהילה תומכת </w:t>
      </w:r>
      <w:r w:rsidRPr="00CC6757">
        <w:rPr>
          <w:rFonts w:hint="cs"/>
          <w:rtl/>
          <w:lang w:eastAsia="he-IL"/>
        </w:rPr>
        <w:t>הכוללים שירותי אב קהילה, ביקור בבית המבוטח, שירותי תחזוקה ביתית קלה בבית המבוטח, התקנת לחצן מצוקה המחובר למוקד הקהילה ושירותי הפגת בדידות ע"י השתתפות בפעילות חברתית אחת לשבוע במשך שעה, ועוד.</w:t>
      </w:r>
    </w:p>
    <w:p w14:paraId="01E8E4CF" w14:textId="77777777" w:rsidR="00A04EB1" w:rsidRPr="00CC6757" w:rsidRDefault="00A04EB1" w:rsidP="00A04EB1">
      <w:pPr>
        <w:spacing w:line="276" w:lineRule="auto"/>
        <w:jc w:val="both"/>
        <w:rPr>
          <w:b/>
          <w:bCs/>
          <w:u w:val="single"/>
          <w:rtl/>
          <w:lang w:eastAsia="he-IL"/>
        </w:rPr>
      </w:pPr>
    </w:p>
    <w:p w14:paraId="50170625" w14:textId="481BD2A5" w:rsidR="00A04EB1" w:rsidRPr="00A04EB1" w:rsidRDefault="00A04EB1" w:rsidP="00A04EB1">
      <w:pPr>
        <w:spacing w:line="276" w:lineRule="auto"/>
        <w:jc w:val="both"/>
        <w:rPr>
          <w:sz w:val="22"/>
          <w:szCs w:val="22"/>
        </w:rPr>
      </w:pPr>
      <w:r w:rsidRPr="00CC6757">
        <w:rPr>
          <w:rFonts w:hint="cs"/>
          <w:rtl/>
          <w:lang w:eastAsia="he-IL"/>
        </w:rPr>
        <w:t xml:space="preserve">לאור סיום הוראת השעה, והרצון להרחיב את השירות הניתן במסגרת "קהילה תומכת" מוצע לתקן את לוח ח'2 כך שיורחבו השירותים במסגרת "קהילה תומכת" כתיקון קבע -  לקראת סיום הוראת השעה ונוכח הצלחת השירות בקרב הזכאים ושביעות רצונם מהשירות הקיים והרצון להרחיבו </w:t>
      </w:r>
      <w:proofErr w:type="spellStart"/>
      <w:r w:rsidRPr="00CC6757">
        <w:rPr>
          <w:rFonts w:hint="cs"/>
          <w:rtl/>
          <w:lang w:eastAsia="he-IL"/>
        </w:rPr>
        <w:t>לאיזורים</w:t>
      </w:r>
      <w:proofErr w:type="spellEnd"/>
      <w:r w:rsidRPr="00CC6757">
        <w:rPr>
          <w:rFonts w:hint="cs"/>
          <w:rtl/>
          <w:lang w:eastAsia="he-IL"/>
        </w:rPr>
        <w:t xml:space="preserve"> נוספים בארץ [כך גם על דעת משרד הרווחה האחראי על הפיקוח עליהם], </w:t>
      </w:r>
      <w:r w:rsidRPr="00D00A14">
        <w:rPr>
          <w:rFonts w:hint="cs"/>
          <w:rtl/>
          <w:lang w:eastAsia="he-IL"/>
        </w:rPr>
        <w:t>מוצע כעת לאפשר לזכאים "סל שירותים גמיש</w:t>
      </w:r>
      <w:r w:rsidRPr="00A04EB1">
        <w:rPr>
          <w:rFonts w:hint="cs"/>
          <w:rtl/>
          <w:lang w:eastAsia="he-IL"/>
        </w:rPr>
        <w:t>"</w:t>
      </w:r>
      <w:r w:rsidRPr="00A04EB1">
        <w:rPr>
          <w:rFonts w:hint="cs"/>
          <w:b/>
          <w:bCs/>
          <w:rtl/>
          <w:lang w:eastAsia="he-IL"/>
        </w:rPr>
        <w:t xml:space="preserve"> </w:t>
      </w:r>
      <w:r w:rsidRPr="00156532">
        <w:rPr>
          <w:rFonts w:hint="cs"/>
          <w:rtl/>
          <w:lang w:eastAsia="he-IL"/>
        </w:rPr>
        <w:t>המציע שירותים נוספים לבחירת הזכאים</w:t>
      </w:r>
      <w:r>
        <w:rPr>
          <w:rFonts w:hint="cs"/>
          <w:rtl/>
          <w:lang w:eastAsia="he-IL"/>
        </w:rPr>
        <w:t>.</w:t>
      </w:r>
      <w:r>
        <w:rPr>
          <w:rFonts w:hint="cs"/>
          <w:rtl/>
        </w:rPr>
        <w:t xml:space="preserve"> </w:t>
      </w:r>
      <w:r w:rsidRPr="003057C7">
        <w:rPr>
          <w:rtl/>
        </w:rPr>
        <w:t>באמצעות סל ה</w:t>
      </w:r>
      <w:r>
        <w:rPr>
          <w:rFonts w:hint="cs"/>
          <w:rtl/>
        </w:rPr>
        <w:t>שירותים ה</w:t>
      </w:r>
      <w:r w:rsidRPr="003057C7">
        <w:rPr>
          <w:rtl/>
        </w:rPr>
        <w:t xml:space="preserve">גמיש ניתן להתאים את השירותים להעדפות, </w:t>
      </w:r>
      <w:r>
        <w:rPr>
          <w:rFonts w:hint="cs"/>
          <w:rtl/>
        </w:rPr>
        <w:t>ל</w:t>
      </w:r>
      <w:r w:rsidRPr="003057C7">
        <w:rPr>
          <w:rtl/>
        </w:rPr>
        <w:t>צרכים המשתנים ו</w:t>
      </w:r>
      <w:r>
        <w:rPr>
          <w:rFonts w:hint="cs"/>
          <w:rtl/>
        </w:rPr>
        <w:t>ל</w:t>
      </w:r>
      <w:r w:rsidRPr="003057C7">
        <w:rPr>
          <w:rtl/>
        </w:rPr>
        <w:t xml:space="preserve">מאפיינים התרבותיים והסביבתיים  של </w:t>
      </w:r>
      <w:r>
        <w:rPr>
          <w:rFonts w:hint="cs"/>
          <w:rtl/>
        </w:rPr>
        <w:t>הקשישים</w:t>
      </w:r>
      <w:r w:rsidRPr="003057C7">
        <w:rPr>
          <w:rtl/>
        </w:rPr>
        <w:t xml:space="preserve"> ובכך לאפשר דחיקת תלות בצורה טובה יותר.</w:t>
      </w:r>
    </w:p>
    <w:p w14:paraId="1E539083" w14:textId="77777777" w:rsidR="00A04EB1" w:rsidRPr="00156532" w:rsidRDefault="00A04EB1" w:rsidP="00A04EB1">
      <w:pPr>
        <w:pStyle w:val="af5"/>
        <w:spacing w:line="276" w:lineRule="auto"/>
        <w:ind w:left="368"/>
        <w:jc w:val="both"/>
        <w:rPr>
          <w:sz w:val="22"/>
          <w:szCs w:val="22"/>
        </w:rPr>
      </w:pPr>
    </w:p>
    <w:p w14:paraId="06DBA79E" w14:textId="77777777" w:rsidR="00A04EB1" w:rsidRDefault="00A04EB1" w:rsidP="00A04EB1">
      <w:pPr>
        <w:spacing w:after="120" w:line="276" w:lineRule="auto"/>
        <w:contextualSpacing/>
        <w:jc w:val="both"/>
        <w:rPr>
          <w:rtl/>
        </w:rPr>
      </w:pPr>
      <w:r w:rsidRPr="005E3F8E">
        <w:rPr>
          <w:rFonts w:hint="cs"/>
          <w:rtl/>
          <w:lang w:eastAsia="he-IL"/>
        </w:rPr>
        <w:t xml:space="preserve">במסגרת </w:t>
      </w:r>
      <w:r w:rsidRPr="005E3F8E">
        <w:rPr>
          <w:rtl/>
        </w:rPr>
        <w:t xml:space="preserve">סל שירותים </w:t>
      </w:r>
      <w:r>
        <w:rPr>
          <w:rFonts w:hint="cs"/>
          <w:rtl/>
        </w:rPr>
        <w:t xml:space="preserve">הגמיש יוצעו שלושה שירותים שהם </w:t>
      </w:r>
      <w:r w:rsidRPr="00156532">
        <w:rPr>
          <w:rFonts w:hint="cs"/>
          <w:rtl/>
        </w:rPr>
        <w:t>שירותי חובה</w:t>
      </w:r>
      <w:r>
        <w:rPr>
          <w:rFonts w:hint="cs"/>
          <w:rtl/>
        </w:rPr>
        <w:t xml:space="preserve"> (אב קהילה, תחזוקה </w:t>
      </w:r>
      <w:proofErr w:type="spellStart"/>
      <w:r>
        <w:rPr>
          <w:rFonts w:hint="cs"/>
          <w:rtl/>
        </w:rPr>
        <w:t>בתית</w:t>
      </w:r>
      <w:proofErr w:type="spellEnd"/>
      <w:r>
        <w:rPr>
          <w:rFonts w:hint="cs"/>
          <w:rtl/>
        </w:rPr>
        <w:t xml:space="preserve"> קלה </w:t>
      </w:r>
      <w:r w:rsidRPr="00A04EB1">
        <w:rPr>
          <w:rFonts w:hint="cs"/>
          <w:rtl/>
        </w:rPr>
        <w:t xml:space="preserve">ופעילות פנאי מותאמת למרותקים לבתיהם) ובנוסף יוכל המבוטח </w:t>
      </w:r>
      <w:r w:rsidRPr="00A04EB1">
        <w:rPr>
          <w:rtl/>
        </w:rPr>
        <w:t xml:space="preserve">לבחור </w:t>
      </w:r>
      <w:r w:rsidRPr="00A04EB1">
        <w:rPr>
          <w:u w:val="single"/>
          <w:rtl/>
        </w:rPr>
        <w:t xml:space="preserve">שני שירותים </w:t>
      </w:r>
      <w:r w:rsidRPr="00A04EB1">
        <w:rPr>
          <w:rFonts w:hint="cs"/>
          <w:u w:val="single"/>
          <w:rtl/>
        </w:rPr>
        <w:t>נוספים</w:t>
      </w:r>
      <w:r w:rsidRPr="00A04EB1">
        <w:rPr>
          <w:rFonts w:hint="cs"/>
          <w:rtl/>
        </w:rPr>
        <w:t xml:space="preserve"> </w:t>
      </w:r>
      <w:r w:rsidRPr="00A04EB1">
        <w:rPr>
          <w:rtl/>
        </w:rPr>
        <w:t xml:space="preserve">מתוך סל השירותים </w:t>
      </w:r>
      <w:r w:rsidRPr="00A04EB1">
        <w:rPr>
          <w:rFonts w:hint="cs"/>
          <w:rtl/>
        </w:rPr>
        <w:t>שלהלן</w:t>
      </w:r>
      <w:r w:rsidRPr="00A04EB1">
        <w:rPr>
          <w:rtl/>
        </w:rPr>
        <w:t>:</w:t>
      </w:r>
      <w:r w:rsidRPr="00A04EB1">
        <w:rPr>
          <w:rFonts w:hint="cs"/>
          <w:rtl/>
        </w:rPr>
        <w:t xml:space="preserve"> </w:t>
      </w:r>
      <w:r w:rsidRPr="00A04EB1">
        <w:rPr>
          <w:rtl/>
        </w:rPr>
        <w:t>אב קהילה מתוגבר</w:t>
      </w:r>
      <w:r w:rsidRPr="00A04EB1">
        <w:rPr>
          <w:rFonts w:hint="cs"/>
          <w:rtl/>
        </w:rPr>
        <w:t xml:space="preserve">; </w:t>
      </w:r>
      <w:r w:rsidRPr="00A04EB1">
        <w:rPr>
          <w:rtl/>
        </w:rPr>
        <w:t xml:space="preserve">לחצן </w:t>
      </w:r>
      <w:proofErr w:type="spellStart"/>
      <w:r w:rsidRPr="00A04EB1">
        <w:rPr>
          <w:rtl/>
        </w:rPr>
        <w:t>מצוקה</w:t>
      </w:r>
      <w:r w:rsidRPr="00A04EB1">
        <w:rPr>
          <w:rFonts w:hint="cs"/>
          <w:rtl/>
        </w:rPr>
        <w:t>+שירות</w:t>
      </w:r>
      <w:proofErr w:type="spellEnd"/>
      <w:r w:rsidRPr="00A04EB1">
        <w:rPr>
          <w:rFonts w:hint="cs"/>
          <w:rtl/>
        </w:rPr>
        <w:t xml:space="preserve"> רפואי; </w:t>
      </w:r>
      <w:r w:rsidRPr="00A04EB1">
        <w:rPr>
          <w:rtl/>
        </w:rPr>
        <w:t xml:space="preserve">פעילות חברתית </w:t>
      </w:r>
      <w:r w:rsidRPr="00A04EB1">
        <w:rPr>
          <w:rFonts w:hint="cs"/>
          <w:rtl/>
        </w:rPr>
        <w:t xml:space="preserve">(כגון </w:t>
      </w:r>
      <w:r w:rsidRPr="00A04EB1">
        <w:rPr>
          <w:rtl/>
        </w:rPr>
        <w:t>מועדון שבועי, טיולים, בית מארח, קבוצת פעילות גופנית, קפה ומאפה, פעילות חברתית</w:t>
      </w:r>
      <w:r w:rsidRPr="00A04EB1">
        <w:rPr>
          <w:rFonts w:hint="cs"/>
          <w:rtl/>
        </w:rPr>
        <w:t xml:space="preserve">); </w:t>
      </w:r>
      <w:r w:rsidRPr="00A04EB1">
        <w:rPr>
          <w:rtl/>
        </w:rPr>
        <w:t>שירותי הנגשה</w:t>
      </w:r>
      <w:r w:rsidRPr="00A04EB1">
        <w:rPr>
          <w:rFonts w:hint="cs"/>
          <w:rtl/>
        </w:rPr>
        <w:t xml:space="preserve"> (</w:t>
      </w:r>
      <w:r w:rsidRPr="00A04EB1">
        <w:rPr>
          <w:rtl/>
        </w:rPr>
        <w:t>שירותי הסעות ומתן שירותים לבית, כגון: הבאת תרופות ומזון, סיוע בהגעה לחנות, ליווי לטיפולים רפואיים</w:t>
      </w:r>
      <w:r w:rsidRPr="00A04EB1">
        <w:rPr>
          <w:rFonts w:hint="cs"/>
          <w:rtl/>
        </w:rPr>
        <w:t>);</w:t>
      </w:r>
      <w:r w:rsidRPr="00A04EB1">
        <w:rPr>
          <w:rFonts w:hint="cs"/>
        </w:rPr>
        <w:t xml:space="preserve"> </w:t>
      </w:r>
      <w:r w:rsidRPr="00A04EB1">
        <w:rPr>
          <w:rtl/>
        </w:rPr>
        <w:t xml:space="preserve">שירותי טיפוח </w:t>
      </w:r>
      <w:r w:rsidRPr="00A04EB1">
        <w:rPr>
          <w:rFonts w:hint="cs"/>
          <w:rtl/>
        </w:rPr>
        <w:t>(</w:t>
      </w:r>
      <w:r w:rsidRPr="00A04EB1">
        <w:rPr>
          <w:rtl/>
        </w:rPr>
        <w:t>כגון מספרה וקוסמטיקה</w:t>
      </w:r>
      <w:r w:rsidRPr="00A04EB1">
        <w:rPr>
          <w:rFonts w:hint="cs"/>
          <w:rtl/>
        </w:rPr>
        <w:t>);</w:t>
      </w:r>
      <w:r w:rsidRPr="00A04EB1">
        <w:rPr>
          <w:rFonts w:hint="cs"/>
        </w:rPr>
        <w:t xml:space="preserve"> </w:t>
      </w:r>
      <w:r w:rsidRPr="00A04EB1">
        <w:rPr>
          <w:rFonts w:hint="cs"/>
          <w:rtl/>
        </w:rPr>
        <w:t xml:space="preserve"> </w:t>
      </w:r>
      <w:r w:rsidRPr="00A04EB1">
        <w:rPr>
          <w:rtl/>
        </w:rPr>
        <w:t>שירותים פר</w:t>
      </w:r>
      <w:r w:rsidRPr="00A04EB1">
        <w:rPr>
          <w:rFonts w:hint="cs"/>
          <w:rtl/>
        </w:rPr>
        <w:t>א</w:t>
      </w:r>
      <w:r w:rsidRPr="00A04EB1">
        <w:rPr>
          <w:rtl/>
        </w:rPr>
        <w:t xml:space="preserve">-רפואיים </w:t>
      </w:r>
      <w:r w:rsidRPr="00A04EB1">
        <w:rPr>
          <w:rFonts w:hint="cs"/>
          <w:rtl/>
        </w:rPr>
        <w:t>(</w:t>
      </w:r>
      <w:r w:rsidRPr="00A04EB1">
        <w:rPr>
          <w:rtl/>
        </w:rPr>
        <w:t>כגון פדיקור רפואי</w:t>
      </w:r>
      <w:r w:rsidRPr="00A04EB1">
        <w:rPr>
          <w:rFonts w:hint="cs"/>
          <w:rtl/>
        </w:rPr>
        <w:t xml:space="preserve"> ו</w:t>
      </w:r>
      <w:r w:rsidRPr="00A04EB1">
        <w:rPr>
          <w:rtl/>
        </w:rPr>
        <w:t>טיפולים אלטרנטיביים</w:t>
      </w:r>
      <w:r w:rsidRPr="00A04EB1">
        <w:rPr>
          <w:rFonts w:hint="cs"/>
          <w:rtl/>
        </w:rPr>
        <w:t>)</w:t>
      </w:r>
    </w:p>
    <w:p w14:paraId="33BA0A74" w14:textId="77777777" w:rsidR="00A04EB1" w:rsidRPr="00156532" w:rsidRDefault="00A04EB1" w:rsidP="00A04EB1">
      <w:pPr>
        <w:spacing w:line="276" w:lineRule="auto"/>
        <w:jc w:val="both"/>
        <w:rPr>
          <w:u w:val="single"/>
          <w:rtl/>
          <w:lang w:eastAsia="he-IL"/>
        </w:rPr>
      </w:pPr>
    </w:p>
    <w:p w14:paraId="032FC482" w14:textId="77777777" w:rsidR="00A04EB1" w:rsidRPr="00156532" w:rsidRDefault="00A04EB1" w:rsidP="00A04EB1">
      <w:pPr>
        <w:spacing w:line="276" w:lineRule="auto"/>
        <w:jc w:val="both"/>
        <w:rPr>
          <w:rtl/>
          <w:lang w:eastAsia="he-IL"/>
        </w:rPr>
      </w:pPr>
      <w:r w:rsidRPr="00156532">
        <w:rPr>
          <w:rFonts w:hint="cs"/>
          <w:rtl/>
          <w:lang w:eastAsia="he-IL"/>
        </w:rPr>
        <w:t xml:space="preserve">יובהר כי לא </w:t>
      </w:r>
      <w:r>
        <w:rPr>
          <w:rFonts w:hint="cs"/>
          <w:rtl/>
          <w:lang w:eastAsia="he-IL"/>
        </w:rPr>
        <w:t>כל מפעיל יוכל בהכרח לספק את כל השירותים הנוספים, אך הוא יציע את חלקם לפחות.</w:t>
      </w:r>
    </w:p>
    <w:p w14:paraId="5A9263D3" w14:textId="77777777" w:rsidR="00A04EB1" w:rsidRDefault="00A04EB1" w:rsidP="00A04EB1">
      <w:pPr>
        <w:spacing w:line="276" w:lineRule="auto"/>
        <w:jc w:val="both"/>
        <w:rPr>
          <w:b/>
          <w:bCs/>
          <w:rtl/>
          <w:lang w:eastAsia="he-IL"/>
        </w:rPr>
      </w:pPr>
    </w:p>
    <w:p w14:paraId="3D0C8320" w14:textId="77777777" w:rsidR="00A04EB1" w:rsidRPr="00156532" w:rsidRDefault="00A04EB1" w:rsidP="00A04EB1">
      <w:pPr>
        <w:spacing w:line="276" w:lineRule="auto"/>
        <w:jc w:val="both"/>
        <w:rPr>
          <w:rtl/>
          <w:lang w:eastAsia="he-IL"/>
        </w:rPr>
      </w:pPr>
      <w:r>
        <w:rPr>
          <w:rFonts w:hint="cs"/>
          <w:rtl/>
          <w:lang w:eastAsia="he-IL"/>
        </w:rPr>
        <w:t>אשר לעלות יובהר כי כיום עלות הסל הבסיסי הינה חצי יחידת שירות בשבוע (כ 140 ₪ לחודש</w:t>
      </w:r>
      <w:r>
        <w:rPr>
          <w:rStyle w:val="af1"/>
          <w:rtl/>
          <w:lang w:eastAsia="he-IL"/>
        </w:rPr>
        <w:footnoteReference w:id="4"/>
      </w:r>
      <w:r>
        <w:rPr>
          <w:rFonts w:hint="cs"/>
          <w:rtl/>
          <w:lang w:eastAsia="he-IL"/>
        </w:rPr>
        <w:t xml:space="preserve">), והיא תישאר זהה גם עם מתן הסל הגמיש. </w:t>
      </w:r>
    </w:p>
    <w:p w14:paraId="240F3B91" w14:textId="77777777" w:rsidR="00A04EB1" w:rsidRPr="00156532" w:rsidRDefault="00A04EB1" w:rsidP="00A04EB1">
      <w:pPr>
        <w:spacing w:line="276" w:lineRule="auto"/>
        <w:jc w:val="both"/>
        <w:rPr>
          <w:b/>
          <w:bCs/>
          <w:rtl/>
          <w:lang w:eastAsia="he-IL"/>
        </w:rPr>
      </w:pPr>
    </w:p>
    <w:p w14:paraId="776CF473" w14:textId="7E76B98E" w:rsidR="00A04EB1" w:rsidRDefault="00A04EB1" w:rsidP="00A04EB1">
      <w:pPr>
        <w:spacing w:line="276" w:lineRule="auto"/>
        <w:jc w:val="both"/>
        <w:rPr>
          <w:ins w:id="80" w:author="אביעד יצחקי" w:date="2024-11-21T17:21:00Z"/>
          <w:rtl/>
          <w:lang w:eastAsia="he-IL"/>
        </w:rPr>
      </w:pPr>
      <w:r>
        <w:rPr>
          <w:rFonts w:hint="cs"/>
          <w:rtl/>
          <w:lang w:eastAsia="he-IL"/>
        </w:rPr>
        <w:t>כן</w:t>
      </w:r>
      <w:r w:rsidRPr="00A04EB1">
        <w:rPr>
          <w:rFonts w:hint="cs"/>
          <w:rtl/>
          <w:lang w:eastAsia="he-IL"/>
        </w:rPr>
        <w:t xml:space="preserve"> מוצע להאריך את הוראת השעה המציעה לזכאים סל שירותים בסיסי בשנתיים נוספות עד ליום 31 בדצמבר 2026, במקביל להוספת הסל הגמיש על מנת </w:t>
      </w:r>
      <w:proofErr w:type="spellStart"/>
      <w:r w:rsidRPr="00A04EB1">
        <w:rPr>
          <w:rFonts w:hint="cs"/>
          <w:rtl/>
          <w:lang w:eastAsia="he-IL"/>
        </w:rPr>
        <w:t>ליתן</w:t>
      </w:r>
      <w:proofErr w:type="spellEnd"/>
      <w:r w:rsidRPr="00A04EB1">
        <w:rPr>
          <w:rFonts w:hint="cs"/>
          <w:rtl/>
          <w:lang w:eastAsia="he-IL"/>
        </w:rPr>
        <w:t xml:space="preserve"> פרק זמן להיערכות, המפעילים.</w:t>
      </w:r>
    </w:p>
    <w:p w14:paraId="32A7C25B" w14:textId="77777777" w:rsidR="00DB5B1C" w:rsidRPr="00DB5B1C" w:rsidRDefault="00DB5B1C" w:rsidP="00A04EB1">
      <w:pPr>
        <w:spacing w:line="276" w:lineRule="auto"/>
        <w:jc w:val="both"/>
        <w:rPr>
          <w:ins w:id="81" w:author="אביעד יצחקי" w:date="2024-11-21T17:22:00Z"/>
          <w:sz w:val="10"/>
          <w:szCs w:val="10"/>
          <w:rtl/>
          <w:rPrChange w:id="82" w:author="אביעד יצחקי" w:date="2024-11-21T17:22:00Z">
            <w:rPr>
              <w:ins w:id="83" w:author="אביעד יצחקי" w:date="2024-11-21T17:22:00Z"/>
              <w:rtl/>
            </w:rPr>
          </w:rPrChange>
        </w:rPr>
      </w:pPr>
    </w:p>
    <w:p w14:paraId="2BB969AF" w14:textId="68D7FEB0" w:rsidR="00DB5B1C" w:rsidRPr="00A04EB1" w:rsidRDefault="00DB5B1C" w:rsidP="00DB5B1C">
      <w:pPr>
        <w:spacing w:line="276" w:lineRule="auto"/>
        <w:jc w:val="both"/>
        <w:rPr>
          <w:lang w:eastAsia="he-IL"/>
        </w:rPr>
      </w:pPr>
      <w:proofErr w:type="spellStart"/>
      <w:ins w:id="84" w:author="אביעד יצחקי" w:date="2024-11-21T17:21:00Z">
        <w:r>
          <w:rPr>
            <w:rtl/>
          </w:rPr>
          <w:t>הפיילוטים</w:t>
        </w:r>
        <w:proofErr w:type="spellEnd"/>
        <w:r>
          <w:rPr>
            <w:rtl/>
          </w:rPr>
          <w:t xml:space="preserve"> נועדו לפתח ולהעריך התערבויות אפקטיביות לקידום הזדקנות מיטבית ומניעת הידרדרות תפקודית, תוך התאמה לצרכים ולהעדפות של המבוטחים</w:t>
        </w:r>
        <w:r>
          <w:t>.</w:t>
        </w:r>
      </w:ins>
    </w:p>
    <w:p w14:paraId="29EAEA9F" w14:textId="77777777" w:rsidR="00A04EB1" w:rsidRPr="00DB5B1C" w:rsidRDefault="00A04EB1" w:rsidP="00A04EB1">
      <w:pPr>
        <w:spacing w:line="276" w:lineRule="auto"/>
        <w:rPr>
          <w:rFonts w:hint="cs"/>
          <w:b/>
          <w:bCs/>
          <w:sz w:val="2"/>
          <w:szCs w:val="2"/>
          <w:rtl/>
          <w:rPrChange w:id="85" w:author="אביעד יצחקי" w:date="2024-11-21T17:22:00Z">
            <w:rPr>
              <w:b/>
              <w:bCs/>
              <w:rtl/>
            </w:rPr>
          </w:rPrChange>
        </w:rPr>
      </w:pPr>
    </w:p>
    <w:p w14:paraId="2757D266" w14:textId="53423FCD" w:rsidR="005D3AA6" w:rsidRPr="005D3AA6" w:rsidRDefault="00A04EB1" w:rsidP="00D00A14">
      <w:pPr>
        <w:spacing w:line="276" w:lineRule="auto"/>
        <w:jc w:val="both"/>
        <w:rPr>
          <w:rtl/>
        </w:rPr>
      </w:pPr>
      <w:r w:rsidRPr="00A04EB1">
        <w:rPr>
          <w:rFonts w:hint="cs"/>
          <w:rtl/>
        </w:rPr>
        <w:t>עוד מוצע לבטל את שירותי כביסה</w:t>
      </w:r>
      <w:r w:rsidRPr="00A04EB1">
        <w:rPr>
          <w:rFonts w:hint="cs"/>
          <w:b/>
          <w:bCs/>
          <w:u w:val="single"/>
          <w:rtl/>
        </w:rPr>
        <w:t xml:space="preserve"> </w:t>
      </w:r>
      <w:r>
        <w:rPr>
          <w:rFonts w:hint="cs"/>
          <w:rtl/>
        </w:rPr>
        <w:t>מלוח ח'2 וזאת נוכח מיעוט הזכאים המשתמשים בשירות (כ-600</w:t>
      </w:r>
      <w:bookmarkStart w:id="86" w:name="_GoBack"/>
      <w:bookmarkEnd w:id="86"/>
      <w:r>
        <w:rPr>
          <w:rFonts w:hint="cs"/>
          <w:rtl/>
        </w:rPr>
        <w:t xml:space="preserve"> איש בלבד)</w:t>
      </w:r>
      <w:r>
        <w:rPr>
          <w:rFonts w:hint="cs"/>
        </w:rPr>
        <w:t xml:space="preserve"> </w:t>
      </w:r>
      <w:r>
        <w:rPr>
          <w:rFonts w:hint="cs"/>
          <w:rtl/>
        </w:rPr>
        <w:t xml:space="preserve">ומאחר ומרבית הזכאים שמשתמשים בשירותי הכביסה </w:t>
      </w:r>
      <w:r w:rsidR="007C6CB7">
        <w:rPr>
          <w:rFonts w:hint="cs"/>
          <w:rtl/>
        </w:rPr>
        <w:t xml:space="preserve">בלוח ח'2 </w:t>
      </w:r>
      <w:r>
        <w:rPr>
          <w:rFonts w:hint="cs"/>
          <w:rtl/>
        </w:rPr>
        <w:t>מקבלים שירות של טיפול אישי בבית כך שהם יכולים להיעזר במטפלת לצורך כיבוס בגדיהם.</w:t>
      </w:r>
    </w:p>
    <w:sectPr w:rsidR="005D3AA6" w:rsidRPr="005D3AA6" w:rsidSect="003E5CB9">
      <w:footerReference w:type="default" r:id="rId8"/>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F70000" w14:textId="77777777" w:rsidR="000020B3" w:rsidRDefault="000020B3" w:rsidP="00A41FAE">
      <w:r>
        <w:separator/>
      </w:r>
    </w:p>
  </w:endnote>
  <w:endnote w:type="continuationSeparator" w:id="0">
    <w:p w14:paraId="434D86AB" w14:textId="77777777" w:rsidR="000020B3" w:rsidRDefault="000020B3" w:rsidP="00A41F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David">
    <w:altName w:val="Malgun Gothic Semilight"/>
    <w:panose1 w:val="020E0502060401010101"/>
    <w:charset w:val="B1"/>
    <w:family w:val="swiss"/>
    <w:pitch w:val="variable"/>
    <w:sig w:usb0="00000801" w:usb1="00000000" w:usb2="00000000" w:usb3="00000000" w:csb0="0000002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iriam">
    <w:panose1 w:val="020B0502050101010101"/>
    <w:charset w:val="B1"/>
    <w:family w:val="swiss"/>
    <w:pitch w:val="variable"/>
    <w:sig w:usb0="00000801" w:usb1="00000000" w:usb2="00000000" w:usb3="00000000" w:csb0="0000002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47DD1A" w14:textId="77777777" w:rsidR="00672386" w:rsidRDefault="00672386" w:rsidP="00A16F4A">
    <w:pPr>
      <w:pStyle w:val="a6"/>
      <w:rPr>
        <w:rtl/>
        <w:cs/>
      </w:rPr>
    </w:pPr>
  </w:p>
  <w:p w14:paraId="6447DD1B" w14:textId="77777777" w:rsidR="00672386" w:rsidRPr="00A41FAE" w:rsidRDefault="00672386" w:rsidP="00A41FAE">
    <w:pPr>
      <w:tabs>
        <w:tab w:val="center" w:pos="4153"/>
        <w:tab w:val="right" w:pos="8306"/>
      </w:tabs>
      <w:rPr>
        <w:rFonts w:ascii="Times New Roman" w:hAnsi="Times New Roman" w:cs="Miriam"/>
        <w:sz w:val="20"/>
        <w:szCs w:val="20"/>
        <w:rtl/>
      </w:rPr>
    </w:pPr>
    <w:r w:rsidRPr="00A41FAE">
      <w:rPr>
        <w:rFonts w:ascii="Times New Roman" w:hAnsi="Times New Roman" w:cs="Miriam" w:hint="cs"/>
        <w:sz w:val="22"/>
        <w:szCs w:val="20"/>
      </w:rPr>
      <w:t>1016552</w:t>
    </w:r>
    <w:proofErr w:type="gramStart"/>
    <w:r w:rsidRPr="00A41FAE">
      <w:rPr>
        <w:rFonts w:ascii="Times New Roman" w:hAnsi="Times New Roman" w:cs="Miriam" w:hint="cs"/>
        <w:sz w:val="22"/>
        <w:szCs w:val="20"/>
      </w:rPr>
      <w:t>.docx</w:t>
    </w:r>
    <w:proofErr w:type="gramEnd"/>
  </w:p>
  <w:p w14:paraId="6447DD1C" w14:textId="77777777" w:rsidR="00672386" w:rsidRDefault="00672386">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631A67" w14:textId="77777777" w:rsidR="000020B3" w:rsidRDefault="000020B3" w:rsidP="00A41FAE">
      <w:r>
        <w:separator/>
      </w:r>
    </w:p>
  </w:footnote>
  <w:footnote w:type="continuationSeparator" w:id="0">
    <w:p w14:paraId="7B37DB89" w14:textId="77777777" w:rsidR="000020B3" w:rsidRDefault="000020B3" w:rsidP="00A41FAE">
      <w:r>
        <w:continuationSeparator/>
      </w:r>
    </w:p>
  </w:footnote>
  <w:footnote w:id="1">
    <w:p w14:paraId="30F55625" w14:textId="77777777" w:rsidR="00A97631" w:rsidRDefault="00A97631" w:rsidP="00A97631">
      <w:pPr>
        <w:pStyle w:val="af"/>
      </w:pPr>
      <w:r>
        <w:rPr>
          <w:rStyle w:val="af1"/>
        </w:rPr>
        <w:footnoteRef/>
      </w:r>
      <w:r>
        <w:rPr>
          <w:rtl/>
        </w:rPr>
        <w:t xml:space="preserve"> </w:t>
      </w:r>
      <w:r>
        <w:rPr>
          <w:rFonts w:hint="cs"/>
          <w:rtl/>
        </w:rPr>
        <w:t xml:space="preserve">יוער כי העלות </w:t>
      </w:r>
      <w:proofErr w:type="spellStart"/>
      <w:r>
        <w:rPr>
          <w:rFonts w:hint="cs"/>
          <w:rtl/>
        </w:rPr>
        <w:t>האמיתית</w:t>
      </w:r>
      <w:proofErr w:type="spellEnd"/>
      <w:r>
        <w:rPr>
          <w:rFonts w:hint="cs"/>
          <w:rtl/>
        </w:rPr>
        <w:t xml:space="preserve"> הינה 163 ₪ וביטוח הלאומי הוא המשלים סך של 23 ₪.</w:t>
      </w:r>
    </w:p>
  </w:footnote>
  <w:footnote w:id="2">
    <w:p w14:paraId="4EF6A860" w14:textId="77777777" w:rsidR="00A97631" w:rsidRDefault="00A97631" w:rsidP="00A97631">
      <w:pPr>
        <w:pStyle w:val="af"/>
      </w:pPr>
      <w:r>
        <w:rPr>
          <w:rStyle w:val="af1"/>
        </w:rPr>
        <w:footnoteRef/>
      </w:r>
      <w:r>
        <w:rPr>
          <w:rtl/>
        </w:rPr>
        <w:t xml:space="preserve"> </w:t>
      </w:r>
      <w:r>
        <w:rPr>
          <w:rFonts w:hint="cs"/>
          <w:rtl/>
        </w:rPr>
        <w:t xml:space="preserve">ס"ח </w:t>
      </w:r>
      <w:proofErr w:type="spellStart"/>
      <w:r>
        <w:rPr>
          <w:rFonts w:hint="cs"/>
          <w:rtl/>
        </w:rPr>
        <w:t>התשנ"ה</w:t>
      </w:r>
      <w:proofErr w:type="spellEnd"/>
      <w:r>
        <w:rPr>
          <w:rFonts w:hint="cs"/>
          <w:rtl/>
        </w:rPr>
        <w:t>, עמ' 210</w:t>
      </w:r>
    </w:p>
  </w:footnote>
  <w:footnote w:id="3">
    <w:p w14:paraId="67A64A08" w14:textId="77777777" w:rsidR="00A97631" w:rsidRDefault="00A97631" w:rsidP="00A97631">
      <w:pPr>
        <w:pStyle w:val="af"/>
        <w:rPr>
          <w:rtl/>
        </w:rPr>
      </w:pPr>
      <w:r>
        <w:rPr>
          <w:rStyle w:val="af1"/>
        </w:rPr>
        <w:footnoteRef/>
      </w:r>
      <w:r>
        <w:rPr>
          <w:rtl/>
        </w:rPr>
        <w:t xml:space="preserve"> </w:t>
      </w:r>
      <w:proofErr w:type="spellStart"/>
      <w:r>
        <w:rPr>
          <w:rFonts w:hint="cs"/>
          <w:rtl/>
        </w:rPr>
        <w:t>ק"ת</w:t>
      </w:r>
      <w:proofErr w:type="spellEnd"/>
      <w:r>
        <w:rPr>
          <w:rFonts w:hint="cs"/>
          <w:rtl/>
        </w:rPr>
        <w:t xml:space="preserve"> </w:t>
      </w:r>
      <w:proofErr w:type="spellStart"/>
      <w:r>
        <w:rPr>
          <w:rFonts w:hint="cs"/>
          <w:rtl/>
        </w:rPr>
        <w:t>התשפ"א</w:t>
      </w:r>
      <w:proofErr w:type="spellEnd"/>
      <w:r>
        <w:rPr>
          <w:rFonts w:hint="cs"/>
          <w:rtl/>
        </w:rPr>
        <w:t>, עמ' 1215</w:t>
      </w:r>
    </w:p>
  </w:footnote>
  <w:footnote w:id="4">
    <w:p w14:paraId="54F1544B" w14:textId="77777777" w:rsidR="00A04EB1" w:rsidRDefault="00A04EB1" w:rsidP="00A04EB1">
      <w:pPr>
        <w:pStyle w:val="af"/>
      </w:pPr>
      <w:r>
        <w:rPr>
          <w:rStyle w:val="af1"/>
        </w:rPr>
        <w:footnoteRef/>
      </w:r>
      <w:r>
        <w:rPr>
          <w:rtl/>
        </w:rPr>
        <w:t xml:space="preserve"> </w:t>
      </w:r>
      <w:r>
        <w:rPr>
          <w:rFonts w:hint="cs"/>
          <w:rtl/>
        </w:rPr>
        <w:t xml:space="preserve">יוער כי העלות </w:t>
      </w:r>
      <w:proofErr w:type="spellStart"/>
      <w:r>
        <w:rPr>
          <w:rFonts w:hint="cs"/>
          <w:rtl/>
        </w:rPr>
        <w:t>האמיתית</w:t>
      </w:r>
      <w:proofErr w:type="spellEnd"/>
      <w:r>
        <w:rPr>
          <w:rFonts w:hint="cs"/>
          <w:rtl/>
        </w:rPr>
        <w:t xml:space="preserve"> הינה 163 ₪ וביטוח הלאומי הוא המשלים סך של 23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843E6"/>
    <w:multiLevelType w:val="hybridMultilevel"/>
    <w:tmpl w:val="5716568A"/>
    <w:lvl w:ilvl="0" w:tplc="B638182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307A73"/>
    <w:multiLevelType w:val="multilevel"/>
    <w:tmpl w:val="AF76D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D826D3"/>
    <w:multiLevelType w:val="multilevel"/>
    <w:tmpl w:val="4E183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53C544D"/>
    <w:multiLevelType w:val="hybridMultilevel"/>
    <w:tmpl w:val="5FCC7586"/>
    <w:lvl w:ilvl="0" w:tplc="E38C1E0A">
      <w:start w:val="1"/>
      <w:numFmt w:val="decimal"/>
      <w:lvlText w:val="%1."/>
      <w:lvlJc w:val="left"/>
      <w:pPr>
        <w:tabs>
          <w:tab w:val="num" w:pos="0"/>
        </w:tabs>
        <w:ind w:left="0" w:firstLine="0"/>
      </w:pPr>
      <w:rPr>
        <w:rFonts w:ascii="David" w:hAnsi="David" w:cs="David" w:hint="default"/>
        <w:b w:val="0"/>
        <w:bCs w:val="0"/>
      </w:rPr>
    </w:lvl>
    <w:lvl w:ilvl="1" w:tplc="B816CFA0">
      <w:start w:val="1"/>
      <w:numFmt w:val="decimal"/>
      <w:lvlText w:val="(%2)"/>
      <w:lvlJc w:val="left"/>
      <w:pPr>
        <w:tabs>
          <w:tab w:val="num" w:pos="624"/>
        </w:tabs>
        <w:ind w:left="0" w:firstLine="0"/>
      </w:pPr>
    </w:lvl>
    <w:lvl w:ilvl="2" w:tplc="B6381822">
      <w:start w:val="1"/>
      <w:numFmt w:val="hebrew1"/>
      <w:lvlText w:val="(%3)"/>
      <w:lvlJc w:val="left"/>
      <w:pPr>
        <w:tabs>
          <w:tab w:val="num" w:pos="624"/>
        </w:tabs>
        <w:ind w:left="0" w:firstLine="0"/>
      </w:pPr>
    </w:lvl>
    <w:lvl w:ilvl="3" w:tplc="3D148622">
      <w:start w:val="1"/>
      <w:numFmt w:val="hebrew1"/>
      <w:lvlRestart w:val="0"/>
      <w:lvlText w:val="(%4)"/>
      <w:lvlJc w:val="left"/>
      <w:pPr>
        <w:tabs>
          <w:tab w:val="num" w:pos="624"/>
        </w:tabs>
        <w:ind w:left="0" w:firstLine="0"/>
      </w:pPr>
    </w:lvl>
    <w:lvl w:ilvl="4" w:tplc="3A844B8C">
      <w:start w:val="1"/>
      <w:numFmt w:val="decimal"/>
      <w:lvlRestart w:val="0"/>
      <w:lvlText w:val="(%5)"/>
      <w:lvlJc w:val="left"/>
      <w:pPr>
        <w:tabs>
          <w:tab w:val="num" w:pos="3864"/>
        </w:tabs>
        <w:ind w:left="3240" w:firstLine="0"/>
      </w:pPr>
    </w:lvl>
    <w:lvl w:ilvl="5" w:tplc="BA329BB0">
      <w:start w:val="1"/>
      <w:numFmt w:val="lowerRoman"/>
      <w:lvlText w:val="%6."/>
      <w:lvlJc w:val="right"/>
      <w:pPr>
        <w:tabs>
          <w:tab w:val="num" w:pos="4320"/>
        </w:tabs>
        <w:ind w:left="4320" w:hanging="180"/>
      </w:pPr>
    </w:lvl>
    <w:lvl w:ilvl="6" w:tplc="34565730">
      <w:start w:val="1"/>
      <w:numFmt w:val="decimal"/>
      <w:lvlText w:val="%7."/>
      <w:lvlJc w:val="left"/>
      <w:pPr>
        <w:tabs>
          <w:tab w:val="num" w:pos="5040"/>
        </w:tabs>
        <w:ind w:left="5040" w:hanging="360"/>
      </w:pPr>
    </w:lvl>
    <w:lvl w:ilvl="7" w:tplc="619C05E0">
      <w:start w:val="1"/>
      <w:numFmt w:val="lowerLetter"/>
      <w:lvlText w:val="%8."/>
      <w:lvlJc w:val="left"/>
      <w:pPr>
        <w:tabs>
          <w:tab w:val="num" w:pos="5760"/>
        </w:tabs>
        <w:ind w:left="5760" w:hanging="360"/>
      </w:pPr>
    </w:lvl>
    <w:lvl w:ilvl="8" w:tplc="A00C9642">
      <w:start w:val="1"/>
      <w:numFmt w:val="lowerRoman"/>
      <w:lvlText w:val="%9."/>
      <w:lvlJc w:val="right"/>
      <w:pPr>
        <w:tabs>
          <w:tab w:val="num" w:pos="6480"/>
        </w:tabs>
        <w:ind w:left="6480" w:hanging="180"/>
      </w:pPr>
    </w:lvl>
  </w:abstractNum>
  <w:abstractNum w:abstractNumId="4" w15:restartNumberingAfterBreak="0">
    <w:nsid w:val="76072FDD"/>
    <w:multiLevelType w:val="hybridMultilevel"/>
    <w:tmpl w:val="78C4796E"/>
    <w:lvl w:ilvl="0" w:tplc="E25C7416">
      <w:start w:val="1"/>
      <w:numFmt w:val="decimal"/>
      <w:lvlText w:val="%1."/>
      <w:lvlJc w:val="left"/>
      <w:pPr>
        <w:ind w:left="375" w:hanging="375"/>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4"/>
  </w:num>
  <w:num w:numId="4">
    <w:abstractNumId w:val="2"/>
  </w:num>
  <w:num w:numId="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אביעד יצחקי">
    <w15:presenceInfo w15:providerId="AD" w15:userId="S-1-5-21-641946731-1502829466-943750798-705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trackRevision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35BB"/>
    <w:rsid w:val="000020B3"/>
    <w:rsid w:val="000717A3"/>
    <w:rsid w:val="000917BC"/>
    <w:rsid w:val="000D5BEE"/>
    <w:rsid w:val="000E4D96"/>
    <w:rsid w:val="0010029C"/>
    <w:rsid w:val="0011092F"/>
    <w:rsid w:val="00194EE3"/>
    <w:rsid w:val="001B72ED"/>
    <w:rsid w:val="001C068C"/>
    <w:rsid w:val="001C2C8A"/>
    <w:rsid w:val="001F308E"/>
    <w:rsid w:val="001F74DB"/>
    <w:rsid w:val="0023601B"/>
    <w:rsid w:val="003057C7"/>
    <w:rsid w:val="0035674E"/>
    <w:rsid w:val="003E5CB9"/>
    <w:rsid w:val="004164AF"/>
    <w:rsid w:val="0049059C"/>
    <w:rsid w:val="005135BB"/>
    <w:rsid w:val="0051429B"/>
    <w:rsid w:val="00520AFE"/>
    <w:rsid w:val="005D3AA6"/>
    <w:rsid w:val="00662AAF"/>
    <w:rsid w:val="00672386"/>
    <w:rsid w:val="006B7CB6"/>
    <w:rsid w:val="006C3244"/>
    <w:rsid w:val="007B677E"/>
    <w:rsid w:val="007C6CB7"/>
    <w:rsid w:val="00813A6D"/>
    <w:rsid w:val="0083710C"/>
    <w:rsid w:val="00855B4A"/>
    <w:rsid w:val="00942598"/>
    <w:rsid w:val="009C7391"/>
    <w:rsid w:val="009F04BF"/>
    <w:rsid w:val="00A04C75"/>
    <w:rsid w:val="00A04EB1"/>
    <w:rsid w:val="00A16F4A"/>
    <w:rsid w:val="00A41FAE"/>
    <w:rsid w:val="00A97631"/>
    <w:rsid w:val="00AB1C9B"/>
    <w:rsid w:val="00B16DFE"/>
    <w:rsid w:val="00B84115"/>
    <w:rsid w:val="00BB23C2"/>
    <w:rsid w:val="00BE10B4"/>
    <w:rsid w:val="00BF69A3"/>
    <w:rsid w:val="00C72830"/>
    <w:rsid w:val="00CC6757"/>
    <w:rsid w:val="00CE7639"/>
    <w:rsid w:val="00D00A14"/>
    <w:rsid w:val="00DB1B0B"/>
    <w:rsid w:val="00DB5B1C"/>
    <w:rsid w:val="00DB7294"/>
    <w:rsid w:val="00DC0602"/>
    <w:rsid w:val="00DE470E"/>
    <w:rsid w:val="00E27EAB"/>
    <w:rsid w:val="00E7536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447DCD9"/>
  <w15:docId w15:val="{1A4D111B-759C-4FB4-AA09-90E6DBC41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aliases w:val="David Normal"/>
    <w:qFormat/>
    <w:rsid w:val="005135BB"/>
    <w:pPr>
      <w:bidi/>
      <w:spacing w:after="0" w:line="240" w:lineRule="auto"/>
    </w:pPr>
    <w:rPr>
      <w:rFonts w:ascii="David" w:eastAsia="Times New Roman" w:hAnsi="David" w:cs="David"/>
      <w:sz w:val="24"/>
      <w:szCs w:val="24"/>
    </w:rPr>
  </w:style>
  <w:style w:type="paragraph" w:styleId="2">
    <w:name w:val="heading 2"/>
    <w:basedOn w:val="a"/>
    <w:next w:val="a"/>
    <w:link w:val="20"/>
    <w:unhideWhenUsed/>
    <w:qFormat/>
    <w:rsid w:val="005135BB"/>
    <w:pPr>
      <w:keepNext/>
      <w:keepLines/>
      <w:spacing w:before="200"/>
      <w:outlineLvl w:val="1"/>
    </w:pPr>
    <w:rPr>
      <w:rFonts w:asciiTheme="majorHAnsi" w:eastAsiaTheme="majorEastAsia" w:hAnsiTheme="majorHAnsi" w:cstheme="majorBidi"/>
      <w:b/>
      <w:bCs/>
      <w:color w:val="4F81BD" w:themeColor="accent1"/>
      <w:sz w:val="26"/>
      <w:szCs w:val="26"/>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כותרת 2 תו"/>
    <w:basedOn w:val="a0"/>
    <w:link w:val="2"/>
    <w:rsid w:val="005135BB"/>
    <w:rPr>
      <w:rFonts w:asciiTheme="majorHAnsi" w:eastAsiaTheme="majorEastAsia" w:hAnsiTheme="majorHAnsi" w:cstheme="majorBidi"/>
      <w:b/>
      <w:bCs/>
      <w:color w:val="4F81BD" w:themeColor="accent1"/>
      <w:sz w:val="26"/>
      <w:szCs w:val="26"/>
      <w:lang w:eastAsia="he-IL"/>
    </w:rPr>
  </w:style>
  <w:style w:type="character" w:styleId="a3">
    <w:name w:val="Emphasis"/>
    <w:aliases w:val="FFF,FEN 11,Fen"/>
    <w:basedOn w:val="a0"/>
    <w:qFormat/>
    <w:rsid w:val="005135BB"/>
    <w:rPr>
      <w:rFonts w:ascii="David" w:hAnsi="David" w:cs="David"/>
      <w:sz w:val="24"/>
      <w:szCs w:val="24"/>
      <w:u w:val="none"/>
    </w:rPr>
  </w:style>
  <w:style w:type="paragraph" w:customStyle="1" w:styleId="FEN">
    <w:name w:val="FEN"/>
    <w:basedOn w:val="a"/>
    <w:link w:val="FENChar"/>
    <w:qFormat/>
    <w:rsid w:val="005135BB"/>
    <w:rPr>
      <w:rFonts w:ascii="Times New Roman" w:hAnsi="Times New Roman"/>
      <w:b/>
      <w:lang w:eastAsia="he-IL"/>
    </w:rPr>
  </w:style>
  <w:style w:type="character" w:customStyle="1" w:styleId="FENChar">
    <w:name w:val="FEN Char"/>
    <w:basedOn w:val="a0"/>
    <w:link w:val="FEN"/>
    <w:rsid w:val="005135BB"/>
    <w:rPr>
      <w:rFonts w:ascii="Times New Roman" w:eastAsia="Times New Roman" w:hAnsi="Times New Roman" w:cs="David"/>
      <w:b/>
      <w:sz w:val="24"/>
      <w:szCs w:val="24"/>
      <w:lang w:eastAsia="he-IL"/>
    </w:rPr>
  </w:style>
  <w:style w:type="paragraph" w:styleId="a4">
    <w:name w:val="header"/>
    <w:basedOn w:val="a"/>
    <w:link w:val="a5"/>
    <w:uiPriority w:val="99"/>
    <w:unhideWhenUsed/>
    <w:rsid w:val="00A41FAE"/>
    <w:pPr>
      <w:tabs>
        <w:tab w:val="center" w:pos="4153"/>
        <w:tab w:val="right" w:pos="8306"/>
      </w:tabs>
    </w:pPr>
  </w:style>
  <w:style w:type="character" w:customStyle="1" w:styleId="a5">
    <w:name w:val="כותרת עליונה תו"/>
    <w:basedOn w:val="a0"/>
    <w:link w:val="a4"/>
    <w:uiPriority w:val="99"/>
    <w:rsid w:val="00A41FAE"/>
    <w:rPr>
      <w:rFonts w:ascii="David" w:eastAsia="Times New Roman" w:hAnsi="David" w:cs="David"/>
      <w:sz w:val="24"/>
      <w:szCs w:val="24"/>
    </w:rPr>
  </w:style>
  <w:style w:type="paragraph" w:styleId="a6">
    <w:name w:val="footer"/>
    <w:basedOn w:val="a"/>
    <w:link w:val="a7"/>
    <w:uiPriority w:val="99"/>
    <w:unhideWhenUsed/>
    <w:rsid w:val="00A41FAE"/>
    <w:pPr>
      <w:tabs>
        <w:tab w:val="center" w:pos="4153"/>
        <w:tab w:val="right" w:pos="8306"/>
      </w:tabs>
    </w:pPr>
  </w:style>
  <w:style w:type="character" w:customStyle="1" w:styleId="a7">
    <w:name w:val="כותרת תחתונה תו"/>
    <w:basedOn w:val="a0"/>
    <w:link w:val="a6"/>
    <w:uiPriority w:val="99"/>
    <w:rsid w:val="00A41FAE"/>
    <w:rPr>
      <w:rFonts w:ascii="David" w:eastAsia="Times New Roman" w:hAnsi="David" w:cs="David"/>
      <w:sz w:val="24"/>
      <w:szCs w:val="24"/>
    </w:rPr>
  </w:style>
  <w:style w:type="paragraph" w:styleId="a8">
    <w:name w:val="Balloon Text"/>
    <w:basedOn w:val="a"/>
    <w:link w:val="a9"/>
    <w:uiPriority w:val="99"/>
    <w:semiHidden/>
    <w:unhideWhenUsed/>
    <w:rsid w:val="00A41FAE"/>
    <w:rPr>
      <w:rFonts w:ascii="Tahoma" w:hAnsi="Tahoma" w:cs="Tahoma"/>
      <w:sz w:val="16"/>
      <w:szCs w:val="16"/>
    </w:rPr>
  </w:style>
  <w:style w:type="character" w:customStyle="1" w:styleId="a9">
    <w:name w:val="טקסט בלונים תו"/>
    <w:basedOn w:val="a0"/>
    <w:link w:val="a8"/>
    <w:uiPriority w:val="99"/>
    <w:semiHidden/>
    <w:rsid w:val="00A41FAE"/>
    <w:rPr>
      <w:rFonts w:ascii="Tahoma" w:eastAsia="Times New Roman" w:hAnsi="Tahoma" w:cs="Tahoma"/>
      <w:sz w:val="16"/>
      <w:szCs w:val="16"/>
    </w:rPr>
  </w:style>
  <w:style w:type="paragraph" w:styleId="aa">
    <w:name w:val="Title"/>
    <w:basedOn w:val="a"/>
    <w:link w:val="ab"/>
    <w:qFormat/>
    <w:rsid w:val="00855B4A"/>
    <w:pPr>
      <w:jc w:val="center"/>
    </w:pPr>
    <w:rPr>
      <w:rFonts w:ascii="Times New Roman" w:hAnsi="Times New Roman"/>
      <w:b/>
      <w:bCs/>
    </w:rPr>
  </w:style>
  <w:style w:type="character" w:customStyle="1" w:styleId="ab">
    <w:name w:val="כותרת טקסט תו"/>
    <w:basedOn w:val="a0"/>
    <w:link w:val="aa"/>
    <w:rsid w:val="00855B4A"/>
    <w:rPr>
      <w:rFonts w:ascii="Times New Roman" w:eastAsia="Times New Roman" w:hAnsi="Times New Roman" w:cs="David"/>
      <w:b/>
      <w:bCs/>
      <w:sz w:val="24"/>
      <w:szCs w:val="24"/>
    </w:rPr>
  </w:style>
  <w:style w:type="character" w:styleId="ac">
    <w:name w:val="annotation reference"/>
    <w:basedOn w:val="a0"/>
    <w:uiPriority w:val="99"/>
    <w:semiHidden/>
    <w:unhideWhenUsed/>
    <w:rsid w:val="00855B4A"/>
    <w:rPr>
      <w:sz w:val="16"/>
      <w:szCs w:val="16"/>
    </w:rPr>
  </w:style>
  <w:style w:type="paragraph" w:styleId="ad">
    <w:name w:val="annotation text"/>
    <w:basedOn w:val="a"/>
    <w:link w:val="ae"/>
    <w:uiPriority w:val="99"/>
    <w:semiHidden/>
    <w:unhideWhenUsed/>
    <w:rsid w:val="00855B4A"/>
    <w:rPr>
      <w:sz w:val="20"/>
      <w:szCs w:val="20"/>
    </w:rPr>
  </w:style>
  <w:style w:type="character" w:customStyle="1" w:styleId="ae">
    <w:name w:val="טקסט הערה תו"/>
    <w:basedOn w:val="a0"/>
    <w:link w:val="ad"/>
    <w:uiPriority w:val="99"/>
    <w:semiHidden/>
    <w:rsid w:val="00855B4A"/>
    <w:rPr>
      <w:rFonts w:ascii="David" w:eastAsia="Times New Roman" w:hAnsi="David" w:cs="David"/>
      <w:sz w:val="20"/>
      <w:szCs w:val="20"/>
    </w:rPr>
  </w:style>
  <w:style w:type="paragraph" w:styleId="af">
    <w:name w:val="footnote text"/>
    <w:basedOn w:val="a"/>
    <w:link w:val="af0"/>
    <w:autoRedefine/>
    <w:semiHidden/>
    <w:unhideWhenUsed/>
    <w:rsid w:val="005D3AA6"/>
    <w:pPr>
      <w:widowControl w:val="0"/>
      <w:snapToGrid w:val="0"/>
      <w:contextualSpacing/>
    </w:pPr>
    <w:rPr>
      <w:rFonts w:ascii="Arial" w:eastAsia="Arial Unicode MS" w:hAnsi="Arial"/>
      <w:sz w:val="14"/>
      <w:szCs w:val="20"/>
    </w:rPr>
  </w:style>
  <w:style w:type="character" w:customStyle="1" w:styleId="af0">
    <w:name w:val="טקסט הערת שוליים תו"/>
    <w:basedOn w:val="a0"/>
    <w:link w:val="af"/>
    <w:semiHidden/>
    <w:rsid w:val="005D3AA6"/>
    <w:rPr>
      <w:rFonts w:ascii="Arial" w:eastAsia="Arial Unicode MS" w:hAnsi="Arial" w:cs="David"/>
      <w:sz w:val="14"/>
      <w:szCs w:val="20"/>
    </w:rPr>
  </w:style>
  <w:style w:type="paragraph" w:customStyle="1" w:styleId="TableText">
    <w:name w:val="Table Text"/>
    <w:basedOn w:val="a"/>
    <w:rsid w:val="005D3AA6"/>
    <w:pPr>
      <w:keepLines/>
      <w:widowControl w:val="0"/>
      <w:tabs>
        <w:tab w:val="left" w:pos="624"/>
        <w:tab w:val="left" w:pos="1247"/>
      </w:tabs>
      <w:snapToGrid w:val="0"/>
      <w:spacing w:line="360" w:lineRule="auto"/>
      <w:contextualSpacing/>
    </w:pPr>
    <w:rPr>
      <w:rFonts w:ascii="Arial" w:eastAsia="Arial Unicode MS" w:hAnsi="Arial"/>
      <w:sz w:val="20"/>
      <w:szCs w:val="26"/>
    </w:rPr>
  </w:style>
  <w:style w:type="paragraph" w:customStyle="1" w:styleId="TableSideHeading">
    <w:name w:val="Table SideHeading"/>
    <w:basedOn w:val="TableText"/>
    <w:rsid w:val="005D3AA6"/>
    <w:pPr>
      <w:outlineLvl w:val="2"/>
    </w:pPr>
  </w:style>
  <w:style w:type="paragraph" w:customStyle="1" w:styleId="TableBlock">
    <w:name w:val="Table Block"/>
    <w:basedOn w:val="TableText"/>
    <w:rsid w:val="005D3AA6"/>
    <w:pPr>
      <w:jc w:val="both"/>
    </w:pPr>
  </w:style>
  <w:style w:type="paragraph" w:customStyle="1" w:styleId="HeadHatzaotHok">
    <w:name w:val="Head HatzaotHok"/>
    <w:basedOn w:val="a"/>
    <w:rsid w:val="005D3AA6"/>
    <w:pPr>
      <w:keepNext/>
      <w:keepLines/>
      <w:widowControl w:val="0"/>
      <w:autoSpaceDE w:val="0"/>
      <w:autoSpaceDN w:val="0"/>
      <w:adjustRightInd w:val="0"/>
      <w:snapToGrid w:val="0"/>
      <w:spacing w:before="240" w:line="360" w:lineRule="auto"/>
      <w:jc w:val="center"/>
    </w:pPr>
    <w:rPr>
      <w:rFonts w:ascii="Arial" w:eastAsia="Arial Unicode MS" w:hAnsi="Arial"/>
      <w:b/>
      <w:bCs/>
      <w:color w:val="000000"/>
      <w:sz w:val="20"/>
      <w:szCs w:val="26"/>
      <w:lang w:eastAsia="ja-JP"/>
    </w:rPr>
  </w:style>
  <w:style w:type="character" w:styleId="af1">
    <w:name w:val="footnote reference"/>
    <w:aliases w:val="Footnote Reference_0"/>
    <w:basedOn w:val="a0"/>
    <w:semiHidden/>
    <w:unhideWhenUsed/>
    <w:rsid w:val="005D3AA6"/>
    <w:rPr>
      <w:vertAlign w:val="superscript"/>
    </w:rPr>
  </w:style>
  <w:style w:type="table" w:styleId="af2">
    <w:name w:val="Table Grid"/>
    <w:basedOn w:val="a1"/>
    <w:uiPriority w:val="59"/>
    <w:rsid w:val="005D3A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DivreiHesber">
    <w:name w:val="Head DivreiHesber"/>
    <w:basedOn w:val="a"/>
    <w:rsid w:val="005D3AA6"/>
    <w:pPr>
      <w:widowControl w:val="0"/>
      <w:autoSpaceDE w:val="0"/>
      <w:autoSpaceDN w:val="0"/>
      <w:adjustRightInd w:val="0"/>
      <w:snapToGrid w:val="0"/>
      <w:spacing w:before="360" w:after="120" w:line="360" w:lineRule="auto"/>
      <w:jc w:val="center"/>
      <w:textAlignment w:val="center"/>
    </w:pPr>
    <w:rPr>
      <w:rFonts w:ascii="Arial" w:eastAsia="Arial Unicode MS" w:hAnsi="Arial"/>
      <w:b/>
      <w:snapToGrid w:val="0"/>
      <w:color w:val="000000"/>
      <w:spacing w:val="40"/>
      <w:sz w:val="20"/>
      <w:szCs w:val="26"/>
      <w:lang w:eastAsia="ja-JP"/>
    </w:rPr>
  </w:style>
  <w:style w:type="paragraph" w:styleId="af3">
    <w:name w:val="annotation subject"/>
    <w:basedOn w:val="ad"/>
    <w:next w:val="ad"/>
    <w:link w:val="af4"/>
    <w:uiPriority w:val="99"/>
    <w:semiHidden/>
    <w:unhideWhenUsed/>
    <w:rsid w:val="0083710C"/>
    <w:rPr>
      <w:b/>
      <w:bCs/>
    </w:rPr>
  </w:style>
  <w:style w:type="character" w:customStyle="1" w:styleId="af4">
    <w:name w:val="נושא הערה תו"/>
    <w:basedOn w:val="ae"/>
    <w:link w:val="af3"/>
    <w:uiPriority w:val="99"/>
    <w:semiHidden/>
    <w:rsid w:val="0083710C"/>
    <w:rPr>
      <w:rFonts w:ascii="David" w:eastAsia="Times New Roman" w:hAnsi="David" w:cs="David"/>
      <w:b/>
      <w:bCs/>
      <w:sz w:val="20"/>
      <w:szCs w:val="20"/>
    </w:rPr>
  </w:style>
  <w:style w:type="paragraph" w:styleId="af5">
    <w:name w:val="List Paragraph"/>
    <w:basedOn w:val="a"/>
    <w:uiPriority w:val="34"/>
    <w:qFormat/>
    <w:rsid w:val="00A97631"/>
    <w:pPr>
      <w:ind w:left="720"/>
      <w:contextualSpacing/>
    </w:pPr>
  </w:style>
  <w:style w:type="paragraph" w:customStyle="1" w:styleId="whitespace-pre-wrap">
    <w:name w:val="whitespace-pre-wrap"/>
    <w:basedOn w:val="a"/>
    <w:rsid w:val="00DB5B1C"/>
    <w:pPr>
      <w:bidi w:val="0"/>
      <w:spacing w:before="100" w:beforeAutospacing="1" w:after="100" w:afterAutospacing="1"/>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4659762">
      <w:bodyDiv w:val="1"/>
      <w:marLeft w:val="0"/>
      <w:marRight w:val="0"/>
      <w:marTop w:val="0"/>
      <w:marBottom w:val="0"/>
      <w:divBdr>
        <w:top w:val="none" w:sz="0" w:space="0" w:color="auto"/>
        <w:left w:val="none" w:sz="0" w:space="0" w:color="auto"/>
        <w:bottom w:val="none" w:sz="0" w:space="0" w:color="auto"/>
        <w:right w:val="none" w:sz="0" w:space="0" w:color="auto"/>
      </w:divBdr>
    </w:div>
    <w:div w:id="1795907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1490</Words>
  <Characters>7510</Characters>
  <Application>Microsoft Office Word</Application>
  <DocSecurity>0</DocSecurity>
  <Lines>323</Lines>
  <Paragraphs>91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9061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חנן פוטרמן</dc:creator>
  <cp:lastModifiedBy>אביעד יצחקי</cp:lastModifiedBy>
  <cp:revision>2</cp:revision>
  <cp:lastPrinted>2024-11-21T11:56:00Z</cp:lastPrinted>
  <dcterms:created xsi:type="dcterms:W3CDTF">2024-11-21T15:23:00Z</dcterms:created>
  <dcterms:modified xsi:type="dcterms:W3CDTF">2024-11-21T15:23:00Z</dcterms:modified>
</cp:coreProperties>
</file>